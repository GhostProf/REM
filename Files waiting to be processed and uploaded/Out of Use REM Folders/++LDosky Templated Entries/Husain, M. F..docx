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64FB59" w14:textId="77777777" w:rsidR="00DE6CE7" w:rsidRDefault="00EF42D6">
      <w:pPr>
        <w:rPr>
          <w:color w:val="808080" w:themeColor="background1" w:themeShade="80"/>
        </w:rPr>
      </w:pPr>
      <w:r w:rsidRPr="00EF42D6">
        <w:rPr>
          <w:color w:val="808080" w:themeColor="background1" w:themeShade="80"/>
        </w:rPr>
        <w:t>John Xaviers</w:t>
      </w:r>
    </w:p>
    <w:p w14:paraId="0D0B357A" w14:textId="77777777" w:rsidR="00EF42D6" w:rsidRDefault="00EF42D6">
      <w:pPr>
        <w:rPr>
          <w:color w:val="808080" w:themeColor="background1" w:themeShade="80"/>
        </w:rPr>
      </w:pPr>
    </w:p>
    <w:p w14:paraId="020F44A1" w14:textId="2FAF540F" w:rsidR="00EF42D6" w:rsidRDefault="00EF42D6"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pPr>
      <w:bookmarkStart w:id="0" w:name="M_F_Husain"/>
      <w:r>
        <w:rPr>
          <w:rFonts w:ascii="TimesNewRomanPSMT" w:hAnsi="TimesNewRomanPSMT"/>
          <w:b/>
          <w:sz w:val="24"/>
          <w:szCs w:val="24"/>
        </w:rPr>
        <w:t xml:space="preserve">Husain. M. </w:t>
      </w:r>
      <w:commentRangeStart w:id="1"/>
      <w:r>
        <w:rPr>
          <w:rFonts w:ascii="TimesNewRomanPSMT" w:hAnsi="TimesNewRomanPSMT"/>
          <w:b/>
          <w:sz w:val="24"/>
          <w:szCs w:val="24"/>
        </w:rPr>
        <w:t>F</w:t>
      </w:r>
      <w:commentRangeEnd w:id="1"/>
      <w:r>
        <w:rPr>
          <w:rStyle w:val="CommentReference"/>
        </w:rPr>
        <w:commentReference w:id="1"/>
      </w:r>
      <w:r>
        <w:rPr>
          <w:rFonts w:ascii="TimesNewRomanPSMT" w:hAnsi="TimesNewRomanPSMT"/>
          <w:b/>
          <w:sz w:val="24"/>
          <w:szCs w:val="24"/>
        </w:rPr>
        <w:t xml:space="preserve">. </w:t>
      </w:r>
      <w:bookmarkEnd w:id="0"/>
      <w:ins w:id="2" w:author="john xaviers" w:date="2014-06-14T22:07:00Z">
        <w:r w:rsidR="00FC4B86">
          <w:rPr>
            <w:rFonts w:ascii="TimesNewRomanPSMT" w:hAnsi="TimesNewRomanPSMT"/>
            <w:b/>
            <w:sz w:val="24"/>
            <w:szCs w:val="24"/>
          </w:rPr>
          <w:t>(1915-2011)</w:t>
        </w:r>
      </w:ins>
    </w:p>
    <w:p w14:paraId="1EC89245" w14:textId="205A6494" w:rsidR="00EF42D6" w:rsidRDefault="0023776D"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pPr>
      <w:ins w:id="3" w:author="SAA 01" w:date="2014-06-12T14:50:00Z">
        <w:r>
          <w:t>M F Hu</w:t>
        </w:r>
        <w:del w:id="4" w:author="doctor" w:date="2014-06-17T11:43:00Z">
          <w:r w:rsidDel="004638B3">
            <w:delText>s</w:delText>
          </w:r>
        </w:del>
        <w:r>
          <w:t xml:space="preserve">sain has often been called India’s Pablo Picasso on the account of his stature as the most representative artist of modern India. After the gain of political </w:t>
        </w:r>
      </w:ins>
      <w:ins w:id="5" w:author="SAA 01" w:date="2014-06-12T14:52:00Z">
        <w:r>
          <w:t>sovereignty</w:t>
        </w:r>
      </w:ins>
      <w:ins w:id="6" w:author="SAA 01" w:date="2014-06-12T14:50:00Z">
        <w:r>
          <w:t>, Hu</w:t>
        </w:r>
        <w:del w:id="7" w:author="doctor" w:date="2014-06-17T11:43:00Z">
          <w:r w:rsidDel="004638B3">
            <w:delText>s</w:delText>
          </w:r>
        </w:del>
        <w:r>
          <w:t>sain</w:t>
        </w:r>
        <w:del w:id="8" w:author="doctor" w:date="2014-06-17T11:33:00Z">
          <w:r w:rsidDel="004638B3">
            <w:delText xml:space="preserve"> </w:delText>
          </w:r>
        </w:del>
        <w:r>
          <w:t xml:space="preserve"> projected himself as the most vociferous spokesman of the national modern. He envisaged his role as a modernist by turning to ancient Hindu mythologies as his abiding subject matter and translating them into a modernist visual </w:t>
        </w:r>
      </w:ins>
      <w:ins w:id="9" w:author="SAA 01" w:date="2014-06-12T14:55:00Z">
        <w:r>
          <w:t>language</w:t>
        </w:r>
      </w:ins>
      <w:ins w:id="10" w:author="SAA 01" w:date="2014-06-12T14:50:00Z">
        <w:r>
          <w:t>.</w:t>
        </w:r>
      </w:ins>
      <w:ins w:id="11" w:author="SAA 01" w:date="2014-06-12T14:55:00Z">
        <w:r>
          <w:t xml:space="preserve"> His pictorial vocabulary drew from Picasso, Matisse, Chagall and many </w:t>
        </w:r>
      </w:ins>
      <w:ins w:id="12" w:author="doctor" w:date="2014-06-17T11:34:00Z">
        <w:r w:rsidR="004638B3">
          <w:t xml:space="preserve">other </w:t>
        </w:r>
      </w:ins>
      <w:ins w:id="13" w:author="SAA 01" w:date="2014-06-12T14:55:00Z">
        <w:r>
          <w:t xml:space="preserve">modernists and </w:t>
        </w:r>
      </w:ins>
      <w:ins w:id="14" w:author="SAA 01" w:date="2014-06-12T14:56:00Z">
        <w:r>
          <w:t>appropriated</w:t>
        </w:r>
      </w:ins>
      <w:ins w:id="15" w:author="SAA 01" w:date="2014-06-12T14:55:00Z">
        <w:r>
          <w:t xml:space="preserve"> </w:t>
        </w:r>
      </w:ins>
      <w:ins w:id="16" w:author="SAA 01" w:date="2014-06-12T14:56:00Z">
        <w:r>
          <w:t xml:space="preserve">their style to forge a new personal idiom that may be termed as a signature style. </w:t>
        </w:r>
      </w:ins>
      <w:ins w:id="17" w:author="SAA 01" w:date="2014-06-12T14:58:00Z">
        <w:r>
          <w:t xml:space="preserve"> </w:t>
        </w:r>
      </w:ins>
      <w:ins w:id="18" w:author="SAA 01" w:date="2014-06-12T14:59:00Z">
        <w:r w:rsidR="00A806BF">
          <w:t>It was only in the 1990s when Hindu nationalism began to dictate politics that Hu</w:t>
        </w:r>
        <w:bookmarkStart w:id="19" w:name="_GoBack"/>
        <w:bookmarkEnd w:id="19"/>
        <w:del w:id="20" w:author="doctor" w:date="2014-06-17T11:44:00Z">
          <w:r w:rsidR="00A806BF" w:rsidDel="004638B3">
            <w:delText>s</w:delText>
          </w:r>
        </w:del>
        <w:r w:rsidR="00A806BF">
          <w:t>sain</w:t>
        </w:r>
      </w:ins>
      <w:ins w:id="21" w:author="SAA 01" w:date="2014-06-12T15:00:00Z">
        <w:r w:rsidR="00A806BF">
          <w:t xml:space="preserve">’s freedom to interpret Hindu religious mythologies and depict gods and </w:t>
        </w:r>
      </w:ins>
      <w:ins w:id="22" w:author="SAA 01" w:date="2014-06-12T15:01:00Z">
        <w:r w:rsidR="00A806BF">
          <w:t>particularly</w:t>
        </w:r>
      </w:ins>
      <w:ins w:id="23" w:author="SAA 01" w:date="2014-06-12T15:00:00Z">
        <w:r w:rsidR="00A806BF">
          <w:t xml:space="preserve"> </w:t>
        </w:r>
      </w:ins>
      <w:ins w:id="24" w:author="SAA 01" w:date="2014-06-12T15:01:00Z">
        <w:r w:rsidR="00A806BF">
          <w:t xml:space="preserve">goddesses in the nude that his art became a target of attack and public litigation. </w:t>
        </w:r>
      </w:ins>
      <w:ins w:id="25" w:author="SAA 01" w:date="2014-06-12T15:02:00Z">
        <w:r w:rsidR="00A806BF">
          <w:t xml:space="preserve">What was seen by him as his right as a secular Indian artist to claim the past from a modern perspective was challenged when the opponents from the Hindu Right refused to let his Muslim identity </w:t>
        </w:r>
      </w:ins>
      <w:ins w:id="26" w:author="SAA 01" w:date="2014-06-12T15:07:00Z">
        <w:r w:rsidR="00A806BF">
          <w:t xml:space="preserve">be </w:t>
        </w:r>
      </w:ins>
      <w:ins w:id="27" w:author="SAA 01" w:date="2014-06-12T15:02:00Z">
        <w:r w:rsidR="00A806BF">
          <w:t>subsume</w:t>
        </w:r>
      </w:ins>
      <w:ins w:id="28" w:author="SAA 01" w:date="2014-06-12T15:07:00Z">
        <w:r w:rsidR="00A806BF">
          <w:t>d</w:t>
        </w:r>
      </w:ins>
      <w:ins w:id="29" w:author="SAA 01" w:date="2014-06-12T15:02:00Z">
        <w:r w:rsidR="00A806BF">
          <w:t xml:space="preserve"> under an overarching Indian one. </w:t>
        </w:r>
      </w:ins>
      <w:ins w:id="30" w:author="SAA 01" w:date="2014-06-12T15:10:00Z">
        <w:r w:rsidR="00471BAB">
          <w:t>Today, he is remembered more for the debates around art and censorship that he gave rise to than his extraordinary creativity that manifested in a variety of medium ranging from installation art, mural painting and film making.</w:t>
        </w:r>
      </w:ins>
    </w:p>
    <w:p w14:paraId="0FA01EA0" w14:textId="30ADE947" w:rsidR="00EF42D6" w:rsidRDefault="00EF42D6"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pPr>
      <w:proofErr w:type="spellStart"/>
      <w:r>
        <w:rPr>
          <w:rFonts w:ascii="TimesNewRomanPSMT" w:hAnsi="TimesNewRomanPSMT"/>
          <w:sz w:val="24"/>
          <w:szCs w:val="24"/>
        </w:rPr>
        <w:t>Maqbool</w:t>
      </w:r>
      <w:proofErr w:type="spellEnd"/>
      <w:r>
        <w:rPr>
          <w:rFonts w:ascii="TimesNewRomanPSMT" w:hAnsi="TimesNewRomanPSMT"/>
          <w:sz w:val="24"/>
          <w:szCs w:val="24"/>
        </w:rPr>
        <w:t xml:space="preserve"> </w:t>
      </w:r>
      <w:proofErr w:type="spellStart"/>
      <w:r>
        <w:rPr>
          <w:rFonts w:ascii="TimesNewRomanPSMT" w:hAnsi="TimesNewRomanPSMT"/>
          <w:sz w:val="24"/>
          <w:szCs w:val="24"/>
        </w:rPr>
        <w:t>Fida</w:t>
      </w:r>
      <w:proofErr w:type="spellEnd"/>
      <w:r>
        <w:rPr>
          <w:rFonts w:ascii="TimesNewRomanPSMT" w:hAnsi="TimesNewRomanPSMT"/>
          <w:sz w:val="24"/>
          <w:szCs w:val="24"/>
        </w:rPr>
        <w:t xml:space="preserve"> Husain was born in 1915 in a very orthodox Muslim family in central India and was brought up in the literary atmosphere of Urdu in Indore, Madhya Pradesh during the early half of twentieth century and lived for nearly a century</w:t>
      </w:r>
      <w:ins w:id="31" w:author="doctor" w:date="2014-06-17T11:36:00Z">
        <w:r w:rsidR="004638B3">
          <w:rPr>
            <w:rFonts w:ascii="TimesNewRomanPSMT" w:hAnsi="TimesNewRomanPSMT"/>
            <w:sz w:val="24"/>
            <w:szCs w:val="24"/>
          </w:rPr>
          <w:t>.</w:t>
        </w:r>
      </w:ins>
      <w:del w:id="32" w:author="doctor" w:date="2014-06-17T11:36:00Z">
        <w:r w:rsidDel="004638B3">
          <w:rPr>
            <w:rFonts w:ascii="TimesNewRomanPSMT" w:hAnsi="TimesNewRomanPSMT"/>
            <w:sz w:val="24"/>
            <w:szCs w:val="24"/>
          </w:rPr>
          <w:delText>,</w:delText>
        </w:r>
      </w:del>
      <w:r>
        <w:rPr>
          <w:rFonts w:ascii="TimesNewRomanPSMT" w:hAnsi="TimesNewRomanPSMT"/>
          <w:sz w:val="24"/>
          <w:szCs w:val="24"/>
        </w:rPr>
        <w:t xml:space="preserve"> </w:t>
      </w:r>
      <w:ins w:id="33" w:author="doctor" w:date="2014-06-17T11:36:00Z">
        <w:r w:rsidR="004638B3">
          <w:rPr>
            <w:rFonts w:ascii="TimesNewRomanPSMT" w:hAnsi="TimesNewRomanPSMT"/>
            <w:sz w:val="24"/>
            <w:szCs w:val="24"/>
          </w:rPr>
          <w:t>He</w:t>
        </w:r>
      </w:ins>
      <w:del w:id="34" w:author="doctor" w:date="2014-06-17T11:36:00Z">
        <w:r w:rsidDel="004638B3">
          <w:rPr>
            <w:rFonts w:ascii="TimesNewRomanPSMT" w:hAnsi="TimesNewRomanPSMT"/>
            <w:sz w:val="24"/>
            <w:szCs w:val="24"/>
          </w:rPr>
          <w:delText>and</w:delText>
        </w:r>
      </w:del>
      <w:r>
        <w:rPr>
          <w:rFonts w:ascii="TimesNewRomanPSMT" w:hAnsi="TimesNewRomanPSMT"/>
          <w:sz w:val="24"/>
          <w:szCs w:val="24"/>
        </w:rPr>
        <w:t xml:space="preserve"> died in London in 2011. As a young boy, he was deeply influenced by religion as much as he was influenced by Urdu poetry and he also learnt Islamic calligraphy. He became a student of fine arts at Indore </w:t>
      </w:r>
      <w:proofErr w:type="gramStart"/>
      <w:r>
        <w:rPr>
          <w:rFonts w:ascii="TimesNewRomanPSMT" w:hAnsi="TimesNewRomanPSMT"/>
          <w:sz w:val="24"/>
          <w:szCs w:val="24"/>
        </w:rPr>
        <w:t>art college</w:t>
      </w:r>
      <w:proofErr w:type="gramEnd"/>
      <w:r>
        <w:rPr>
          <w:rFonts w:ascii="TimesNewRomanPSMT" w:hAnsi="TimesNewRomanPSMT"/>
          <w:sz w:val="24"/>
          <w:szCs w:val="24"/>
        </w:rPr>
        <w:t xml:space="preserve">, where N.S. </w:t>
      </w:r>
      <w:proofErr w:type="spellStart"/>
      <w:r>
        <w:rPr>
          <w:rFonts w:ascii="TimesNewRomanPSMT" w:hAnsi="TimesNewRomanPSMT"/>
          <w:sz w:val="24"/>
          <w:szCs w:val="24"/>
        </w:rPr>
        <w:t>Bendre</w:t>
      </w:r>
      <w:proofErr w:type="spellEnd"/>
      <w:r>
        <w:rPr>
          <w:rFonts w:ascii="TimesNewRomanPSMT" w:hAnsi="TimesNewRomanPSMT"/>
          <w:sz w:val="24"/>
          <w:szCs w:val="24"/>
        </w:rPr>
        <w:t xml:space="preserve">, one of the most important mid-century modern Indian artists was an art teacher. </w:t>
      </w:r>
    </w:p>
    <w:p w14:paraId="0CC39FC8" w14:textId="1ADB0EDB" w:rsidR="00EF42D6" w:rsidRDefault="00EF42D6"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pPr>
      <w:r>
        <w:rPr>
          <w:rFonts w:ascii="TimesNewRomanPSMT" w:hAnsi="TimesNewRomanPSMT"/>
          <w:sz w:val="24"/>
          <w:szCs w:val="24"/>
        </w:rPr>
        <w:t xml:space="preserve">At the age of 22, Husain migrated to Bombay to make a living there as an artist and did big cinema hoardings which was to influence the master-craftsman in him, when it comes to working with large surfaces and </w:t>
      </w:r>
      <w:ins w:id="35" w:author="doctor" w:date="2014-06-17T11:37:00Z">
        <w:r w:rsidR="004638B3">
          <w:rPr>
            <w:rFonts w:ascii="TimesNewRomanPSMT" w:hAnsi="TimesNewRomanPSMT"/>
            <w:sz w:val="24"/>
            <w:szCs w:val="24"/>
          </w:rPr>
          <w:t xml:space="preserve">the </w:t>
        </w:r>
      </w:ins>
      <w:r>
        <w:rPr>
          <w:rFonts w:ascii="TimesNewRomanPSMT" w:hAnsi="TimesNewRomanPSMT"/>
          <w:sz w:val="24"/>
          <w:szCs w:val="24"/>
        </w:rPr>
        <w:t xml:space="preserve">solidity of figures. Husain also briefly worked in a toy-making studio, which would have informed the symbolic universe of his later painterly oeuvre. </w:t>
      </w:r>
    </w:p>
    <w:p w14:paraId="47D5679A" w14:textId="2A50FDAF" w:rsidR="00EF42D6" w:rsidRDefault="00EF42D6"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pPr>
      <w:r>
        <w:rPr>
          <w:rFonts w:ascii="TimesNewRomanPSMT" w:hAnsi="TimesNewRomanPSMT"/>
          <w:sz w:val="24"/>
          <w:szCs w:val="24"/>
        </w:rPr>
        <w:t xml:space="preserve">Husain had his first solo show </w:t>
      </w:r>
      <w:ins w:id="36" w:author="doctor" w:date="2014-06-17T11:37:00Z">
        <w:r w:rsidR="004638B3">
          <w:rPr>
            <w:rFonts w:ascii="TimesNewRomanPSMT" w:hAnsi="TimesNewRomanPSMT"/>
            <w:sz w:val="24"/>
            <w:szCs w:val="24"/>
          </w:rPr>
          <w:t xml:space="preserve">at </w:t>
        </w:r>
      </w:ins>
      <w:del w:id="37" w:author="doctor" w:date="2014-06-17T11:37:00Z">
        <w:r w:rsidDel="004638B3">
          <w:rPr>
            <w:rFonts w:ascii="TimesNewRomanPSMT" w:hAnsi="TimesNewRomanPSMT"/>
            <w:sz w:val="24"/>
            <w:szCs w:val="24"/>
          </w:rPr>
          <w:delText xml:space="preserve">only as late as </w:delText>
        </w:r>
      </w:del>
      <w:r>
        <w:rPr>
          <w:rFonts w:ascii="TimesNewRomanPSMT" w:hAnsi="TimesNewRomanPSMT"/>
          <w:sz w:val="24"/>
          <w:szCs w:val="24"/>
        </w:rPr>
        <w:t>the age of 35</w:t>
      </w:r>
      <w:ins w:id="38" w:author="doctor" w:date="2014-06-17T11:37:00Z">
        <w:r w:rsidR="004638B3">
          <w:rPr>
            <w:rFonts w:ascii="TimesNewRomanPSMT" w:hAnsi="TimesNewRomanPSMT"/>
            <w:sz w:val="24"/>
            <w:szCs w:val="24"/>
          </w:rPr>
          <w:t>,</w:t>
        </w:r>
      </w:ins>
      <w:r>
        <w:rPr>
          <w:rFonts w:ascii="TimesNewRomanPSMT" w:hAnsi="TimesNewRomanPSMT"/>
          <w:sz w:val="24"/>
          <w:szCs w:val="24"/>
        </w:rPr>
        <w:t xml:space="preserve"> but by the age of 40</w:t>
      </w:r>
      <w:del w:id="39" w:author="doctor" w:date="2014-06-17T11:37:00Z">
        <w:r w:rsidDel="004638B3">
          <w:rPr>
            <w:rFonts w:ascii="TimesNewRomanPSMT" w:hAnsi="TimesNewRomanPSMT"/>
            <w:sz w:val="24"/>
            <w:szCs w:val="24"/>
          </w:rPr>
          <w:delText>,</w:delText>
        </w:r>
      </w:del>
      <w:r>
        <w:rPr>
          <w:rFonts w:ascii="TimesNewRomanPSMT" w:hAnsi="TimesNewRomanPSMT"/>
          <w:sz w:val="24"/>
          <w:szCs w:val="24"/>
        </w:rPr>
        <w:t xml:space="preserve"> he was a</w:t>
      </w:r>
      <w:del w:id="40" w:author="doctor" w:date="2014-06-17T11:37:00Z">
        <w:r w:rsidDel="004638B3">
          <w:rPr>
            <w:rFonts w:ascii="TimesNewRomanPSMT" w:hAnsi="TimesNewRomanPSMT"/>
            <w:sz w:val="24"/>
            <w:szCs w:val="24"/>
          </w:rPr>
          <w:delText xml:space="preserve"> very</w:delText>
        </w:r>
      </w:del>
      <w:r>
        <w:rPr>
          <w:rFonts w:ascii="TimesNewRomanPSMT" w:hAnsi="TimesNewRomanPSMT"/>
          <w:sz w:val="24"/>
          <w:szCs w:val="24"/>
        </w:rPr>
        <w:t xml:space="preserve"> prominent artist in India and was shown in </w:t>
      </w:r>
      <w:ins w:id="41" w:author="doctor" w:date="2014-06-17T11:37:00Z">
        <w:r w:rsidR="004638B3">
          <w:rPr>
            <w:rFonts w:ascii="TimesNewRomanPSMT" w:hAnsi="TimesNewRomanPSMT"/>
            <w:sz w:val="24"/>
            <w:szCs w:val="24"/>
          </w:rPr>
          <w:t xml:space="preserve">the </w:t>
        </w:r>
      </w:ins>
      <w:r>
        <w:rPr>
          <w:rFonts w:ascii="TimesNewRomanPSMT" w:hAnsi="TimesNewRomanPSMT"/>
          <w:sz w:val="24"/>
          <w:szCs w:val="24"/>
        </w:rPr>
        <w:t xml:space="preserve">Venice Biennale in 1956. The nation recognized Husain </w:t>
      </w:r>
      <w:r>
        <w:rPr>
          <w:rFonts w:ascii="TimesNewRomanPSMT" w:hAnsi="TimesNewRomanPSMT"/>
          <w:sz w:val="24"/>
          <w:szCs w:val="24"/>
        </w:rPr>
        <w:lastRenderedPageBreak/>
        <w:t xml:space="preserve">by awarding him with </w:t>
      </w:r>
      <w:ins w:id="42" w:author="doctor" w:date="2014-06-17T11:38:00Z">
        <w:r w:rsidR="004638B3">
          <w:rPr>
            <w:rFonts w:ascii="TimesNewRomanPSMT" w:hAnsi="TimesNewRomanPSMT"/>
            <w:sz w:val="24"/>
            <w:szCs w:val="24"/>
          </w:rPr>
          <w:t xml:space="preserve">the </w:t>
        </w:r>
      </w:ins>
      <w:r>
        <w:rPr>
          <w:rFonts w:ascii="TimesNewRomanPSMT" w:hAnsi="TimesNewRomanPSMT"/>
          <w:i/>
          <w:sz w:val="24"/>
          <w:szCs w:val="24"/>
        </w:rPr>
        <w:t xml:space="preserve">Padma </w:t>
      </w:r>
      <w:proofErr w:type="spellStart"/>
      <w:r>
        <w:rPr>
          <w:rFonts w:ascii="TimesNewRomanPSMT" w:hAnsi="TimesNewRomanPSMT"/>
          <w:i/>
          <w:sz w:val="24"/>
          <w:szCs w:val="24"/>
        </w:rPr>
        <w:t>Vibhushan</w:t>
      </w:r>
      <w:proofErr w:type="spellEnd"/>
      <w:r>
        <w:rPr>
          <w:rFonts w:ascii="TimesNewRomanPSMT" w:hAnsi="TimesNewRomanPSMT"/>
          <w:i/>
          <w:sz w:val="24"/>
          <w:szCs w:val="24"/>
        </w:rPr>
        <w:t xml:space="preserve">/ </w:t>
      </w:r>
      <w:r>
        <w:rPr>
          <w:rFonts w:ascii="TimesNewRomanPSMT" w:hAnsi="TimesNewRomanPSMT"/>
          <w:sz w:val="24"/>
          <w:szCs w:val="24"/>
        </w:rPr>
        <w:t xml:space="preserve">Lotus Medal in 1973, </w:t>
      </w:r>
      <w:del w:id="43" w:author="doctor" w:date="2014-06-17T11:38:00Z">
        <w:r w:rsidDel="004638B3">
          <w:rPr>
            <w:rFonts w:ascii="TimesNewRomanPSMT" w:hAnsi="TimesNewRomanPSMT"/>
            <w:sz w:val="24"/>
            <w:szCs w:val="24"/>
          </w:rPr>
          <w:delText>which is</w:delText>
        </w:r>
      </w:del>
      <w:r>
        <w:rPr>
          <w:rFonts w:ascii="TimesNewRomanPSMT" w:hAnsi="TimesNewRomanPSMT"/>
          <w:sz w:val="24"/>
          <w:szCs w:val="24"/>
        </w:rPr>
        <w:t xml:space="preserve"> a</w:t>
      </w:r>
      <w:del w:id="44" w:author="doctor" w:date="2014-06-17T11:38:00Z">
        <w:r w:rsidDel="004638B3">
          <w:rPr>
            <w:rFonts w:ascii="TimesNewRomanPSMT" w:hAnsi="TimesNewRomanPSMT"/>
            <w:sz w:val="24"/>
            <w:szCs w:val="24"/>
          </w:rPr>
          <w:delText xml:space="preserve"> very</w:delText>
        </w:r>
      </w:del>
      <w:r>
        <w:rPr>
          <w:rFonts w:ascii="TimesNewRomanPSMT" w:hAnsi="TimesNewRomanPSMT"/>
          <w:sz w:val="24"/>
          <w:szCs w:val="24"/>
        </w:rPr>
        <w:t xml:space="preserve"> prestigious civilian medal awarded to art and culture personalities.  </w:t>
      </w:r>
    </w:p>
    <w:p w14:paraId="60F45A05" w14:textId="55C806D1" w:rsidR="00EF42D6" w:rsidRDefault="00EF42D6"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pPr>
      <w:r>
        <w:rPr>
          <w:rFonts w:ascii="TimesNewRomanPSMT" w:hAnsi="TimesNewRomanPSMT"/>
          <w:sz w:val="24"/>
          <w:szCs w:val="24"/>
        </w:rPr>
        <w:t>Husain became a</w:t>
      </w:r>
      <w:ins w:id="45" w:author="doctor" w:date="2014-06-17T11:38:00Z">
        <w:r w:rsidR="004638B3">
          <w:rPr>
            <w:rFonts w:ascii="TimesNewRomanPSMT" w:hAnsi="TimesNewRomanPSMT"/>
            <w:sz w:val="24"/>
            <w:szCs w:val="24"/>
          </w:rPr>
          <w:t>n</w:t>
        </w:r>
      </w:ins>
      <w:del w:id="46" w:author="doctor" w:date="2014-06-17T11:38:00Z">
        <w:r w:rsidDel="004638B3">
          <w:rPr>
            <w:rFonts w:ascii="TimesNewRomanPSMT" w:hAnsi="TimesNewRomanPSMT"/>
            <w:sz w:val="24"/>
            <w:szCs w:val="24"/>
          </w:rPr>
          <w:delText xml:space="preserve"> very</w:delText>
        </w:r>
      </w:del>
      <w:r>
        <w:rPr>
          <w:rFonts w:ascii="TimesNewRomanPSMT" w:hAnsi="TimesNewRomanPSMT"/>
          <w:sz w:val="24"/>
          <w:szCs w:val="24"/>
        </w:rPr>
        <w:t xml:space="preserve"> endearing artist figure to the nation state as well as to the nationalist </w:t>
      </w:r>
      <w:proofErr w:type="spellStart"/>
      <w:r>
        <w:rPr>
          <w:rFonts w:ascii="TimesNewRomanPSMT" w:hAnsi="TimesNewRomanPSMT"/>
          <w:sz w:val="24"/>
          <w:szCs w:val="24"/>
        </w:rPr>
        <w:t>bourgeoise</w:t>
      </w:r>
      <w:proofErr w:type="spellEnd"/>
      <w:r>
        <w:rPr>
          <w:rFonts w:ascii="TimesNewRomanPSMT" w:hAnsi="TimesNewRomanPSMT"/>
          <w:sz w:val="24"/>
          <w:szCs w:val="24"/>
        </w:rPr>
        <w:t xml:space="preserve"> by painting folk themes in expressionist painting methods in the immediate context of Indian independence in 1947. Husain and rest of Progressive Artists’ Group visited a landmark exhibition of 1948 where ancient Indian sculptures were shown in </w:t>
      </w:r>
      <w:ins w:id="47" w:author="doctor" w:date="2014-06-17T11:39:00Z">
        <w:r w:rsidR="004638B3">
          <w:rPr>
            <w:rFonts w:ascii="TimesNewRomanPSMT" w:hAnsi="TimesNewRomanPSMT"/>
            <w:sz w:val="24"/>
            <w:szCs w:val="24"/>
          </w:rPr>
          <w:t xml:space="preserve">the </w:t>
        </w:r>
      </w:ins>
      <w:proofErr w:type="spellStart"/>
      <w:r>
        <w:rPr>
          <w:rFonts w:ascii="TimesNewRomanPSMT" w:hAnsi="TimesNewRomanPSMT"/>
          <w:i/>
          <w:sz w:val="24"/>
          <w:szCs w:val="24"/>
        </w:rPr>
        <w:t>Rashtrapati</w:t>
      </w:r>
      <w:proofErr w:type="spellEnd"/>
      <w:r>
        <w:rPr>
          <w:rFonts w:ascii="TimesNewRomanPSMT" w:hAnsi="TimesNewRomanPSMT"/>
          <w:i/>
          <w:sz w:val="24"/>
          <w:szCs w:val="24"/>
        </w:rPr>
        <w:t xml:space="preserve"> </w:t>
      </w:r>
      <w:proofErr w:type="spellStart"/>
      <w:r>
        <w:rPr>
          <w:rFonts w:ascii="TimesNewRomanPSMT" w:hAnsi="TimesNewRomanPSMT"/>
          <w:i/>
          <w:sz w:val="24"/>
          <w:szCs w:val="24"/>
        </w:rPr>
        <w:t>Bhawan</w:t>
      </w:r>
      <w:proofErr w:type="spellEnd"/>
      <w:r>
        <w:rPr>
          <w:rFonts w:ascii="TimesNewRomanPSMT" w:hAnsi="TimesNewRomanPSMT"/>
          <w:sz w:val="24"/>
          <w:szCs w:val="24"/>
        </w:rPr>
        <w:t xml:space="preserve">/ Presidential Palace and those ancient Indian sculptures had a lasting impression </w:t>
      </w:r>
      <w:ins w:id="48" w:author="doctor" w:date="2014-06-17T11:39:00Z">
        <w:r w:rsidR="004638B3">
          <w:rPr>
            <w:rFonts w:ascii="TimesNewRomanPSMT" w:hAnsi="TimesNewRomanPSMT"/>
            <w:sz w:val="24"/>
            <w:szCs w:val="24"/>
          </w:rPr>
          <w:t>o</w:t>
        </w:r>
      </w:ins>
      <w:del w:id="49" w:author="doctor" w:date="2014-06-17T11:39:00Z">
        <w:r w:rsidDel="004638B3">
          <w:rPr>
            <w:rFonts w:ascii="TimesNewRomanPSMT" w:hAnsi="TimesNewRomanPSMT"/>
            <w:sz w:val="24"/>
            <w:szCs w:val="24"/>
          </w:rPr>
          <w:delText>i</w:delText>
        </w:r>
      </w:del>
      <w:r>
        <w:rPr>
          <w:rFonts w:ascii="TimesNewRomanPSMT" w:hAnsi="TimesNewRomanPSMT"/>
          <w:sz w:val="24"/>
          <w:szCs w:val="24"/>
        </w:rPr>
        <w:t xml:space="preserve">n Husain’s career as an artist. The dance like posture of Indian sculptures with the </w:t>
      </w:r>
      <w:proofErr w:type="spellStart"/>
      <w:r>
        <w:rPr>
          <w:rFonts w:ascii="TimesNewRomanPSMT" w:hAnsi="TimesNewRomanPSMT"/>
          <w:i/>
          <w:sz w:val="24"/>
          <w:szCs w:val="24"/>
        </w:rPr>
        <w:t>tribhanga</w:t>
      </w:r>
      <w:proofErr w:type="spellEnd"/>
      <w:r>
        <w:rPr>
          <w:rFonts w:ascii="TimesNewRomanPSMT" w:hAnsi="TimesNewRomanPSMT"/>
          <w:i/>
          <w:sz w:val="24"/>
          <w:szCs w:val="24"/>
        </w:rPr>
        <w:t xml:space="preserve">/ </w:t>
      </w:r>
      <w:proofErr w:type="spellStart"/>
      <w:r>
        <w:rPr>
          <w:rFonts w:ascii="TimesNewRomanPSMT" w:hAnsi="TimesNewRomanPSMT"/>
          <w:color w:val="343434"/>
          <w:sz w:val="24"/>
          <w:szCs w:val="24"/>
        </w:rPr>
        <w:t>contrapposto</w:t>
      </w:r>
      <w:proofErr w:type="spellEnd"/>
      <w:r>
        <w:rPr>
          <w:rFonts w:ascii="TimesNewRomanPSMT" w:hAnsi="TimesNewRomanPSMT"/>
          <w:color w:val="343434"/>
          <w:sz w:val="24"/>
          <w:szCs w:val="24"/>
        </w:rPr>
        <w:t xml:space="preserve"> pose informed </w:t>
      </w:r>
      <w:ins w:id="50" w:author="doctor" w:date="2014-06-17T11:39:00Z">
        <w:r w:rsidR="004638B3">
          <w:rPr>
            <w:rFonts w:ascii="TimesNewRomanPSMT" w:hAnsi="TimesNewRomanPSMT"/>
            <w:color w:val="343434"/>
            <w:sz w:val="24"/>
            <w:szCs w:val="24"/>
          </w:rPr>
          <w:t>his</w:t>
        </w:r>
      </w:ins>
      <w:del w:id="51" w:author="doctor" w:date="2014-06-17T11:39:00Z">
        <w:r w:rsidDel="004638B3">
          <w:rPr>
            <w:rFonts w:ascii="TimesNewRomanPSMT" w:hAnsi="TimesNewRomanPSMT"/>
            <w:color w:val="343434"/>
            <w:sz w:val="24"/>
            <w:szCs w:val="24"/>
          </w:rPr>
          <w:delText>the</w:delText>
        </w:r>
      </w:del>
      <w:r>
        <w:rPr>
          <w:rFonts w:ascii="TimesNewRomanPSMT" w:hAnsi="TimesNewRomanPSMT"/>
          <w:color w:val="343434"/>
          <w:sz w:val="24"/>
          <w:szCs w:val="24"/>
        </w:rPr>
        <w:t xml:space="preserve"> figur</w:t>
      </w:r>
      <w:ins w:id="52" w:author="doctor" w:date="2014-06-17T11:39:00Z">
        <w:r w:rsidR="004638B3">
          <w:rPr>
            <w:rFonts w:ascii="TimesNewRomanPSMT" w:hAnsi="TimesNewRomanPSMT"/>
            <w:color w:val="343434"/>
            <w:sz w:val="24"/>
            <w:szCs w:val="24"/>
          </w:rPr>
          <w:t>ations</w:t>
        </w:r>
      </w:ins>
      <w:del w:id="53" w:author="doctor" w:date="2014-06-17T11:39:00Z">
        <w:r w:rsidDel="004638B3">
          <w:rPr>
            <w:rFonts w:ascii="TimesNewRomanPSMT" w:hAnsi="TimesNewRomanPSMT"/>
            <w:color w:val="343434"/>
            <w:sz w:val="24"/>
            <w:szCs w:val="24"/>
          </w:rPr>
          <w:delText>ations of Husain</w:delText>
        </w:r>
      </w:del>
      <w:r>
        <w:rPr>
          <w:rFonts w:ascii="TimesNewRomanPSMT" w:hAnsi="TimesNewRomanPSMT"/>
          <w:color w:val="343434"/>
          <w:sz w:val="24"/>
          <w:szCs w:val="24"/>
        </w:rPr>
        <w:t xml:space="preserve">. He also utilized the </w:t>
      </w:r>
      <w:r>
        <w:rPr>
          <w:rFonts w:ascii="TimesNewRomanPSMT" w:hAnsi="TimesNewRomanPSMT"/>
          <w:i/>
          <w:color w:val="343434"/>
          <w:sz w:val="24"/>
          <w:szCs w:val="24"/>
        </w:rPr>
        <w:t>mudra</w:t>
      </w:r>
      <w:r>
        <w:rPr>
          <w:rFonts w:ascii="TimesNewRomanPSMT" w:hAnsi="TimesNewRomanPSMT"/>
          <w:sz w:val="24"/>
          <w:szCs w:val="24"/>
        </w:rPr>
        <w:t xml:space="preserve">/ the hand gesture language of sculpture as symbols. </w:t>
      </w:r>
    </w:p>
    <w:p w14:paraId="192E5686" w14:textId="0B572BC1" w:rsidR="00EF42D6" w:rsidRDefault="00EF42D6"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pPr>
      <w:r>
        <w:rPr>
          <w:rFonts w:ascii="TimesNewRomanPSMT" w:hAnsi="TimesNewRomanPSMT"/>
          <w:sz w:val="24"/>
          <w:szCs w:val="24"/>
        </w:rPr>
        <w:t xml:space="preserve">Husain became synonymous with some recurring leitmotifs in his painterly career, </w:t>
      </w:r>
      <w:ins w:id="54" w:author="doctor" w:date="2014-06-17T11:39:00Z">
        <w:r w:rsidR="004638B3">
          <w:rPr>
            <w:rFonts w:ascii="TimesNewRomanPSMT" w:hAnsi="TimesNewRomanPSMT"/>
            <w:sz w:val="24"/>
            <w:szCs w:val="24"/>
          </w:rPr>
          <w:t>such as</w:t>
        </w:r>
      </w:ins>
      <w:del w:id="55" w:author="doctor" w:date="2014-06-17T11:39:00Z">
        <w:r w:rsidDel="004638B3">
          <w:rPr>
            <w:rFonts w:ascii="TimesNewRomanPSMT" w:hAnsi="TimesNewRomanPSMT"/>
            <w:sz w:val="24"/>
            <w:szCs w:val="24"/>
          </w:rPr>
          <w:delText>like</w:delText>
        </w:r>
      </w:del>
      <w:r>
        <w:rPr>
          <w:rFonts w:ascii="TimesNewRomanPSMT" w:hAnsi="TimesNewRomanPSMT"/>
          <w:sz w:val="24"/>
          <w:szCs w:val="24"/>
        </w:rPr>
        <w:t xml:space="preserve"> the Hindu mythological themes and</w:t>
      </w:r>
      <w:del w:id="56" w:author="doctor" w:date="2014-06-17T11:40:00Z">
        <w:r w:rsidDel="004638B3">
          <w:rPr>
            <w:rFonts w:ascii="TimesNewRomanPSMT" w:hAnsi="TimesNewRomanPSMT"/>
            <w:sz w:val="24"/>
            <w:szCs w:val="24"/>
          </w:rPr>
          <w:delText xml:space="preserve"> the</w:delText>
        </w:r>
      </w:del>
      <w:r>
        <w:rPr>
          <w:rFonts w:ascii="TimesNewRomanPSMT" w:hAnsi="TimesNewRomanPSMT"/>
          <w:sz w:val="24"/>
          <w:szCs w:val="24"/>
        </w:rPr>
        <w:t xml:space="preserve"> horses. There are speculations that Husain’s horses are symbolic of al-</w:t>
      </w:r>
      <w:proofErr w:type="spellStart"/>
      <w:r>
        <w:rPr>
          <w:rFonts w:ascii="TimesNewRomanPSMT" w:hAnsi="TimesNewRomanPSMT"/>
          <w:sz w:val="24"/>
          <w:szCs w:val="24"/>
        </w:rPr>
        <w:t>Buraq</w:t>
      </w:r>
      <w:proofErr w:type="spellEnd"/>
      <w:r>
        <w:rPr>
          <w:rFonts w:ascii="TimesNewRomanPSMT" w:hAnsi="TimesNewRomanPSMT"/>
          <w:sz w:val="24"/>
          <w:szCs w:val="24"/>
        </w:rPr>
        <w:t xml:space="preserve">, the mythological horse in Islam that carried the prophet. There is </w:t>
      </w:r>
      <w:proofErr w:type="gramStart"/>
      <w:r>
        <w:rPr>
          <w:rFonts w:ascii="TimesNewRomanPSMT" w:hAnsi="TimesNewRomanPSMT"/>
          <w:sz w:val="24"/>
          <w:szCs w:val="24"/>
        </w:rPr>
        <w:t>an indirectness</w:t>
      </w:r>
      <w:proofErr w:type="gramEnd"/>
      <w:r>
        <w:rPr>
          <w:rFonts w:ascii="TimesNewRomanPSMT" w:hAnsi="TimesNewRomanPSMT"/>
          <w:sz w:val="24"/>
          <w:szCs w:val="24"/>
        </w:rPr>
        <w:t xml:space="preserve"> in the ways </w:t>
      </w:r>
      <w:ins w:id="57" w:author="doctor" w:date="2014-06-17T11:40:00Z">
        <w:r w:rsidR="004638B3">
          <w:rPr>
            <w:rFonts w:ascii="TimesNewRomanPSMT" w:hAnsi="TimesNewRomanPSMT"/>
            <w:sz w:val="24"/>
            <w:szCs w:val="24"/>
          </w:rPr>
          <w:t>in</w:t>
        </w:r>
      </w:ins>
      <w:del w:id="58" w:author="doctor" w:date="2014-06-17T11:40:00Z">
        <w:r w:rsidDel="004638B3">
          <w:rPr>
            <w:rFonts w:ascii="TimesNewRomanPSMT" w:hAnsi="TimesNewRomanPSMT"/>
            <w:sz w:val="24"/>
            <w:szCs w:val="24"/>
          </w:rPr>
          <w:delText>with</w:delText>
        </w:r>
      </w:del>
      <w:r>
        <w:rPr>
          <w:rFonts w:ascii="TimesNewRomanPSMT" w:hAnsi="TimesNewRomanPSMT"/>
          <w:sz w:val="24"/>
          <w:szCs w:val="24"/>
        </w:rPr>
        <w:t xml:space="preserve"> which Husain uses Islamic mythology unlike the candid ways with which he approached Hindu mythological themes, but the very freedom with which he took liberties with another religion, in the spirit of secularism landed him in trouble later. </w:t>
      </w:r>
    </w:p>
    <w:p w14:paraId="21BA0AF4" w14:textId="77777777" w:rsidR="00EF42D6" w:rsidRDefault="00EF42D6"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pPr>
    </w:p>
    <w:p w14:paraId="7942F5EC" w14:textId="2DB5E68B" w:rsidR="00EF42D6" w:rsidRDefault="00EF42D6"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rPr>
          <w:ins w:id="59" w:author="john xaviers" w:date="2014-06-14T22:03:00Z"/>
          <w:rFonts w:ascii="TimesNewRomanPSMT" w:hAnsi="TimesNewRomanPSMT"/>
          <w:sz w:val="24"/>
          <w:szCs w:val="24"/>
        </w:rPr>
      </w:pPr>
      <w:r>
        <w:rPr>
          <w:rFonts w:ascii="TimesNewRomanPSMT" w:hAnsi="TimesNewRomanPSMT"/>
          <w:sz w:val="24"/>
          <w:szCs w:val="24"/>
        </w:rPr>
        <w:t xml:space="preserve">Husain had to leave India when the Hindu right wing filed cases against him for </w:t>
      </w:r>
      <w:ins w:id="60" w:author="doctor" w:date="2014-06-17T11:40:00Z">
        <w:r w:rsidR="004638B3">
          <w:rPr>
            <w:rFonts w:ascii="TimesNewRomanPSMT" w:hAnsi="TimesNewRomanPSMT"/>
            <w:sz w:val="24"/>
            <w:szCs w:val="24"/>
          </w:rPr>
          <w:t>offending</w:t>
        </w:r>
      </w:ins>
      <w:del w:id="61" w:author="doctor" w:date="2014-06-17T11:40:00Z">
        <w:r w:rsidDel="004638B3">
          <w:rPr>
            <w:rFonts w:ascii="TimesNewRomanPSMT" w:hAnsi="TimesNewRomanPSMT"/>
            <w:sz w:val="24"/>
            <w:szCs w:val="24"/>
          </w:rPr>
          <w:delText>hurting</w:delText>
        </w:r>
      </w:del>
      <w:r>
        <w:rPr>
          <w:rFonts w:ascii="TimesNewRomanPSMT" w:hAnsi="TimesNewRomanPSMT"/>
          <w:sz w:val="24"/>
          <w:szCs w:val="24"/>
        </w:rPr>
        <w:t xml:space="preserve"> religious sentiments </w:t>
      </w:r>
      <w:ins w:id="62" w:author="doctor" w:date="2014-06-17T11:41:00Z">
        <w:r w:rsidR="004638B3">
          <w:rPr>
            <w:rFonts w:ascii="TimesNewRomanPSMT" w:hAnsi="TimesNewRomanPSMT"/>
            <w:sz w:val="24"/>
            <w:szCs w:val="24"/>
          </w:rPr>
          <w:t>with</w:t>
        </w:r>
      </w:ins>
      <w:del w:id="63" w:author="doctor" w:date="2014-06-17T11:41:00Z">
        <w:r w:rsidDel="004638B3">
          <w:rPr>
            <w:rFonts w:ascii="TimesNewRomanPSMT" w:hAnsi="TimesNewRomanPSMT"/>
            <w:sz w:val="24"/>
            <w:szCs w:val="24"/>
          </w:rPr>
          <w:delText>for</w:delText>
        </w:r>
      </w:del>
      <w:r>
        <w:rPr>
          <w:rFonts w:ascii="TimesNewRomanPSMT" w:hAnsi="TimesNewRomanPSMT"/>
          <w:sz w:val="24"/>
          <w:szCs w:val="24"/>
        </w:rPr>
        <w:t xml:space="preserve"> the nude representation of Hindu goddesses and Husain had to lead rest of his life in exile. He too</w:t>
      </w:r>
      <w:ins w:id="64" w:author="doctor" w:date="2014-06-17T11:41:00Z">
        <w:r w:rsidR="004638B3">
          <w:rPr>
            <w:rFonts w:ascii="TimesNewRomanPSMT" w:hAnsi="TimesNewRomanPSMT"/>
            <w:sz w:val="24"/>
            <w:szCs w:val="24"/>
          </w:rPr>
          <w:t>k</w:t>
        </w:r>
      </w:ins>
      <w:del w:id="65" w:author="doctor" w:date="2014-06-17T11:41:00Z">
        <w:r w:rsidDel="004638B3">
          <w:rPr>
            <w:rFonts w:ascii="TimesNewRomanPSMT" w:hAnsi="TimesNewRomanPSMT"/>
            <w:sz w:val="24"/>
            <w:szCs w:val="24"/>
          </w:rPr>
          <w:delText>k the</w:delText>
        </w:r>
      </w:del>
      <w:r>
        <w:rPr>
          <w:rFonts w:ascii="TimesNewRomanPSMT" w:hAnsi="TimesNewRomanPSMT"/>
          <w:sz w:val="24"/>
          <w:szCs w:val="24"/>
        </w:rPr>
        <w:t xml:space="preserve"> </w:t>
      </w:r>
      <w:ins w:id="66" w:author="doctor" w:date="2014-06-17T11:42:00Z">
        <w:r w:rsidR="004638B3">
          <w:rPr>
            <w:rFonts w:ascii="TimesNewRomanPSMT" w:hAnsi="TimesNewRomanPSMT"/>
            <w:sz w:val="24"/>
            <w:szCs w:val="24"/>
          </w:rPr>
          <w:t>Qatari</w:t>
        </w:r>
        <w:r w:rsidR="004638B3">
          <w:rPr>
            <w:rFonts w:ascii="TimesNewRomanPSMT" w:hAnsi="TimesNewRomanPSMT"/>
            <w:sz w:val="24"/>
            <w:szCs w:val="24"/>
          </w:rPr>
          <w:t xml:space="preserve"> </w:t>
        </w:r>
      </w:ins>
      <w:r>
        <w:rPr>
          <w:rFonts w:ascii="TimesNewRomanPSMT" w:hAnsi="TimesNewRomanPSMT"/>
          <w:sz w:val="24"/>
          <w:szCs w:val="24"/>
        </w:rPr>
        <w:t>citizenshi</w:t>
      </w:r>
      <w:ins w:id="67" w:author="doctor" w:date="2014-06-17T11:42:00Z">
        <w:r w:rsidR="004638B3">
          <w:rPr>
            <w:rFonts w:ascii="TimesNewRomanPSMT" w:hAnsi="TimesNewRomanPSMT"/>
            <w:sz w:val="24"/>
            <w:szCs w:val="24"/>
          </w:rPr>
          <w:t>p</w:t>
        </w:r>
      </w:ins>
      <w:del w:id="68" w:author="doctor" w:date="2014-06-17T11:42:00Z">
        <w:r w:rsidDel="004638B3">
          <w:rPr>
            <w:rFonts w:ascii="TimesNewRomanPSMT" w:hAnsi="TimesNewRomanPSMT"/>
            <w:sz w:val="24"/>
            <w:szCs w:val="24"/>
          </w:rPr>
          <w:delText>p of Qatar</w:delText>
        </w:r>
      </w:del>
      <w:r>
        <w:rPr>
          <w:rFonts w:ascii="TimesNewRomanPSMT" w:hAnsi="TimesNewRomanPSMT"/>
          <w:sz w:val="24"/>
          <w:szCs w:val="24"/>
        </w:rPr>
        <w:t>. Although the Hindu right wing was against Husain, it can be seen that the judiciary in India supported Husain by suspending the cases against him and proclaiming</w:t>
      </w:r>
      <w:del w:id="69" w:author="doctor" w:date="2014-06-17T11:43:00Z">
        <w:r w:rsidDel="004638B3">
          <w:rPr>
            <w:rFonts w:ascii="TimesNewRomanPSMT" w:hAnsi="TimesNewRomanPSMT"/>
            <w:sz w:val="24"/>
            <w:szCs w:val="24"/>
          </w:rPr>
          <w:delText xml:space="preserve"> that</w:delText>
        </w:r>
      </w:del>
      <w:r>
        <w:rPr>
          <w:rFonts w:ascii="TimesNewRomanPSMT" w:hAnsi="TimesNewRomanPSMT"/>
          <w:sz w:val="24"/>
          <w:szCs w:val="24"/>
        </w:rPr>
        <w:t xml:space="preserve"> Husain’s paintings a</w:t>
      </w:r>
      <w:ins w:id="70" w:author="doctor" w:date="2014-06-17T11:43:00Z">
        <w:r w:rsidR="004638B3">
          <w:rPr>
            <w:rFonts w:ascii="TimesNewRomanPSMT" w:hAnsi="TimesNewRomanPSMT"/>
            <w:sz w:val="24"/>
            <w:szCs w:val="24"/>
          </w:rPr>
          <w:t>s</w:t>
        </w:r>
      </w:ins>
      <w:del w:id="71" w:author="doctor" w:date="2014-06-17T11:43:00Z">
        <w:r w:rsidDel="004638B3">
          <w:rPr>
            <w:rFonts w:ascii="TimesNewRomanPSMT" w:hAnsi="TimesNewRomanPSMT"/>
            <w:sz w:val="24"/>
            <w:szCs w:val="24"/>
          </w:rPr>
          <w:delText>re</w:delText>
        </w:r>
      </w:del>
      <w:r>
        <w:rPr>
          <w:rFonts w:ascii="TimesNewRomanPSMT" w:hAnsi="TimesNewRomanPSMT"/>
          <w:sz w:val="24"/>
          <w:szCs w:val="24"/>
        </w:rPr>
        <w:t xml:space="preserve"> artworks. A large section of urban intelligentsia also rallied behind Husain</w:t>
      </w:r>
      <w:ins w:id="72" w:author="doctor" w:date="2014-06-17T11:43:00Z">
        <w:r w:rsidR="004638B3">
          <w:rPr>
            <w:rFonts w:ascii="TimesNewRomanPSMT" w:hAnsi="TimesNewRomanPSMT"/>
            <w:sz w:val="24"/>
            <w:szCs w:val="24"/>
          </w:rPr>
          <w:t>,</w:t>
        </w:r>
      </w:ins>
      <w:del w:id="73" w:author="doctor" w:date="2014-06-17T11:43:00Z">
        <w:r w:rsidDel="004638B3">
          <w:rPr>
            <w:rFonts w:ascii="TimesNewRomanPSMT" w:hAnsi="TimesNewRomanPSMT"/>
            <w:sz w:val="24"/>
            <w:szCs w:val="24"/>
          </w:rPr>
          <w:delText xml:space="preserve"> by</w:delText>
        </w:r>
      </w:del>
      <w:r>
        <w:rPr>
          <w:rFonts w:ascii="TimesNewRomanPSMT" w:hAnsi="TimesNewRomanPSMT"/>
          <w:sz w:val="24"/>
          <w:szCs w:val="24"/>
        </w:rPr>
        <w:t xml:space="preserve"> offering him emotional and intellectual support. </w:t>
      </w:r>
    </w:p>
    <w:p w14:paraId="6511104A" w14:textId="77777777" w:rsidR="00405393" w:rsidRDefault="00405393"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rPr>
          <w:ins w:id="74" w:author="john xaviers" w:date="2014-06-14T22:03:00Z"/>
          <w:rFonts w:ascii="TimesNewRomanPSMT" w:hAnsi="TimesNewRomanPSMT"/>
          <w:sz w:val="24"/>
          <w:szCs w:val="24"/>
        </w:rPr>
      </w:pPr>
    </w:p>
    <w:p w14:paraId="52596464" w14:textId="42DBE4D6" w:rsidR="00405393" w:rsidRDefault="00405393" w:rsidP="00A158BA">
      <w:pPr>
        <w:spacing w:line="270" w:lineRule="atLeast"/>
        <w:rPr>
          <w:ins w:id="75" w:author="john xaviers" w:date="2014-06-14T22:04:00Z"/>
          <w:rFonts w:ascii="inherit" w:eastAsia="Times New Roman" w:hAnsi="inherit" w:cs="Times New Roman"/>
          <w:color w:val="666666"/>
          <w:sz w:val="18"/>
          <w:szCs w:val="18"/>
          <w:lang w:val="en-US"/>
        </w:rPr>
      </w:pPr>
      <w:ins w:id="76" w:author="john xaviers" w:date="2014-06-14T22:04:00Z">
        <w:r>
          <w:rPr>
            <w:noProof/>
            <w:lang w:eastAsia="en-GB"/>
          </w:rPr>
          <w:drawing>
            <wp:inline distT="0" distB="0" distL="0" distR="0" wp14:anchorId="219140BF" wp14:editId="5E047F8A">
              <wp:extent cx="5731510" cy="445332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453329"/>
                      </a:xfrm>
                      <a:prstGeom prst="rect">
                        <a:avLst/>
                      </a:prstGeom>
                      <a:noFill/>
                      <a:ln>
                        <a:noFill/>
                      </a:ln>
                    </pic:spPr>
                  </pic:pic>
                </a:graphicData>
              </a:graphic>
            </wp:inline>
          </w:drawing>
        </w:r>
        <w:r w:rsidRPr="00405393">
          <w:rPr>
            <w:rFonts w:ascii="inherit" w:eastAsia="Times New Roman" w:hAnsi="inherit" w:cs="Times New Roman"/>
            <w:color w:val="333333"/>
            <w:sz w:val="21"/>
            <w:szCs w:val="21"/>
            <w:bdr w:val="none" w:sz="0" w:space="0" w:color="auto" w:frame="1"/>
            <w:shd w:val="clear" w:color="auto" w:fill="FFFFFF"/>
            <w:lang w:val="en-US"/>
          </w:rPr>
          <w:fldChar w:fldCharType="begin"/>
        </w:r>
        <w:r w:rsidRPr="00405393">
          <w:rPr>
            <w:rFonts w:ascii="inherit" w:eastAsia="Times New Roman" w:hAnsi="inherit" w:cs="Times New Roman"/>
            <w:color w:val="333333"/>
            <w:sz w:val="21"/>
            <w:szCs w:val="21"/>
            <w:bdr w:val="none" w:sz="0" w:space="0" w:color="auto" w:frame="1"/>
            <w:shd w:val="clear" w:color="auto" w:fill="FFFFFF"/>
            <w:lang w:val="en-US"/>
          </w:rPr>
          <w:instrText xml:space="preserve"> HYPERLINK "http://www.knma.in/artwork/yatra-0" </w:instrText>
        </w:r>
        <w:r w:rsidRPr="00405393">
          <w:rPr>
            <w:rFonts w:ascii="inherit" w:eastAsia="Times New Roman" w:hAnsi="inherit" w:cs="Times New Roman"/>
            <w:color w:val="333333"/>
            <w:sz w:val="21"/>
            <w:szCs w:val="21"/>
            <w:bdr w:val="none" w:sz="0" w:space="0" w:color="auto" w:frame="1"/>
            <w:shd w:val="clear" w:color="auto" w:fill="FFFFFF"/>
            <w:lang w:val="en-US"/>
          </w:rPr>
          <w:fldChar w:fldCharType="separate"/>
        </w:r>
        <w:proofErr w:type="spellStart"/>
        <w:r w:rsidRPr="00405393">
          <w:rPr>
            <w:rFonts w:ascii="inherit" w:eastAsia="Times New Roman" w:hAnsi="inherit" w:cs="Times New Roman"/>
            <w:color w:val="333333"/>
            <w:sz w:val="21"/>
            <w:szCs w:val="21"/>
            <w:u w:val="single"/>
            <w:bdr w:val="none" w:sz="0" w:space="0" w:color="auto" w:frame="1"/>
            <w:shd w:val="clear" w:color="auto" w:fill="FFFFFF"/>
            <w:lang w:val="en-US"/>
          </w:rPr>
          <w:t>Yatra</w:t>
        </w:r>
        <w:proofErr w:type="spellEnd"/>
        <w:r w:rsidRPr="00405393">
          <w:rPr>
            <w:rFonts w:ascii="inherit" w:eastAsia="Times New Roman" w:hAnsi="inherit" w:cs="Times New Roman"/>
            <w:color w:val="333333"/>
            <w:sz w:val="21"/>
            <w:szCs w:val="21"/>
            <w:bdr w:val="none" w:sz="0" w:space="0" w:color="auto" w:frame="1"/>
            <w:shd w:val="clear" w:color="auto" w:fill="FFFFFF"/>
            <w:lang w:val="en-US"/>
          </w:rPr>
          <w:fldChar w:fldCharType="end"/>
        </w:r>
        <w:r w:rsidRPr="00405393">
          <w:rPr>
            <w:rFonts w:ascii="inherit" w:eastAsia="Times New Roman" w:hAnsi="inherit" w:cs="Times New Roman"/>
            <w:color w:val="333333"/>
            <w:sz w:val="21"/>
            <w:szCs w:val="21"/>
            <w:bdr w:val="none" w:sz="0" w:space="0" w:color="auto" w:frame="1"/>
            <w:shd w:val="clear" w:color="auto" w:fill="FFFFFF"/>
            <w:lang w:val="en-US"/>
          </w:rPr>
          <w:t> | M F Husain</w:t>
        </w:r>
        <w:r>
          <w:rPr>
            <w:rFonts w:ascii="inherit" w:eastAsia="Times New Roman" w:hAnsi="inherit" w:cs="Times New Roman"/>
            <w:color w:val="333333"/>
            <w:sz w:val="21"/>
            <w:szCs w:val="21"/>
            <w:bdr w:val="none" w:sz="0" w:space="0" w:color="auto" w:frame="1"/>
            <w:shd w:val="clear" w:color="auto" w:fill="FFFFFF"/>
            <w:lang w:val="en-US"/>
          </w:rPr>
          <w:br/>
        </w:r>
        <w:r w:rsidRPr="00405393">
          <w:rPr>
            <w:rFonts w:ascii="inherit" w:eastAsia="Times New Roman" w:hAnsi="inherit" w:cs="Times New Roman"/>
            <w:color w:val="666666"/>
            <w:sz w:val="18"/>
            <w:szCs w:val="18"/>
            <w:bdr w:val="none" w:sz="0" w:space="0" w:color="auto" w:frame="1"/>
            <w:lang w:val="en-US"/>
          </w:rPr>
          <w:t>Oil on canvas</w:t>
        </w:r>
        <w:r>
          <w:rPr>
            <w:rFonts w:ascii="inherit" w:eastAsia="Times New Roman" w:hAnsi="inherit" w:cs="Times New Roman"/>
            <w:color w:val="333333"/>
            <w:sz w:val="21"/>
            <w:szCs w:val="21"/>
            <w:bdr w:val="none" w:sz="0" w:space="0" w:color="auto" w:frame="1"/>
            <w:shd w:val="clear" w:color="auto" w:fill="FFFFFF"/>
            <w:lang w:val="en-US"/>
          </w:rPr>
          <w:br/>
        </w:r>
        <w:r w:rsidRPr="00405393">
          <w:rPr>
            <w:rFonts w:ascii="inherit" w:eastAsia="Times New Roman" w:hAnsi="inherit" w:cs="Times New Roman"/>
            <w:color w:val="666666"/>
            <w:sz w:val="18"/>
            <w:szCs w:val="18"/>
            <w:lang w:val="en-US"/>
          </w:rPr>
          <w:t>1955</w:t>
        </w:r>
      </w:ins>
    </w:p>
    <w:p w14:paraId="08E6C401" w14:textId="17FA212C" w:rsidR="00405393" w:rsidRDefault="00405393" w:rsidP="00A158BA">
      <w:pPr>
        <w:spacing w:line="270" w:lineRule="atLeast"/>
        <w:rPr>
          <w:ins w:id="77" w:author="john xaviers" w:date="2014-06-14T22:34:00Z"/>
          <w:rFonts w:ascii="inherit" w:eastAsia="Times New Roman" w:hAnsi="inherit" w:cs="Times New Roman"/>
          <w:color w:val="666666"/>
          <w:sz w:val="18"/>
          <w:szCs w:val="18"/>
          <w:lang w:val="en-US"/>
        </w:rPr>
      </w:pPr>
      <w:ins w:id="78" w:author="john xaviers" w:date="2014-06-14T22:04:00Z">
        <w:r>
          <w:rPr>
            <w:rFonts w:ascii="inherit" w:eastAsia="Times New Roman" w:hAnsi="inherit" w:cs="Times New Roman"/>
            <w:color w:val="666666"/>
            <w:sz w:val="18"/>
            <w:szCs w:val="18"/>
            <w:lang w:val="en-US"/>
          </w:rPr>
          <w:t xml:space="preserve">Collection: </w:t>
        </w:r>
        <w:proofErr w:type="spellStart"/>
        <w:r>
          <w:rPr>
            <w:rFonts w:ascii="inherit" w:eastAsia="Times New Roman" w:hAnsi="inherit" w:cs="Times New Roman"/>
            <w:color w:val="666666"/>
            <w:sz w:val="18"/>
            <w:szCs w:val="18"/>
            <w:lang w:val="en-US"/>
          </w:rPr>
          <w:t>Kiran</w:t>
        </w:r>
        <w:proofErr w:type="spellEnd"/>
        <w:r>
          <w:rPr>
            <w:rFonts w:ascii="inherit" w:eastAsia="Times New Roman" w:hAnsi="inherit" w:cs="Times New Roman"/>
            <w:color w:val="666666"/>
            <w:sz w:val="18"/>
            <w:szCs w:val="18"/>
            <w:lang w:val="en-US"/>
          </w:rPr>
          <w:t xml:space="preserve"> </w:t>
        </w:r>
        <w:proofErr w:type="spellStart"/>
        <w:r>
          <w:rPr>
            <w:rFonts w:ascii="inherit" w:eastAsia="Times New Roman" w:hAnsi="inherit" w:cs="Times New Roman"/>
            <w:color w:val="666666"/>
            <w:sz w:val="18"/>
            <w:szCs w:val="18"/>
            <w:lang w:val="en-US"/>
          </w:rPr>
          <w:t>Nadar</w:t>
        </w:r>
        <w:proofErr w:type="spellEnd"/>
        <w:r>
          <w:rPr>
            <w:rFonts w:ascii="inherit" w:eastAsia="Times New Roman" w:hAnsi="inherit" w:cs="Times New Roman"/>
            <w:color w:val="666666"/>
            <w:sz w:val="18"/>
            <w:szCs w:val="18"/>
            <w:lang w:val="en-US"/>
          </w:rPr>
          <w:t xml:space="preserve"> Museum of Art </w:t>
        </w:r>
      </w:ins>
    </w:p>
    <w:p w14:paraId="6C329F6B" w14:textId="77777777" w:rsidR="000B1159" w:rsidRPr="006955C0" w:rsidRDefault="000B1159" w:rsidP="000B1159">
      <w:pPr>
        <w:shd w:val="clear" w:color="auto" w:fill="FFFFFF"/>
        <w:spacing w:line="270" w:lineRule="atLeast"/>
        <w:rPr>
          <w:ins w:id="79" w:author="john xaviers" w:date="2014-06-14T22:34:00Z"/>
          <w:rFonts w:ascii="inherit" w:eastAsia="Times New Roman" w:hAnsi="inherit" w:cs="Times New Roman"/>
          <w:color w:val="666666"/>
          <w:sz w:val="18"/>
          <w:szCs w:val="18"/>
        </w:rPr>
      </w:pPr>
      <w:ins w:id="80" w:author="john xaviers" w:date="2014-06-14T22:34:00Z">
        <w:r w:rsidRPr="00476899">
          <w:rPr>
            <w:rFonts w:ascii="inherit" w:eastAsia="Times New Roman" w:hAnsi="inherit" w:cs="Times New Roman"/>
            <w:color w:val="666666"/>
            <w:sz w:val="18"/>
            <w:szCs w:val="18"/>
          </w:rPr>
          <w:t>http://www.knma.in/highlight-from-the-collection?page=24</w:t>
        </w:r>
      </w:ins>
    </w:p>
    <w:p w14:paraId="5B7327A3" w14:textId="77777777" w:rsidR="000B1159" w:rsidRPr="00405393" w:rsidRDefault="000B1159" w:rsidP="00A158BA">
      <w:pPr>
        <w:spacing w:line="270" w:lineRule="atLeast"/>
        <w:rPr>
          <w:ins w:id="81" w:author="john xaviers" w:date="2014-06-14T22:04:00Z"/>
          <w:rFonts w:ascii="inherit" w:eastAsia="Times New Roman" w:hAnsi="inherit" w:cs="Times New Roman"/>
          <w:color w:val="333333"/>
          <w:sz w:val="21"/>
          <w:szCs w:val="21"/>
          <w:bdr w:val="none" w:sz="0" w:space="0" w:color="auto" w:frame="1"/>
          <w:shd w:val="clear" w:color="auto" w:fill="FFFFFF"/>
          <w:lang w:val="en-US"/>
          <w:rPrChange w:id="82" w:author="john xaviers" w:date="2014-06-14T22:04:00Z">
            <w:rPr>
              <w:ins w:id="83" w:author="john xaviers" w:date="2014-06-14T22:04:00Z"/>
              <w:rFonts w:ascii="inherit" w:eastAsia="Times New Roman" w:hAnsi="inherit" w:cs="Times New Roman"/>
              <w:color w:val="666666"/>
              <w:sz w:val="18"/>
              <w:szCs w:val="18"/>
              <w:lang w:val="en-US"/>
            </w:rPr>
          </w:rPrChange>
        </w:rPr>
      </w:pPr>
    </w:p>
    <w:p w14:paraId="5AAAC43E" w14:textId="6EF9D159" w:rsidR="00405393" w:rsidRDefault="00405393"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rPr>
          <w:ins w:id="84" w:author="john xaviers" w:date="2014-06-14T22:07:00Z"/>
        </w:rPr>
      </w:pPr>
    </w:p>
    <w:p w14:paraId="46D13A1D" w14:textId="603EC452" w:rsidR="004638B3" w:rsidRDefault="004638B3" w:rsidP="00A158BA">
      <w:pPr>
        <w:spacing w:after="0" w:line="240" w:lineRule="auto"/>
        <w:ind w:hanging="480"/>
        <w:rPr>
          <w:ins w:id="85" w:author="doctor" w:date="2014-06-17T11:35:00Z"/>
          <w:rFonts w:ascii="Times" w:eastAsia="Times New Roman" w:hAnsi="Times" w:cs="Times New Roman"/>
          <w:sz w:val="20"/>
          <w:szCs w:val="20"/>
          <w:lang w:val="en-US"/>
        </w:rPr>
      </w:pPr>
      <w:ins w:id="86" w:author="doctor" w:date="2014-06-17T11:35:00Z">
        <w:r>
          <w:rPr>
            <w:rFonts w:ascii="Times" w:eastAsia="Times New Roman" w:hAnsi="Times" w:cs="Times New Roman"/>
            <w:sz w:val="20"/>
            <w:szCs w:val="20"/>
            <w:lang w:val="en-US"/>
          </w:rPr>
          <w:t>References and further reading:</w:t>
        </w:r>
      </w:ins>
    </w:p>
    <w:p w14:paraId="62FE6557" w14:textId="77777777" w:rsidR="004638B3" w:rsidRDefault="004638B3" w:rsidP="00A158BA">
      <w:pPr>
        <w:spacing w:after="0" w:line="240" w:lineRule="auto"/>
        <w:ind w:hanging="480"/>
        <w:rPr>
          <w:ins w:id="87" w:author="doctor" w:date="2014-06-17T11:35:00Z"/>
          <w:rFonts w:ascii="Times" w:eastAsia="Times New Roman" w:hAnsi="Times" w:cs="Times New Roman"/>
          <w:sz w:val="20"/>
          <w:szCs w:val="20"/>
          <w:lang w:val="en-US"/>
        </w:rPr>
      </w:pPr>
    </w:p>
    <w:p w14:paraId="6EE5042F" w14:textId="77777777" w:rsidR="00A158BA" w:rsidRPr="00A158BA" w:rsidRDefault="00A158BA" w:rsidP="00A158BA">
      <w:pPr>
        <w:spacing w:after="0" w:line="240" w:lineRule="auto"/>
        <w:ind w:hanging="480"/>
        <w:rPr>
          <w:ins w:id="88" w:author="john xaviers" w:date="2014-06-14T22:25:00Z"/>
          <w:rFonts w:ascii="Times" w:eastAsia="Times New Roman" w:hAnsi="Times" w:cs="Times New Roman"/>
          <w:sz w:val="20"/>
          <w:szCs w:val="20"/>
          <w:lang w:val="en-US"/>
        </w:rPr>
      </w:pPr>
      <w:ins w:id="89" w:author="john xaviers" w:date="2014-06-14T22:25:00Z">
        <w:r w:rsidRPr="00A158BA">
          <w:rPr>
            <w:rFonts w:ascii="Times" w:eastAsia="Times New Roman" w:hAnsi="Times" w:cs="Times New Roman"/>
            <w:sz w:val="20"/>
            <w:szCs w:val="20"/>
            <w:lang w:val="en-US"/>
          </w:rPr>
          <w:t xml:space="preserve">Adams, Tim. “MF Husain: The Barefoot ‘Picasso’ of Indian Art.” </w:t>
        </w:r>
        <w:r w:rsidRPr="00A158BA">
          <w:rPr>
            <w:rFonts w:ascii="Times" w:eastAsia="Times New Roman" w:hAnsi="Times" w:cs="Times New Roman"/>
            <w:i/>
            <w:iCs/>
            <w:sz w:val="20"/>
            <w:szCs w:val="20"/>
            <w:lang w:val="en-US"/>
          </w:rPr>
          <w:t>The Guardian</w:t>
        </w:r>
        <w:r w:rsidRPr="00A158BA">
          <w:rPr>
            <w:rFonts w:ascii="Times" w:eastAsia="Times New Roman" w:hAnsi="Times" w:cs="Times New Roman"/>
            <w:sz w:val="20"/>
            <w:szCs w:val="20"/>
            <w:lang w:val="en-US"/>
          </w:rPr>
          <w:t>, June 1, 2014, sec. Art and design. http://www.theguardian.com/artanddesign/2014/jun/01/mf-husain-barefoot-picasso-indian-art-civilization.</w:t>
        </w:r>
      </w:ins>
    </w:p>
    <w:p w14:paraId="62DE6C51" w14:textId="77777777" w:rsidR="00A158BA" w:rsidRPr="00A158BA" w:rsidRDefault="00A158BA" w:rsidP="00A158BA">
      <w:pPr>
        <w:spacing w:after="0" w:line="240" w:lineRule="auto"/>
        <w:ind w:hanging="480"/>
        <w:rPr>
          <w:ins w:id="90" w:author="john xaviers" w:date="2014-06-14T22:25:00Z"/>
          <w:rFonts w:ascii="Times" w:eastAsia="Times New Roman" w:hAnsi="Times" w:cs="Times New Roman"/>
          <w:sz w:val="20"/>
          <w:szCs w:val="20"/>
          <w:lang w:val="en-US"/>
        </w:rPr>
      </w:pPr>
      <w:proofErr w:type="spellStart"/>
      <w:ins w:id="91" w:author="john xaviers" w:date="2014-06-14T22:25:00Z">
        <w:r w:rsidRPr="00A158BA">
          <w:rPr>
            <w:rFonts w:ascii="Times" w:eastAsia="Times New Roman" w:hAnsi="Times" w:cs="Times New Roman"/>
            <w:sz w:val="20"/>
            <w:szCs w:val="20"/>
            <w:lang w:val="en-US"/>
          </w:rPr>
          <w:t>Dalmia</w:t>
        </w:r>
        <w:proofErr w:type="spellEnd"/>
        <w:r w:rsidRPr="00A158BA">
          <w:rPr>
            <w:rFonts w:ascii="Times" w:eastAsia="Times New Roman" w:hAnsi="Times" w:cs="Times New Roman"/>
            <w:sz w:val="20"/>
            <w:szCs w:val="20"/>
            <w:lang w:val="en-US"/>
          </w:rPr>
          <w:t xml:space="preserve">, </w:t>
        </w:r>
        <w:proofErr w:type="spellStart"/>
        <w:r w:rsidRPr="00A158BA">
          <w:rPr>
            <w:rFonts w:ascii="Times" w:eastAsia="Times New Roman" w:hAnsi="Times" w:cs="Times New Roman"/>
            <w:sz w:val="20"/>
            <w:szCs w:val="20"/>
            <w:lang w:val="en-US"/>
          </w:rPr>
          <w:t>Yashodhara</w:t>
        </w:r>
        <w:proofErr w:type="spellEnd"/>
        <w:r w:rsidRPr="00A158BA">
          <w:rPr>
            <w:rFonts w:ascii="Times" w:eastAsia="Times New Roman" w:hAnsi="Times" w:cs="Times New Roman"/>
            <w:sz w:val="20"/>
            <w:szCs w:val="20"/>
            <w:lang w:val="en-US"/>
          </w:rPr>
          <w:t xml:space="preserve">. </w:t>
        </w:r>
        <w:r w:rsidRPr="00A158BA">
          <w:rPr>
            <w:rFonts w:ascii="Times" w:eastAsia="Times New Roman" w:hAnsi="Times" w:cs="Times New Roman"/>
            <w:i/>
            <w:iCs/>
            <w:sz w:val="20"/>
            <w:szCs w:val="20"/>
            <w:lang w:val="en-US"/>
          </w:rPr>
          <w:t>The Making of Modern Indian Art: The Progressives</w:t>
        </w:r>
        <w:r w:rsidRPr="00A158BA">
          <w:rPr>
            <w:rFonts w:ascii="Times" w:eastAsia="Times New Roman" w:hAnsi="Times" w:cs="Times New Roman"/>
            <w:sz w:val="20"/>
            <w:szCs w:val="20"/>
            <w:lang w:val="en-US"/>
          </w:rPr>
          <w:t>. New Delhi</w:t>
        </w:r>
        <w:r w:rsidRPr="00A158BA">
          <w:rPr>
            <w:rFonts w:ascii="Times New Roman" w:eastAsia="Times New Roman" w:hAnsi="Times New Roman" w:cs="Times New Roman"/>
            <w:sz w:val="20"/>
            <w:szCs w:val="20"/>
            <w:lang w:val="en-US"/>
          </w:rPr>
          <w:t> </w:t>
        </w:r>
        <w:r w:rsidRPr="00A158BA">
          <w:rPr>
            <w:rFonts w:ascii="Times" w:eastAsia="Times New Roman" w:hAnsi="Times" w:cs="Times New Roman"/>
            <w:sz w:val="20"/>
            <w:szCs w:val="20"/>
            <w:lang w:val="en-US"/>
          </w:rPr>
          <w:t>; New York: Oxford University Press, 2001.</w:t>
        </w:r>
      </w:ins>
    </w:p>
    <w:p w14:paraId="09EE5956" w14:textId="77777777" w:rsidR="00A158BA" w:rsidRPr="00A158BA" w:rsidRDefault="00A158BA" w:rsidP="00A158BA">
      <w:pPr>
        <w:spacing w:after="0" w:line="240" w:lineRule="auto"/>
        <w:ind w:hanging="480"/>
        <w:rPr>
          <w:ins w:id="92" w:author="john xaviers" w:date="2014-06-14T22:25:00Z"/>
          <w:rFonts w:ascii="Times" w:eastAsia="Times New Roman" w:hAnsi="Times" w:cs="Times New Roman"/>
          <w:sz w:val="20"/>
          <w:szCs w:val="20"/>
          <w:lang w:val="en-US"/>
        </w:rPr>
      </w:pPr>
      <w:ins w:id="93" w:author="john xaviers" w:date="2014-06-14T22:25:00Z">
        <w:r w:rsidRPr="00A158BA">
          <w:rPr>
            <w:rFonts w:ascii="Times" w:eastAsia="Times New Roman" w:hAnsi="Times" w:cs="Times New Roman"/>
            <w:sz w:val="20"/>
            <w:szCs w:val="20"/>
            <w:lang w:val="en-US"/>
          </w:rPr>
          <w:t xml:space="preserve">Husain, M.F., and K. Mohamed. </w:t>
        </w:r>
        <w:r w:rsidRPr="00A158BA">
          <w:rPr>
            <w:rFonts w:ascii="Times" w:eastAsia="Times New Roman" w:hAnsi="Times" w:cs="Times New Roman"/>
            <w:i/>
            <w:iCs/>
            <w:sz w:val="20"/>
            <w:szCs w:val="20"/>
            <w:lang w:val="en-US"/>
          </w:rPr>
          <w:t>Where Art Thou: An Autobiography</w:t>
        </w:r>
        <w:r w:rsidRPr="00A158BA">
          <w:rPr>
            <w:rFonts w:ascii="Times" w:eastAsia="Times New Roman" w:hAnsi="Times" w:cs="Times New Roman"/>
            <w:sz w:val="20"/>
            <w:szCs w:val="20"/>
            <w:lang w:val="en-US"/>
          </w:rPr>
          <w:t xml:space="preserve">. </w:t>
        </w:r>
        <w:proofErr w:type="gramStart"/>
        <w:r w:rsidRPr="00A158BA">
          <w:rPr>
            <w:rFonts w:ascii="Times" w:eastAsia="Times New Roman" w:hAnsi="Times" w:cs="Times New Roman"/>
            <w:sz w:val="20"/>
            <w:szCs w:val="20"/>
            <w:lang w:val="en-US"/>
          </w:rPr>
          <w:t xml:space="preserve">M.F. Husain Foundation with </w:t>
        </w:r>
        <w:proofErr w:type="spellStart"/>
        <w:r w:rsidRPr="00A158BA">
          <w:rPr>
            <w:rFonts w:ascii="Times" w:eastAsia="Times New Roman" w:hAnsi="Times" w:cs="Times New Roman"/>
            <w:sz w:val="20"/>
            <w:szCs w:val="20"/>
            <w:lang w:val="en-US"/>
          </w:rPr>
          <w:t>Pundole</w:t>
        </w:r>
        <w:proofErr w:type="spellEnd"/>
        <w:r w:rsidRPr="00A158BA">
          <w:rPr>
            <w:rFonts w:ascii="Times" w:eastAsia="Times New Roman" w:hAnsi="Times" w:cs="Times New Roman"/>
            <w:sz w:val="20"/>
            <w:szCs w:val="20"/>
            <w:lang w:val="en-US"/>
          </w:rPr>
          <w:t xml:space="preserve"> Art Gallery, 2002.</w:t>
        </w:r>
        <w:proofErr w:type="gramEnd"/>
        <w:r w:rsidRPr="00A158BA">
          <w:rPr>
            <w:rFonts w:ascii="Times" w:eastAsia="Times New Roman" w:hAnsi="Times" w:cs="Times New Roman"/>
            <w:sz w:val="20"/>
            <w:szCs w:val="20"/>
            <w:lang w:val="en-US"/>
          </w:rPr>
          <w:t xml:space="preserve"> http://books.google.co.in/books?id=MvXVAAAAMAAJ.</w:t>
        </w:r>
      </w:ins>
    </w:p>
    <w:p w14:paraId="17E60007" w14:textId="77777777" w:rsidR="00A158BA" w:rsidRPr="00A158BA" w:rsidRDefault="00A158BA" w:rsidP="00A158BA">
      <w:pPr>
        <w:spacing w:after="0" w:line="240" w:lineRule="auto"/>
        <w:ind w:hanging="480"/>
        <w:rPr>
          <w:ins w:id="94" w:author="john xaviers" w:date="2014-06-14T22:25:00Z"/>
          <w:rFonts w:ascii="Times" w:eastAsia="Times New Roman" w:hAnsi="Times" w:cs="Times New Roman"/>
          <w:sz w:val="20"/>
          <w:szCs w:val="20"/>
          <w:lang w:val="en-US"/>
        </w:rPr>
      </w:pPr>
      <w:proofErr w:type="spellStart"/>
      <w:ins w:id="95" w:author="john xaviers" w:date="2014-06-14T22:25:00Z">
        <w:r w:rsidRPr="00A158BA">
          <w:rPr>
            <w:rFonts w:ascii="Times" w:eastAsia="Times New Roman" w:hAnsi="Times" w:cs="Times New Roman"/>
            <w:sz w:val="20"/>
            <w:szCs w:val="20"/>
            <w:lang w:val="en-US"/>
          </w:rPr>
          <w:t>Kapur</w:t>
        </w:r>
        <w:proofErr w:type="spellEnd"/>
        <w:r w:rsidRPr="00A158BA">
          <w:rPr>
            <w:rFonts w:ascii="Times" w:eastAsia="Times New Roman" w:hAnsi="Times" w:cs="Times New Roman"/>
            <w:sz w:val="20"/>
            <w:szCs w:val="20"/>
            <w:lang w:val="en-US"/>
          </w:rPr>
          <w:t xml:space="preserve">, </w:t>
        </w:r>
        <w:proofErr w:type="spellStart"/>
        <w:r w:rsidRPr="00A158BA">
          <w:rPr>
            <w:rFonts w:ascii="Times" w:eastAsia="Times New Roman" w:hAnsi="Times" w:cs="Times New Roman"/>
            <w:sz w:val="20"/>
            <w:szCs w:val="20"/>
            <w:lang w:val="en-US"/>
          </w:rPr>
          <w:t>Geeta</w:t>
        </w:r>
        <w:proofErr w:type="spellEnd"/>
        <w:r w:rsidRPr="00A158BA">
          <w:rPr>
            <w:rFonts w:ascii="Times" w:eastAsia="Times New Roman" w:hAnsi="Times" w:cs="Times New Roman"/>
            <w:sz w:val="20"/>
            <w:szCs w:val="20"/>
            <w:lang w:val="en-US"/>
          </w:rPr>
          <w:t xml:space="preserve">. </w:t>
        </w:r>
        <w:proofErr w:type="gramStart"/>
        <w:r w:rsidRPr="00A158BA">
          <w:rPr>
            <w:rFonts w:ascii="Times" w:eastAsia="Times New Roman" w:hAnsi="Times" w:cs="Times New Roman"/>
            <w:i/>
            <w:iCs/>
            <w:sz w:val="20"/>
            <w:szCs w:val="20"/>
            <w:lang w:val="en-US"/>
          </w:rPr>
          <w:t>Contemporary Indian Artists</w:t>
        </w:r>
        <w:r w:rsidRPr="00A158BA">
          <w:rPr>
            <w:rFonts w:ascii="Times" w:eastAsia="Times New Roman" w:hAnsi="Times" w:cs="Times New Roman"/>
            <w:sz w:val="20"/>
            <w:szCs w:val="20"/>
            <w:lang w:val="en-US"/>
          </w:rPr>
          <w:t>.</w:t>
        </w:r>
        <w:proofErr w:type="gramEnd"/>
        <w:r w:rsidRPr="00A158BA">
          <w:rPr>
            <w:rFonts w:ascii="Times" w:eastAsia="Times New Roman" w:hAnsi="Times" w:cs="Times New Roman"/>
            <w:sz w:val="20"/>
            <w:szCs w:val="20"/>
            <w:lang w:val="en-US"/>
          </w:rPr>
          <w:t xml:space="preserve"> New Delhi: </w:t>
        </w:r>
        <w:proofErr w:type="spellStart"/>
        <w:r w:rsidRPr="00A158BA">
          <w:rPr>
            <w:rFonts w:ascii="Times" w:eastAsia="Times New Roman" w:hAnsi="Times" w:cs="Times New Roman"/>
            <w:sz w:val="20"/>
            <w:szCs w:val="20"/>
            <w:lang w:val="en-US"/>
          </w:rPr>
          <w:t>Vikas</w:t>
        </w:r>
        <w:proofErr w:type="spellEnd"/>
        <w:r w:rsidRPr="00A158BA">
          <w:rPr>
            <w:rFonts w:ascii="Times" w:eastAsia="Times New Roman" w:hAnsi="Times" w:cs="Times New Roman"/>
            <w:sz w:val="20"/>
            <w:szCs w:val="20"/>
            <w:lang w:val="en-US"/>
          </w:rPr>
          <w:t>, 1978.</w:t>
        </w:r>
      </w:ins>
    </w:p>
    <w:p w14:paraId="6D9BC077" w14:textId="77777777" w:rsidR="00A158BA" w:rsidRPr="00A158BA" w:rsidRDefault="00A158BA" w:rsidP="00A158BA">
      <w:pPr>
        <w:spacing w:after="0" w:line="240" w:lineRule="auto"/>
        <w:ind w:hanging="480"/>
        <w:rPr>
          <w:ins w:id="96" w:author="john xaviers" w:date="2014-06-14T22:25:00Z"/>
          <w:rFonts w:ascii="Times" w:eastAsia="Times New Roman" w:hAnsi="Times" w:cs="Times New Roman"/>
          <w:sz w:val="20"/>
          <w:szCs w:val="20"/>
          <w:lang w:val="en-US"/>
        </w:rPr>
      </w:pPr>
      <w:ins w:id="97" w:author="john xaviers" w:date="2014-06-14T22:25:00Z">
        <w:r w:rsidRPr="00A158BA">
          <w:rPr>
            <w:rFonts w:ascii="Times" w:eastAsia="Times New Roman" w:hAnsi="Times" w:cs="Times New Roman"/>
            <w:sz w:val="20"/>
            <w:szCs w:val="20"/>
            <w:lang w:val="en-US"/>
          </w:rPr>
          <w:t xml:space="preserve">“M.F. Husain (Indian Artist).” </w:t>
        </w:r>
        <w:r w:rsidRPr="00A158BA">
          <w:rPr>
            <w:rFonts w:ascii="Times" w:eastAsia="Times New Roman" w:hAnsi="Times" w:cs="Times New Roman"/>
            <w:i/>
            <w:iCs/>
            <w:sz w:val="20"/>
            <w:szCs w:val="20"/>
            <w:lang w:val="en-US"/>
          </w:rPr>
          <w:t>Encyclopedia Britannica</w:t>
        </w:r>
        <w:r w:rsidRPr="00A158BA">
          <w:rPr>
            <w:rFonts w:ascii="Times" w:eastAsia="Times New Roman" w:hAnsi="Times" w:cs="Times New Roman"/>
            <w:sz w:val="20"/>
            <w:szCs w:val="20"/>
            <w:lang w:val="en-US"/>
          </w:rPr>
          <w:t>. Accessed June 14, 2014. http://www.britannica.com/EBchecked/topic/1129293/MF-Husain.</w:t>
        </w:r>
      </w:ins>
    </w:p>
    <w:p w14:paraId="0B3390B7" w14:textId="77777777" w:rsidR="00A158BA" w:rsidRPr="00A158BA" w:rsidRDefault="00A158BA" w:rsidP="00A158BA">
      <w:pPr>
        <w:spacing w:after="0" w:line="240" w:lineRule="auto"/>
        <w:ind w:hanging="480"/>
        <w:rPr>
          <w:ins w:id="98" w:author="john xaviers" w:date="2014-06-14T22:25:00Z"/>
          <w:rFonts w:ascii="Times" w:eastAsia="Times New Roman" w:hAnsi="Times" w:cs="Times New Roman"/>
          <w:sz w:val="20"/>
          <w:szCs w:val="20"/>
          <w:lang w:val="en-US"/>
        </w:rPr>
      </w:pPr>
      <w:proofErr w:type="spellStart"/>
      <w:ins w:id="99" w:author="john xaviers" w:date="2014-06-14T22:25:00Z">
        <w:r w:rsidRPr="00A158BA">
          <w:rPr>
            <w:rFonts w:ascii="Times" w:eastAsia="Times New Roman" w:hAnsi="Times" w:cs="Times New Roman"/>
            <w:sz w:val="20"/>
            <w:szCs w:val="20"/>
            <w:lang w:val="en-US"/>
          </w:rPr>
          <w:t>Ramaswamy</w:t>
        </w:r>
        <w:proofErr w:type="spellEnd"/>
        <w:r w:rsidRPr="00A158BA">
          <w:rPr>
            <w:rFonts w:ascii="Times" w:eastAsia="Times New Roman" w:hAnsi="Times" w:cs="Times New Roman"/>
            <w:sz w:val="20"/>
            <w:szCs w:val="20"/>
            <w:lang w:val="en-US"/>
          </w:rPr>
          <w:t xml:space="preserve">, </w:t>
        </w:r>
        <w:proofErr w:type="spellStart"/>
        <w:r w:rsidRPr="00A158BA">
          <w:rPr>
            <w:rFonts w:ascii="Times" w:eastAsia="Times New Roman" w:hAnsi="Times" w:cs="Times New Roman"/>
            <w:sz w:val="20"/>
            <w:szCs w:val="20"/>
            <w:lang w:val="en-US"/>
          </w:rPr>
          <w:t>Sumathi</w:t>
        </w:r>
        <w:proofErr w:type="spellEnd"/>
        <w:r w:rsidRPr="00A158BA">
          <w:rPr>
            <w:rFonts w:ascii="Times" w:eastAsia="Times New Roman" w:hAnsi="Times" w:cs="Times New Roman"/>
            <w:sz w:val="20"/>
            <w:szCs w:val="20"/>
            <w:lang w:val="en-US"/>
          </w:rPr>
          <w:t xml:space="preserve">, ed. </w:t>
        </w:r>
        <w:r w:rsidRPr="00A158BA">
          <w:rPr>
            <w:rFonts w:ascii="Times" w:eastAsia="Times New Roman" w:hAnsi="Times" w:cs="Times New Roman"/>
            <w:i/>
            <w:iCs/>
            <w:sz w:val="20"/>
            <w:szCs w:val="20"/>
            <w:lang w:val="en-US"/>
          </w:rPr>
          <w:t xml:space="preserve">Barefoot across the Nation: </w:t>
        </w:r>
        <w:proofErr w:type="spellStart"/>
        <w:r w:rsidRPr="00A158BA">
          <w:rPr>
            <w:rFonts w:ascii="Times" w:eastAsia="Times New Roman" w:hAnsi="Times" w:cs="Times New Roman"/>
            <w:i/>
            <w:iCs/>
            <w:sz w:val="20"/>
            <w:szCs w:val="20"/>
            <w:lang w:val="en-US"/>
          </w:rPr>
          <w:t>Maqbool</w:t>
        </w:r>
        <w:proofErr w:type="spellEnd"/>
        <w:r w:rsidRPr="00A158BA">
          <w:rPr>
            <w:rFonts w:ascii="Times" w:eastAsia="Times New Roman" w:hAnsi="Times" w:cs="Times New Roman"/>
            <w:i/>
            <w:iCs/>
            <w:sz w:val="20"/>
            <w:szCs w:val="20"/>
            <w:lang w:val="en-US"/>
          </w:rPr>
          <w:t xml:space="preserve"> </w:t>
        </w:r>
        <w:proofErr w:type="spellStart"/>
        <w:r w:rsidRPr="00A158BA">
          <w:rPr>
            <w:rFonts w:ascii="Times" w:eastAsia="Times New Roman" w:hAnsi="Times" w:cs="Times New Roman"/>
            <w:i/>
            <w:iCs/>
            <w:sz w:val="20"/>
            <w:szCs w:val="20"/>
            <w:lang w:val="en-US"/>
          </w:rPr>
          <w:t>Fida</w:t>
        </w:r>
        <w:proofErr w:type="spellEnd"/>
        <w:r w:rsidRPr="00A158BA">
          <w:rPr>
            <w:rFonts w:ascii="Times" w:eastAsia="Times New Roman" w:hAnsi="Times" w:cs="Times New Roman"/>
            <w:i/>
            <w:iCs/>
            <w:sz w:val="20"/>
            <w:szCs w:val="20"/>
            <w:lang w:val="en-US"/>
          </w:rPr>
          <w:t xml:space="preserve"> Husain and the Idea of India</w:t>
        </w:r>
        <w:r w:rsidRPr="00A158BA">
          <w:rPr>
            <w:rFonts w:ascii="Times" w:eastAsia="Times New Roman" w:hAnsi="Times" w:cs="Times New Roman"/>
            <w:sz w:val="20"/>
            <w:szCs w:val="20"/>
            <w:lang w:val="en-US"/>
          </w:rPr>
          <w:t xml:space="preserve">. </w:t>
        </w:r>
        <w:proofErr w:type="gramStart"/>
        <w:r w:rsidRPr="00A158BA">
          <w:rPr>
            <w:rFonts w:ascii="Times" w:eastAsia="Times New Roman" w:hAnsi="Times" w:cs="Times New Roman"/>
            <w:sz w:val="20"/>
            <w:szCs w:val="20"/>
            <w:lang w:val="en-US"/>
          </w:rPr>
          <w:t>Visual and Media Histories.</w:t>
        </w:r>
        <w:proofErr w:type="gramEnd"/>
        <w:r w:rsidRPr="00A158BA">
          <w:rPr>
            <w:rFonts w:ascii="Times" w:eastAsia="Times New Roman" w:hAnsi="Times" w:cs="Times New Roman"/>
            <w:sz w:val="20"/>
            <w:szCs w:val="20"/>
            <w:lang w:val="en-US"/>
          </w:rPr>
          <w:t xml:space="preserve"> New York: Routledge, 2011.</w:t>
        </w:r>
      </w:ins>
    </w:p>
    <w:p w14:paraId="54437D25" w14:textId="77777777" w:rsidR="00A158BA" w:rsidRPr="00A158BA" w:rsidRDefault="00A158BA" w:rsidP="00A158BA">
      <w:pPr>
        <w:spacing w:after="0" w:line="240" w:lineRule="auto"/>
        <w:ind w:hanging="480"/>
        <w:rPr>
          <w:ins w:id="100" w:author="john xaviers" w:date="2014-06-14T22:25:00Z"/>
          <w:rFonts w:ascii="Times" w:eastAsia="Times New Roman" w:hAnsi="Times" w:cs="Times New Roman"/>
          <w:sz w:val="20"/>
          <w:szCs w:val="20"/>
          <w:lang w:val="en-US"/>
        </w:rPr>
      </w:pPr>
      <w:proofErr w:type="spellStart"/>
      <w:ins w:id="101" w:author="john xaviers" w:date="2014-06-14T22:25:00Z">
        <w:r w:rsidRPr="00A158BA">
          <w:rPr>
            <w:rFonts w:ascii="Times" w:eastAsia="Times New Roman" w:hAnsi="Times" w:cs="Times New Roman"/>
            <w:sz w:val="20"/>
            <w:szCs w:val="20"/>
            <w:lang w:val="en-US"/>
          </w:rPr>
          <w:t>Sengupta</w:t>
        </w:r>
        <w:proofErr w:type="spellEnd"/>
        <w:r w:rsidRPr="00A158BA">
          <w:rPr>
            <w:rFonts w:ascii="Times" w:eastAsia="Times New Roman" w:hAnsi="Times" w:cs="Times New Roman"/>
            <w:sz w:val="20"/>
            <w:szCs w:val="20"/>
            <w:lang w:val="en-US"/>
          </w:rPr>
          <w:t xml:space="preserve">, </w:t>
        </w:r>
        <w:proofErr w:type="spellStart"/>
        <w:r w:rsidRPr="00A158BA">
          <w:rPr>
            <w:rFonts w:ascii="Times" w:eastAsia="Times New Roman" w:hAnsi="Times" w:cs="Times New Roman"/>
            <w:sz w:val="20"/>
            <w:szCs w:val="20"/>
            <w:lang w:val="en-US"/>
          </w:rPr>
          <w:t>Shuddhabrata</w:t>
        </w:r>
        <w:proofErr w:type="spellEnd"/>
        <w:r w:rsidRPr="00A158BA">
          <w:rPr>
            <w:rFonts w:ascii="Times" w:eastAsia="Times New Roman" w:hAnsi="Times" w:cs="Times New Roman"/>
            <w:sz w:val="20"/>
            <w:szCs w:val="20"/>
            <w:lang w:val="en-US"/>
          </w:rPr>
          <w:t>. “</w:t>
        </w:r>
        <w:proofErr w:type="spellStart"/>
        <w:r w:rsidRPr="00A158BA">
          <w:rPr>
            <w:rFonts w:ascii="Times" w:eastAsia="Times New Roman" w:hAnsi="Times" w:cs="Times New Roman"/>
            <w:sz w:val="20"/>
            <w:szCs w:val="20"/>
            <w:lang w:val="en-US"/>
          </w:rPr>
          <w:t>Alvida</w:t>
        </w:r>
        <w:proofErr w:type="spellEnd"/>
        <w:r w:rsidRPr="00A158BA">
          <w:rPr>
            <w:rFonts w:ascii="Times" w:eastAsia="Times New Roman" w:hAnsi="Times" w:cs="Times New Roman"/>
            <w:sz w:val="20"/>
            <w:szCs w:val="20"/>
            <w:lang w:val="en-US"/>
          </w:rPr>
          <w:t xml:space="preserve">, </w:t>
        </w:r>
        <w:proofErr w:type="spellStart"/>
        <w:r w:rsidRPr="00A158BA">
          <w:rPr>
            <w:rFonts w:ascii="Times" w:eastAsia="Times New Roman" w:hAnsi="Times" w:cs="Times New Roman"/>
            <w:sz w:val="20"/>
            <w:szCs w:val="20"/>
            <w:lang w:val="en-US"/>
          </w:rPr>
          <w:t>Maqbool</w:t>
        </w:r>
        <w:proofErr w:type="spellEnd"/>
        <w:r w:rsidRPr="00A158BA">
          <w:rPr>
            <w:rFonts w:ascii="Times" w:eastAsia="Times New Roman" w:hAnsi="Times" w:cs="Times New Roman"/>
            <w:sz w:val="20"/>
            <w:szCs w:val="20"/>
            <w:lang w:val="en-US"/>
          </w:rPr>
          <w:t xml:space="preserve"> </w:t>
        </w:r>
        <w:proofErr w:type="spellStart"/>
        <w:r w:rsidRPr="00A158BA">
          <w:rPr>
            <w:rFonts w:ascii="Times" w:eastAsia="Times New Roman" w:hAnsi="Times" w:cs="Times New Roman"/>
            <w:sz w:val="20"/>
            <w:szCs w:val="20"/>
            <w:lang w:val="en-US"/>
          </w:rPr>
          <w:t>Fida</w:t>
        </w:r>
        <w:proofErr w:type="spellEnd"/>
        <w:r w:rsidRPr="00A158BA">
          <w:rPr>
            <w:rFonts w:ascii="Times" w:eastAsia="Times New Roman" w:hAnsi="Times" w:cs="Times New Roman"/>
            <w:sz w:val="20"/>
            <w:szCs w:val="20"/>
            <w:lang w:val="en-US"/>
          </w:rPr>
          <w:t xml:space="preserve">: M.F. Husain, Free at Last.” </w:t>
        </w:r>
        <w:proofErr w:type="spellStart"/>
        <w:r w:rsidRPr="00A158BA">
          <w:rPr>
            <w:rFonts w:ascii="Times" w:eastAsia="Times New Roman" w:hAnsi="Times" w:cs="Times New Roman"/>
            <w:i/>
            <w:iCs/>
            <w:sz w:val="20"/>
            <w:szCs w:val="20"/>
            <w:lang w:val="en-US"/>
          </w:rPr>
          <w:t>Kafila</w:t>
        </w:r>
        <w:proofErr w:type="spellEnd"/>
        <w:r w:rsidRPr="00A158BA">
          <w:rPr>
            <w:rFonts w:ascii="Times" w:eastAsia="Times New Roman" w:hAnsi="Times" w:cs="Times New Roman"/>
            <w:sz w:val="20"/>
            <w:szCs w:val="20"/>
            <w:lang w:val="en-US"/>
          </w:rPr>
          <w:t>, June 10, 2011. http://kafila.org/2011/06/10/alvida-maqbool-fida-m-f-husain-free-at-last/.</w:t>
        </w:r>
      </w:ins>
    </w:p>
    <w:p w14:paraId="3C24C4EA" w14:textId="77777777" w:rsidR="00A158BA" w:rsidRPr="00A158BA" w:rsidRDefault="00A158BA" w:rsidP="00A158BA">
      <w:pPr>
        <w:spacing w:after="0" w:line="240" w:lineRule="auto"/>
        <w:ind w:hanging="480"/>
        <w:rPr>
          <w:ins w:id="102" w:author="john xaviers" w:date="2014-06-14T22:25:00Z"/>
          <w:rFonts w:ascii="Times" w:eastAsia="Times New Roman" w:hAnsi="Times" w:cs="Times New Roman"/>
          <w:sz w:val="20"/>
          <w:szCs w:val="20"/>
          <w:lang w:val="en-US"/>
        </w:rPr>
      </w:pPr>
      <w:proofErr w:type="spellStart"/>
      <w:ins w:id="103" w:author="john xaviers" w:date="2014-06-14T22:25:00Z">
        <w:r w:rsidRPr="00A158BA">
          <w:rPr>
            <w:rFonts w:ascii="Times" w:eastAsia="Times New Roman" w:hAnsi="Times" w:cs="Times New Roman"/>
            <w:sz w:val="20"/>
            <w:szCs w:val="20"/>
            <w:lang w:val="en-US"/>
          </w:rPr>
          <w:t>Zitzewitz</w:t>
        </w:r>
        <w:proofErr w:type="spellEnd"/>
        <w:r w:rsidRPr="00A158BA">
          <w:rPr>
            <w:rFonts w:ascii="Times" w:eastAsia="Times New Roman" w:hAnsi="Times" w:cs="Times New Roman"/>
            <w:sz w:val="20"/>
            <w:szCs w:val="20"/>
            <w:lang w:val="en-US"/>
          </w:rPr>
          <w:t xml:space="preserve">, Karin. “On Signature and Citizenship: Further Notes on the Husain Affair.” In </w:t>
        </w:r>
        <w:r w:rsidRPr="00A158BA">
          <w:rPr>
            <w:rFonts w:ascii="Times" w:eastAsia="Times New Roman" w:hAnsi="Times" w:cs="Times New Roman"/>
            <w:i/>
            <w:iCs/>
            <w:sz w:val="20"/>
            <w:szCs w:val="20"/>
            <w:lang w:val="en-US"/>
          </w:rPr>
          <w:t>Towards a New Art History</w:t>
        </w:r>
        <w:r w:rsidRPr="00A158BA">
          <w:rPr>
            <w:rFonts w:ascii="Times New Roman" w:eastAsia="Times New Roman" w:hAnsi="Times New Roman" w:cs="Times New Roman"/>
            <w:i/>
            <w:iCs/>
            <w:sz w:val="20"/>
            <w:szCs w:val="20"/>
            <w:lang w:val="en-US"/>
          </w:rPr>
          <w:t> </w:t>
        </w:r>
        <w:r w:rsidRPr="00A158BA">
          <w:rPr>
            <w:rFonts w:ascii="Times" w:eastAsia="Times New Roman" w:hAnsi="Times" w:cs="Times New Roman"/>
            <w:i/>
            <w:iCs/>
            <w:sz w:val="20"/>
            <w:szCs w:val="20"/>
            <w:lang w:val="en-US"/>
          </w:rPr>
          <w:t>: Studies in Indian Art</w:t>
        </w:r>
        <w:r w:rsidRPr="00A158BA">
          <w:rPr>
            <w:rFonts w:ascii="Times New Roman" w:eastAsia="Times New Roman" w:hAnsi="Times New Roman" w:cs="Times New Roman"/>
            <w:i/>
            <w:iCs/>
            <w:sz w:val="20"/>
            <w:szCs w:val="20"/>
            <w:lang w:val="en-US"/>
          </w:rPr>
          <w:t> </w:t>
        </w:r>
        <w:r w:rsidRPr="00A158BA">
          <w:rPr>
            <w:rFonts w:ascii="Times" w:eastAsia="Times New Roman" w:hAnsi="Times" w:cs="Times New Roman"/>
            <w:i/>
            <w:iCs/>
            <w:sz w:val="20"/>
            <w:szCs w:val="20"/>
            <w:lang w:val="en-US"/>
          </w:rPr>
          <w:t xml:space="preserve">: Essays Presented in </w:t>
        </w:r>
        <w:proofErr w:type="spellStart"/>
        <w:r w:rsidRPr="00A158BA">
          <w:rPr>
            <w:rFonts w:ascii="Times" w:eastAsia="Times New Roman" w:hAnsi="Times" w:cs="Times New Roman"/>
            <w:i/>
            <w:iCs/>
            <w:sz w:val="20"/>
            <w:szCs w:val="20"/>
            <w:lang w:val="en-US"/>
          </w:rPr>
          <w:t>Honour</w:t>
        </w:r>
        <w:proofErr w:type="spellEnd"/>
        <w:r w:rsidRPr="00A158BA">
          <w:rPr>
            <w:rFonts w:ascii="Times" w:eastAsia="Times New Roman" w:hAnsi="Times" w:cs="Times New Roman"/>
            <w:i/>
            <w:iCs/>
            <w:sz w:val="20"/>
            <w:szCs w:val="20"/>
            <w:lang w:val="en-US"/>
          </w:rPr>
          <w:t xml:space="preserve"> of Prof. </w:t>
        </w:r>
        <w:proofErr w:type="spellStart"/>
        <w:r w:rsidRPr="00A158BA">
          <w:rPr>
            <w:rFonts w:ascii="Times" w:eastAsia="Times New Roman" w:hAnsi="Times" w:cs="Times New Roman"/>
            <w:i/>
            <w:iCs/>
            <w:sz w:val="20"/>
            <w:szCs w:val="20"/>
            <w:lang w:val="en-US"/>
          </w:rPr>
          <w:t>Ratan</w:t>
        </w:r>
        <w:proofErr w:type="spellEnd"/>
        <w:r w:rsidRPr="00A158BA">
          <w:rPr>
            <w:rFonts w:ascii="Times" w:eastAsia="Times New Roman" w:hAnsi="Times" w:cs="Times New Roman"/>
            <w:i/>
            <w:iCs/>
            <w:sz w:val="20"/>
            <w:szCs w:val="20"/>
            <w:lang w:val="en-US"/>
          </w:rPr>
          <w:t xml:space="preserve"> </w:t>
        </w:r>
        <w:proofErr w:type="spellStart"/>
        <w:r w:rsidRPr="00A158BA">
          <w:rPr>
            <w:rFonts w:ascii="Times" w:eastAsia="Times New Roman" w:hAnsi="Times" w:cs="Times New Roman"/>
            <w:i/>
            <w:iCs/>
            <w:sz w:val="20"/>
            <w:szCs w:val="20"/>
            <w:lang w:val="en-US"/>
          </w:rPr>
          <w:t>Parimoo</w:t>
        </w:r>
        <w:proofErr w:type="spellEnd"/>
        <w:r w:rsidRPr="00A158BA">
          <w:rPr>
            <w:rFonts w:ascii="Times" w:eastAsia="Times New Roman" w:hAnsi="Times" w:cs="Times New Roman"/>
            <w:sz w:val="20"/>
            <w:szCs w:val="20"/>
            <w:lang w:val="en-US"/>
          </w:rPr>
          <w:t xml:space="preserve">, edited by </w:t>
        </w:r>
        <w:proofErr w:type="spellStart"/>
        <w:r w:rsidRPr="00A158BA">
          <w:rPr>
            <w:rFonts w:ascii="Times" w:eastAsia="Times New Roman" w:hAnsi="Times" w:cs="Times New Roman"/>
            <w:sz w:val="20"/>
            <w:szCs w:val="20"/>
            <w:lang w:val="en-US"/>
          </w:rPr>
          <w:t>Shivaji</w:t>
        </w:r>
        <w:proofErr w:type="spellEnd"/>
        <w:r w:rsidRPr="00A158BA">
          <w:rPr>
            <w:rFonts w:ascii="Times" w:eastAsia="Times New Roman" w:hAnsi="Times" w:cs="Times New Roman"/>
            <w:sz w:val="20"/>
            <w:szCs w:val="20"/>
            <w:lang w:val="en-US"/>
          </w:rPr>
          <w:t xml:space="preserve"> </w:t>
        </w:r>
        <w:proofErr w:type="spellStart"/>
        <w:r w:rsidRPr="00A158BA">
          <w:rPr>
            <w:rFonts w:ascii="Times" w:eastAsia="Times New Roman" w:hAnsi="Times" w:cs="Times New Roman"/>
            <w:sz w:val="20"/>
            <w:szCs w:val="20"/>
            <w:lang w:val="en-US"/>
          </w:rPr>
          <w:t>Panikkar</w:t>
        </w:r>
        <w:proofErr w:type="spellEnd"/>
        <w:r w:rsidRPr="00A158BA">
          <w:rPr>
            <w:rFonts w:ascii="Times" w:eastAsia="Times New Roman" w:hAnsi="Times" w:cs="Times New Roman"/>
            <w:sz w:val="20"/>
            <w:szCs w:val="20"/>
            <w:lang w:val="en-US"/>
          </w:rPr>
          <w:t xml:space="preserve">, </w:t>
        </w:r>
        <w:proofErr w:type="spellStart"/>
        <w:r w:rsidRPr="00A158BA">
          <w:rPr>
            <w:rFonts w:ascii="Times" w:eastAsia="Times New Roman" w:hAnsi="Times" w:cs="Times New Roman"/>
            <w:sz w:val="20"/>
            <w:szCs w:val="20"/>
            <w:lang w:val="en-US"/>
          </w:rPr>
          <w:t>Parul</w:t>
        </w:r>
        <w:proofErr w:type="spellEnd"/>
        <w:r w:rsidRPr="00A158BA">
          <w:rPr>
            <w:rFonts w:ascii="Times" w:eastAsia="Times New Roman" w:hAnsi="Times" w:cs="Times New Roman"/>
            <w:sz w:val="20"/>
            <w:szCs w:val="20"/>
            <w:lang w:val="en-US"/>
          </w:rPr>
          <w:t xml:space="preserve"> Dave </w:t>
        </w:r>
        <w:proofErr w:type="spellStart"/>
        <w:r w:rsidRPr="00A158BA">
          <w:rPr>
            <w:rFonts w:ascii="Times" w:eastAsia="Times New Roman" w:hAnsi="Times" w:cs="Times New Roman"/>
            <w:sz w:val="20"/>
            <w:szCs w:val="20"/>
            <w:lang w:val="en-US"/>
          </w:rPr>
          <w:t>Mukherji</w:t>
        </w:r>
        <w:proofErr w:type="spellEnd"/>
        <w:r w:rsidRPr="00A158BA">
          <w:rPr>
            <w:rFonts w:ascii="Times" w:eastAsia="Times New Roman" w:hAnsi="Times" w:cs="Times New Roman"/>
            <w:sz w:val="20"/>
            <w:szCs w:val="20"/>
            <w:lang w:val="en-US"/>
          </w:rPr>
          <w:t xml:space="preserve">, and </w:t>
        </w:r>
        <w:proofErr w:type="spellStart"/>
        <w:r w:rsidRPr="00A158BA">
          <w:rPr>
            <w:rFonts w:ascii="Times" w:eastAsia="Times New Roman" w:hAnsi="Times" w:cs="Times New Roman"/>
            <w:sz w:val="20"/>
            <w:szCs w:val="20"/>
            <w:lang w:val="en-US"/>
          </w:rPr>
          <w:t>Deeptha</w:t>
        </w:r>
        <w:proofErr w:type="spellEnd"/>
        <w:r w:rsidRPr="00A158BA">
          <w:rPr>
            <w:rFonts w:ascii="Times" w:eastAsia="Times New Roman" w:hAnsi="Times" w:cs="Times New Roman"/>
            <w:sz w:val="20"/>
            <w:szCs w:val="20"/>
            <w:lang w:val="en-US"/>
          </w:rPr>
          <w:t xml:space="preserve"> </w:t>
        </w:r>
        <w:proofErr w:type="spellStart"/>
        <w:r w:rsidRPr="00A158BA">
          <w:rPr>
            <w:rFonts w:ascii="Times" w:eastAsia="Times New Roman" w:hAnsi="Times" w:cs="Times New Roman"/>
            <w:sz w:val="20"/>
            <w:szCs w:val="20"/>
            <w:lang w:val="en-US"/>
          </w:rPr>
          <w:t>Achar</w:t>
        </w:r>
        <w:proofErr w:type="spellEnd"/>
        <w:r w:rsidRPr="00A158BA">
          <w:rPr>
            <w:rFonts w:ascii="Times" w:eastAsia="Times New Roman" w:hAnsi="Times" w:cs="Times New Roman"/>
            <w:sz w:val="20"/>
            <w:szCs w:val="20"/>
            <w:lang w:val="en-US"/>
          </w:rPr>
          <w:t xml:space="preserve">. New Delhi: D.K. </w:t>
        </w:r>
        <w:proofErr w:type="spellStart"/>
        <w:r w:rsidRPr="00A158BA">
          <w:rPr>
            <w:rFonts w:ascii="Times" w:eastAsia="Times New Roman" w:hAnsi="Times" w:cs="Times New Roman"/>
            <w:sz w:val="20"/>
            <w:szCs w:val="20"/>
            <w:lang w:val="en-US"/>
          </w:rPr>
          <w:t>Printworld</w:t>
        </w:r>
        <w:proofErr w:type="spellEnd"/>
        <w:r w:rsidRPr="00A158BA">
          <w:rPr>
            <w:rFonts w:ascii="Times" w:eastAsia="Times New Roman" w:hAnsi="Times" w:cs="Times New Roman"/>
            <w:sz w:val="20"/>
            <w:szCs w:val="20"/>
            <w:lang w:val="en-US"/>
          </w:rPr>
          <w:t>, 2003.</w:t>
        </w:r>
      </w:ins>
    </w:p>
    <w:p w14:paraId="24141F28" w14:textId="77777777" w:rsidR="008B0648" w:rsidRDefault="008B0648"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rPr>
          <w:ins w:id="104" w:author="john xaviers" w:date="2014-06-14T22:07:00Z"/>
        </w:rPr>
      </w:pPr>
    </w:p>
    <w:p w14:paraId="32FC1441" w14:textId="77777777" w:rsidR="008B0648" w:rsidRDefault="008B0648" w:rsidP="00EF42D6">
      <w:pPr>
        <w:tabs>
          <w:tab w:val="left" w:pos="720"/>
          <w:tab w:val="left" w:pos="1440"/>
          <w:tab w:val="left" w:pos="2160"/>
          <w:tab w:val="left" w:pos="2880"/>
          <w:tab w:val="left" w:pos="3600"/>
          <w:tab w:val="left" w:pos="4320"/>
        </w:tabs>
        <w:autoSpaceDE w:val="0"/>
        <w:autoSpaceDN w:val="0"/>
        <w:adjustRightInd w:val="0"/>
        <w:spacing w:line="360" w:lineRule="auto"/>
        <w:ind w:firstLine="360"/>
      </w:pPr>
    </w:p>
    <w:p w14:paraId="18E16349" w14:textId="77777777" w:rsidR="00EF42D6" w:rsidRPr="00EF42D6" w:rsidRDefault="00EF42D6">
      <w:pPr>
        <w:rPr>
          <w:color w:val="808080" w:themeColor="background1" w:themeShade="80"/>
        </w:rPr>
      </w:pPr>
    </w:p>
    <w:sectPr w:rsidR="00EF42D6" w:rsidRPr="00EF42D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doctor" w:date="2014-05-31T16:07:00Z" w:initials="hd">
    <w:p w14:paraId="19AAA770" w14:textId="77777777" w:rsidR="008B0648" w:rsidRDefault="008B0648">
      <w:pPr>
        <w:pStyle w:val="CommentText"/>
      </w:pPr>
      <w:r>
        <w:rPr>
          <w:rStyle w:val="CommentReference"/>
        </w:rPr>
        <w:annotationRef/>
      </w:r>
      <w:r>
        <w:t xml:space="preserve">This entry needs a 200 word thumbnail.  </w:t>
      </w:r>
      <w:proofErr w:type="spellStart"/>
      <w:r>
        <w:t>Entires</w:t>
      </w:r>
      <w:proofErr w:type="spellEnd"/>
      <w:r>
        <w:t xml:space="preserve"> longer than 200 words in the REM have a ‘dual structure’.  They have a 200 </w:t>
      </w:r>
      <w:proofErr w:type="spellStart"/>
      <w:r>
        <w:t>thukmbnail</w:t>
      </w:r>
      <w:proofErr w:type="spellEnd"/>
      <w:r>
        <w:t xml:space="preserve"> that includes the </w:t>
      </w:r>
      <w:proofErr w:type="spellStart"/>
      <w:r>
        <w:t>keu</w:t>
      </w:r>
      <w:proofErr w:type="spellEnd"/>
      <w:r>
        <w:t xml:space="preserve"> points about the term/artist in relation to modernism.  The thumbnail should be independent.  The rest of the text should elaborate on this but should not repeat the text in the thumbnail. Please re-structure your entry and re-submit.  Please provide a list of up to 8 sources at the end and one image if you like with full details for copyright purposes.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inherit">
    <w:altName w:val="Times New Roman"/>
    <w:panose1 w:val="00000000000000000000"/>
    <w:charset w:val="00"/>
    <w:family w:val="roman"/>
    <w:notTrueType/>
    <w:pitch w:val="default"/>
  </w:font>
  <w:font w:name="Times">
    <w:panose1 w:val="020206030504050203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6"/>
  <w:proofState w:spelling="clean" w:grammar="clean"/>
  <w:revisionView w:markup="0"/>
  <w:trackRevision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42D6"/>
    <w:rsid w:val="000B1159"/>
    <w:rsid w:val="0023776D"/>
    <w:rsid w:val="00405393"/>
    <w:rsid w:val="004638B3"/>
    <w:rsid w:val="00471BAB"/>
    <w:rsid w:val="006417EB"/>
    <w:rsid w:val="008B0648"/>
    <w:rsid w:val="00A158BA"/>
    <w:rsid w:val="00A806BF"/>
    <w:rsid w:val="00DE6CE7"/>
    <w:rsid w:val="00EF42D6"/>
    <w:rsid w:val="00FC4B8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27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F42D6"/>
    <w:rPr>
      <w:sz w:val="16"/>
      <w:szCs w:val="16"/>
    </w:rPr>
  </w:style>
  <w:style w:type="paragraph" w:styleId="CommentText">
    <w:name w:val="annotation text"/>
    <w:basedOn w:val="Normal"/>
    <w:link w:val="CommentTextChar"/>
    <w:uiPriority w:val="99"/>
    <w:semiHidden/>
    <w:unhideWhenUsed/>
    <w:rsid w:val="00EF42D6"/>
    <w:pPr>
      <w:spacing w:line="240" w:lineRule="auto"/>
    </w:pPr>
    <w:rPr>
      <w:sz w:val="20"/>
      <w:szCs w:val="20"/>
    </w:rPr>
  </w:style>
  <w:style w:type="character" w:customStyle="1" w:styleId="CommentTextChar">
    <w:name w:val="Comment Text Char"/>
    <w:basedOn w:val="DefaultParagraphFont"/>
    <w:link w:val="CommentText"/>
    <w:uiPriority w:val="99"/>
    <w:semiHidden/>
    <w:rsid w:val="00EF42D6"/>
    <w:rPr>
      <w:sz w:val="20"/>
      <w:szCs w:val="20"/>
    </w:rPr>
  </w:style>
  <w:style w:type="paragraph" w:styleId="CommentSubject">
    <w:name w:val="annotation subject"/>
    <w:basedOn w:val="CommentText"/>
    <w:next w:val="CommentText"/>
    <w:link w:val="CommentSubjectChar"/>
    <w:uiPriority w:val="99"/>
    <w:semiHidden/>
    <w:unhideWhenUsed/>
    <w:rsid w:val="00EF42D6"/>
    <w:rPr>
      <w:b/>
      <w:bCs/>
    </w:rPr>
  </w:style>
  <w:style w:type="character" w:customStyle="1" w:styleId="CommentSubjectChar">
    <w:name w:val="Comment Subject Char"/>
    <w:basedOn w:val="CommentTextChar"/>
    <w:link w:val="CommentSubject"/>
    <w:uiPriority w:val="99"/>
    <w:semiHidden/>
    <w:rsid w:val="00EF42D6"/>
    <w:rPr>
      <w:b/>
      <w:bCs/>
      <w:sz w:val="20"/>
      <w:szCs w:val="20"/>
    </w:rPr>
  </w:style>
  <w:style w:type="paragraph" w:styleId="BalloonText">
    <w:name w:val="Balloon Text"/>
    <w:basedOn w:val="Normal"/>
    <w:link w:val="BalloonTextChar"/>
    <w:uiPriority w:val="99"/>
    <w:semiHidden/>
    <w:unhideWhenUsed/>
    <w:rsid w:val="00EF42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2D6"/>
    <w:rPr>
      <w:rFonts w:ascii="Tahoma" w:hAnsi="Tahoma" w:cs="Tahoma"/>
      <w:sz w:val="16"/>
      <w:szCs w:val="16"/>
    </w:rPr>
  </w:style>
  <w:style w:type="character" w:styleId="Hyperlink">
    <w:name w:val="Hyperlink"/>
    <w:basedOn w:val="DefaultParagraphFont"/>
    <w:uiPriority w:val="99"/>
    <w:semiHidden/>
    <w:unhideWhenUsed/>
    <w:rsid w:val="00405393"/>
    <w:rPr>
      <w:color w:val="0000FF"/>
      <w:u w:val="single"/>
    </w:rPr>
  </w:style>
  <w:style w:type="character" w:customStyle="1" w:styleId="apple-converted-space">
    <w:name w:val="apple-converted-space"/>
    <w:basedOn w:val="DefaultParagraphFont"/>
    <w:rsid w:val="0040539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F42D6"/>
    <w:rPr>
      <w:sz w:val="16"/>
      <w:szCs w:val="16"/>
    </w:rPr>
  </w:style>
  <w:style w:type="paragraph" w:styleId="CommentText">
    <w:name w:val="annotation text"/>
    <w:basedOn w:val="Normal"/>
    <w:link w:val="CommentTextChar"/>
    <w:uiPriority w:val="99"/>
    <w:semiHidden/>
    <w:unhideWhenUsed/>
    <w:rsid w:val="00EF42D6"/>
    <w:pPr>
      <w:spacing w:line="240" w:lineRule="auto"/>
    </w:pPr>
    <w:rPr>
      <w:sz w:val="20"/>
      <w:szCs w:val="20"/>
    </w:rPr>
  </w:style>
  <w:style w:type="character" w:customStyle="1" w:styleId="CommentTextChar">
    <w:name w:val="Comment Text Char"/>
    <w:basedOn w:val="DefaultParagraphFont"/>
    <w:link w:val="CommentText"/>
    <w:uiPriority w:val="99"/>
    <w:semiHidden/>
    <w:rsid w:val="00EF42D6"/>
    <w:rPr>
      <w:sz w:val="20"/>
      <w:szCs w:val="20"/>
    </w:rPr>
  </w:style>
  <w:style w:type="paragraph" w:styleId="CommentSubject">
    <w:name w:val="annotation subject"/>
    <w:basedOn w:val="CommentText"/>
    <w:next w:val="CommentText"/>
    <w:link w:val="CommentSubjectChar"/>
    <w:uiPriority w:val="99"/>
    <w:semiHidden/>
    <w:unhideWhenUsed/>
    <w:rsid w:val="00EF42D6"/>
    <w:rPr>
      <w:b/>
      <w:bCs/>
    </w:rPr>
  </w:style>
  <w:style w:type="character" w:customStyle="1" w:styleId="CommentSubjectChar">
    <w:name w:val="Comment Subject Char"/>
    <w:basedOn w:val="CommentTextChar"/>
    <w:link w:val="CommentSubject"/>
    <w:uiPriority w:val="99"/>
    <w:semiHidden/>
    <w:rsid w:val="00EF42D6"/>
    <w:rPr>
      <w:b/>
      <w:bCs/>
      <w:sz w:val="20"/>
      <w:szCs w:val="20"/>
    </w:rPr>
  </w:style>
  <w:style w:type="paragraph" w:styleId="BalloonText">
    <w:name w:val="Balloon Text"/>
    <w:basedOn w:val="Normal"/>
    <w:link w:val="BalloonTextChar"/>
    <w:uiPriority w:val="99"/>
    <w:semiHidden/>
    <w:unhideWhenUsed/>
    <w:rsid w:val="00EF42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42D6"/>
    <w:rPr>
      <w:rFonts w:ascii="Tahoma" w:hAnsi="Tahoma" w:cs="Tahoma"/>
      <w:sz w:val="16"/>
      <w:szCs w:val="16"/>
    </w:rPr>
  </w:style>
  <w:style w:type="character" w:styleId="Hyperlink">
    <w:name w:val="Hyperlink"/>
    <w:basedOn w:val="DefaultParagraphFont"/>
    <w:uiPriority w:val="99"/>
    <w:semiHidden/>
    <w:unhideWhenUsed/>
    <w:rsid w:val="00405393"/>
    <w:rPr>
      <w:color w:val="0000FF"/>
      <w:u w:val="single"/>
    </w:rPr>
  </w:style>
  <w:style w:type="character" w:customStyle="1" w:styleId="apple-converted-space">
    <w:name w:val="apple-converted-space"/>
    <w:basedOn w:val="DefaultParagraphFont"/>
    <w:rsid w:val="00405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2679296">
      <w:bodyDiv w:val="1"/>
      <w:marLeft w:val="0"/>
      <w:marRight w:val="0"/>
      <w:marTop w:val="0"/>
      <w:marBottom w:val="0"/>
      <w:divBdr>
        <w:top w:val="none" w:sz="0" w:space="0" w:color="auto"/>
        <w:left w:val="none" w:sz="0" w:space="0" w:color="auto"/>
        <w:bottom w:val="none" w:sz="0" w:space="0" w:color="auto"/>
        <w:right w:val="none" w:sz="0" w:space="0" w:color="auto"/>
      </w:divBdr>
      <w:divsChild>
        <w:div w:id="551617277">
          <w:marLeft w:val="0"/>
          <w:marRight w:val="0"/>
          <w:marTop w:val="0"/>
          <w:marBottom w:val="0"/>
          <w:divBdr>
            <w:top w:val="none" w:sz="0" w:space="0" w:color="auto"/>
            <w:left w:val="none" w:sz="0" w:space="0" w:color="auto"/>
            <w:bottom w:val="none" w:sz="0" w:space="0" w:color="auto"/>
            <w:right w:val="none" w:sz="0" w:space="0" w:color="auto"/>
          </w:divBdr>
          <w:divsChild>
            <w:div w:id="541089665">
              <w:marLeft w:val="0"/>
              <w:marRight w:val="0"/>
              <w:marTop w:val="0"/>
              <w:marBottom w:val="0"/>
              <w:divBdr>
                <w:top w:val="none" w:sz="0" w:space="0" w:color="auto"/>
                <w:left w:val="none" w:sz="0" w:space="0" w:color="auto"/>
                <w:bottom w:val="none" w:sz="0" w:space="0" w:color="auto"/>
                <w:right w:val="none" w:sz="0" w:space="0" w:color="auto"/>
              </w:divBdr>
            </w:div>
            <w:div w:id="142747054">
              <w:marLeft w:val="0"/>
              <w:marRight w:val="0"/>
              <w:marTop w:val="0"/>
              <w:marBottom w:val="0"/>
              <w:divBdr>
                <w:top w:val="none" w:sz="0" w:space="0" w:color="auto"/>
                <w:left w:val="none" w:sz="0" w:space="0" w:color="auto"/>
                <w:bottom w:val="none" w:sz="0" w:space="0" w:color="auto"/>
                <w:right w:val="none" w:sz="0" w:space="0" w:color="auto"/>
              </w:divBdr>
            </w:div>
            <w:div w:id="146748939">
              <w:marLeft w:val="0"/>
              <w:marRight w:val="0"/>
              <w:marTop w:val="0"/>
              <w:marBottom w:val="0"/>
              <w:divBdr>
                <w:top w:val="none" w:sz="0" w:space="0" w:color="auto"/>
                <w:left w:val="none" w:sz="0" w:space="0" w:color="auto"/>
                <w:bottom w:val="none" w:sz="0" w:space="0" w:color="auto"/>
                <w:right w:val="none" w:sz="0" w:space="0" w:color="auto"/>
              </w:divBdr>
            </w:div>
            <w:div w:id="1589927377">
              <w:marLeft w:val="0"/>
              <w:marRight w:val="0"/>
              <w:marTop w:val="0"/>
              <w:marBottom w:val="0"/>
              <w:divBdr>
                <w:top w:val="none" w:sz="0" w:space="0" w:color="auto"/>
                <w:left w:val="none" w:sz="0" w:space="0" w:color="auto"/>
                <w:bottom w:val="none" w:sz="0" w:space="0" w:color="auto"/>
                <w:right w:val="none" w:sz="0" w:space="0" w:color="auto"/>
              </w:divBdr>
            </w:div>
            <w:div w:id="1220743731">
              <w:marLeft w:val="0"/>
              <w:marRight w:val="0"/>
              <w:marTop w:val="0"/>
              <w:marBottom w:val="0"/>
              <w:divBdr>
                <w:top w:val="none" w:sz="0" w:space="0" w:color="auto"/>
                <w:left w:val="none" w:sz="0" w:space="0" w:color="auto"/>
                <w:bottom w:val="none" w:sz="0" w:space="0" w:color="auto"/>
                <w:right w:val="none" w:sz="0" w:space="0" w:color="auto"/>
              </w:divBdr>
            </w:div>
            <w:div w:id="862936889">
              <w:marLeft w:val="0"/>
              <w:marRight w:val="0"/>
              <w:marTop w:val="0"/>
              <w:marBottom w:val="0"/>
              <w:divBdr>
                <w:top w:val="none" w:sz="0" w:space="0" w:color="auto"/>
                <w:left w:val="none" w:sz="0" w:space="0" w:color="auto"/>
                <w:bottom w:val="none" w:sz="0" w:space="0" w:color="auto"/>
                <w:right w:val="none" w:sz="0" w:space="0" w:color="auto"/>
              </w:divBdr>
            </w:div>
            <w:div w:id="649945008">
              <w:marLeft w:val="0"/>
              <w:marRight w:val="0"/>
              <w:marTop w:val="0"/>
              <w:marBottom w:val="0"/>
              <w:divBdr>
                <w:top w:val="none" w:sz="0" w:space="0" w:color="auto"/>
                <w:left w:val="none" w:sz="0" w:space="0" w:color="auto"/>
                <w:bottom w:val="none" w:sz="0" w:space="0" w:color="auto"/>
                <w:right w:val="none" w:sz="0" w:space="0" w:color="auto"/>
              </w:divBdr>
            </w:div>
            <w:div w:id="208721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07268">
      <w:bodyDiv w:val="1"/>
      <w:marLeft w:val="0"/>
      <w:marRight w:val="0"/>
      <w:marTop w:val="0"/>
      <w:marBottom w:val="0"/>
      <w:divBdr>
        <w:top w:val="none" w:sz="0" w:space="0" w:color="auto"/>
        <w:left w:val="none" w:sz="0" w:space="0" w:color="auto"/>
        <w:bottom w:val="none" w:sz="0" w:space="0" w:color="auto"/>
        <w:right w:val="none" w:sz="0" w:space="0" w:color="auto"/>
      </w:divBdr>
      <w:divsChild>
        <w:div w:id="56251886">
          <w:marLeft w:val="0"/>
          <w:marRight w:val="0"/>
          <w:marTop w:val="0"/>
          <w:marBottom w:val="0"/>
          <w:divBdr>
            <w:top w:val="none" w:sz="0" w:space="0" w:color="auto"/>
            <w:left w:val="none" w:sz="0" w:space="0" w:color="auto"/>
            <w:bottom w:val="none" w:sz="0" w:space="0" w:color="auto"/>
            <w:right w:val="none" w:sz="0" w:space="0" w:color="auto"/>
          </w:divBdr>
        </w:div>
        <w:div w:id="1506358347">
          <w:marLeft w:val="0"/>
          <w:marRight w:val="0"/>
          <w:marTop w:val="0"/>
          <w:marBottom w:val="0"/>
          <w:divBdr>
            <w:top w:val="none" w:sz="0" w:space="0" w:color="auto"/>
            <w:left w:val="none" w:sz="0" w:space="0" w:color="auto"/>
            <w:bottom w:val="none" w:sz="0" w:space="0" w:color="auto"/>
            <w:right w:val="none" w:sz="0" w:space="0" w:color="auto"/>
          </w:divBdr>
          <w:divsChild>
            <w:div w:id="871112318">
              <w:marLeft w:val="0"/>
              <w:marRight w:val="0"/>
              <w:marTop w:val="0"/>
              <w:marBottom w:val="0"/>
              <w:divBdr>
                <w:top w:val="none" w:sz="0" w:space="0" w:color="auto"/>
                <w:left w:val="none" w:sz="0" w:space="0" w:color="auto"/>
                <w:bottom w:val="none" w:sz="0" w:space="0" w:color="auto"/>
                <w:right w:val="none" w:sz="0" w:space="0" w:color="auto"/>
              </w:divBdr>
            </w:div>
          </w:divsChild>
        </w:div>
        <w:div w:id="2141339086">
          <w:marLeft w:val="0"/>
          <w:marRight w:val="0"/>
          <w:marTop w:val="0"/>
          <w:marBottom w:val="0"/>
          <w:divBdr>
            <w:top w:val="none" w:sz="0" w:space="0" w:color="auto"/>
            <w:left w:val="none" w:sz="0" w:space="0" w:color="auto"/>
            <w:bottom w:val="none" w:sz="0" w:space="0" w:color="auto"/>
            <w:right w:val="none" w:sz="0" w:space="0" w:color="auto"/>
          </w:divBdr>
          <w:divsChild>
            <w:div w:id="7003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40310">
      <w:bodyDiv w:val="1"/>
      <w:marLeft w:val="0"/>
      <w:marRight w:val="0"/>
      <w:marTop w:val="0"/>
      <w:marBottom w:val="0"/>
      <w:divBdr>
        <w:top w:val="none" w:sz="0" w:space="0" w:color="auto"/>
        <w:left w:val="none" w:sz="0" w:space="0" w:color="auto"/>
        <w:bottom w:val="none" w:sz="0" w:space="0" w:color="auto"/>
        <w:right w:val="none" w:sz="0" w:space="0" w:color="auto"/>
      </w:divBdr>
      <w:divsChild>
        <w:div w:id="1213540403">
          <w:marLeft w:val="0"/>
          <w:marRight w:val="0"/>
          <w:marTop w:val="0"/>
          <w:marBottom w:val="0"/>
          <w:divBdr>
            <w:top w:val="none" w:sz="0" w:space="0" w:color="auto"/>
            <w:left w:val="none" w:sz="0" w:space="0" w:color="auto"/>
            <w:bottom w:val="none" w:sz="0" w:space="0" w:color="auto"/>
            <w:right w:val="none" w:sz="0" w:space="0" w:color="auto"/>
          </w:divBdr>
          <w:divsChild>
            <w:div w:id="276446295">
              <w:marLeft w:val="0"/>
              <w:marRight w:val="0"/>
              <w:marTop w:val="0"/>
              <w:marBottom w:val="0"/>
              <w:divBdr>
                <w:top w:val="none" w:sz="0" w:space="0" w:color="auto"/>
                <w:left w:val="none" w:sz="0" w:space="0" w:color="auto"/>
                <w:bottom w:val="none" w:sz="0" w:space="0" w:color="auto"/>
                <w:right w:val="none" w:sz="0" w:space="0" w:color="auto"/>
              </w:divBdr>
            </w:div>
            <w:div w:id="1623076926">
              <w:marLeft w:val="0"/>
              <w:marRight w:val="0"/>
              <w:marTop w:val="0"/>
              <w:marBottom w:val="0"/>
              <w:divBdr>
                <w:top w:val="none" w:sz="0" w:space="0" w:color="auto"/>
                <w:left w:val="none" w:sz="0" w:space="0" w:color="auto"/>
                <w:bottom w:val="none" w:sz="0" w:space="0" w:color="auto"/>
                <w:right w:val="none" w:sz="0" w:space="0" w:color="auto"/>
              </w:divBdr>
            </w:div>
            <w:div w:id="1346056544">
              <w:marLeft w:val="0"/>
              <w:marRight w:val="0"/>
              <w:marTop w:val="0"/>
              <w:marBottom w:val="0"/>
              <w:divBdr>
                <w:top w:val="none" w:sz="0" w:space="0" w:color="auto"/>
                <w:left w:val="none" w:sz="0" w:space="0" w:color="auto"/>
                <w:bottom w:val="none" w:sz="0" w:space="0" w:color="auto"/>
                <w:right w:val="none" w:sz="0" w:space="0" w:color="auto"/>
              </w:divBdr>
            </w:div>
            <w:div w:id="1041322594">
              <w:marLeft w:val="0"/>
              <w:marRight w:val="0"/>
              <w:marTop w:val="0"/>
              <w:marBottom w:val="0"/>
              <w:divBdr>
                <w:top w:val="none" w:sz="0" w:space="0" w:color="auto"/>
                <w:left w:val="none" w:sz="0" w:space="0" w:color="auto"/>
                <w:bottom w:val="none" w:sz="0" w:space="0" w:color="auto"/>
                <w:right w:val="none" w:sz="0" w:space="0" w:color="auto"/>
              </w:divBdr>
            </w:div>
            <w:div w:id="132648095">
              <w:marLeft w:val="0"/>
              <w:marRight w:val="0"/>
              <w:marTop w:val="0"/>
              <w:marBottom w:val="0"/>
              <w:divBdr>
                <w:top w:val="none" w:sz="0" w:space="0" w:color="auto"/>
                <w:left w:val="none" w:sz="0" w:space="0" w:color="auto"/>
                <w:bottom w:val="none" w:sz="0" w:space="0" w:color="auto"/>
                <w:right w:val="none" w:sz="0" w:space="0" w:color="auto"/>
              </w:divBdr>
            </w:div>
            <w:div w:id="928808745">
              <w:marLeft w:val="0"/>
              <w:marRight w:val="0"/>
              <w:marTop w:val="0"/>
              <w:marBottom w:val="0"/>
              <w:divBdr>
                <w:top w:val="none" w:sz="0" w:space="0" w:color="auto"/>
                <w:left w:val="none" w:sz="0" w:space="0" w:color="auto"/>
                <w:bottom w:val="none" w:sz="0" w:space="0" w:color="auto"/>
                <w:right w:val="none" w:sz="0" w:space="0" w:color="auto"/>
              </w:divBdr>
            </w:div>
            <w:div w:id="87776572">
              <w:marLeft w:val="0"/>
              <w:marRight w:val="0"/>
              <w:marTop w:val="0"/>
              <w:marBottom w:val="0"/>
              <w:divBdr>
                <w:top w:val="none" w:sz="0" w:space="0" w:color="auto"/>
                <w:left w:val="none" w:sz="0" w:space="0" w:color="auto"/>
                <w:bottom w:val="none" w:sz="0" w:space="0" w:color="auto"/>
                <w:right w:val="none" w:sz="0" w:space="0" w:color="auto"/>
              </w:divBdr>
            </w:div>
            <w:div w:id="18949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comments" Target="comment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doctor</dc:creator>
  <cp:lastModifiedBy>doctor</cp:lastModifiedBy>
  <cp:revision>2</cp:revision>
  <dcterms:created xsi:type="dcterms:W3CDTF">2014-06-17T10:44:00Z</dcterms:created>
  <dcterms:modified xsi:type="dcterms:W3CDTF">2014-06-17T10:44:00Z</dcterms:modified>
</cp:coreProperties>
</file>