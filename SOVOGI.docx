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3E0" w:rsidRPr="001F5E59" w:rsidRDefault="006933E0" w:rsidP="008A218D">
      <w:pPr>
        <w:rPr>
          <w:ins w:id="0" w:author="Erin Rice" w:date="2014-05-23T15:03:00Z"/>
          <w:color w:val="808080" w:themeColor="background1" w:themeShade="80"/>
          <w:rPrChange w:id="1" w:author="doctor" w:date="2014-05-26T11:18:00Z">
            <w:rPr>
              <w:ins w:id="2" w:author="Erin Rice" w:date="2014-05-23T15:03:00Z"/>
            </w:rPr>
          </w:rPrChange>
        </w:rPr>
      </w:pPr>
      <w:ins w:id="3" w:author="Erin Rice" w:date="2014-05-23T15:03:00Z">
        <w:r w:rsidRPr="001F5E59">
          <w:rPr>
            <w:color w:val="808080" w:themeColor="background1" w:themeShade="80"/>
            <w:lang w:val="en-GB"/>
            <w:rPrChange w:id="4" w:author="doctor" w:date="2014-05-26T11:18:00Z">
              <w:rPr>
                <w:lang w:val="en-GB"/>
              </w:rPr>
            </w:rPrChange>
          </w:rPr>
          <w:t>Author: Kathrin</w:t>
        </w:r>
        <w:r w:rsidRPr="001F5E59">
          <w:rPr>
            <w:b/>
            <w:color w:val="808080" w:themeColor="background1" w:themeShade="80"/>
            <w:lang w:val="en-GB"/>
            <w:rPrChange w:id="5" w:author="doctor" w:date="2014-05-26T11:18:00Z">
              <w:rPr>
                <w:b/>
                <w:lang w:val="en-GB"/>
              </w:rPr>
            </w:rPrChange>
          </w:rPr>
          <w:t xml:space="preserve"> </w:t>
        </w:r>
        <w:r w:rsidRPr="001F5E59">
          <w:rPr>
            <w:color w:val="808080" w:themeColor="background1" w:themeShade="80"/>
            <w:rPrChange w:id="6" w:author="doctor" w:date="2014-05-26T11:18:00Z">
              <w:rPr/>
            </w:rPrChange>
          </w:rPr>
          <w:t xml:space="preserve">Langenohl </w:t>
        </w:r>
      </w:ins>
    </w:p>
    <w:p w:rsidR="006933E0" w:rsidRDefault="00AE34AD" w:rsidP="008A218D">
      <w:pPr>
        <w:numPr>
          <w:ins w:id="7" w:author="Erin Rice" w:date="2014-05-23T15:03:00Z"/>
        </w:numPr>
        <w:rPr>
          <w:ins w:id="8" w:author="Erin Rice" w:date="2014-05-23T15:03:00Z"/>
          <w:b/>
          <w:lang w:val="en-GB"/>
        </w:rPr>
      </w:pPr>
      <w:proofErr w:type="spellStart"/>
      <w:r w:rsidRPr="009D5A84">
        <w:rPr>
          <w:b/>
          <w:lang w:val="en-GB"/>
        </w:rPr>
        <w:t>Sovogi</w:t>
      </w:r>
      <w:proofErr w:type="spellEnd"/>
      <w:r w:rsidR="00413C30">
        <w:rPr>
          <w:b/>
          <w:lang w:val="en-GB"/>
        </w:rPr>
        <w:t xml:space="preserve">, </w:t>
      </w:r>
      <w:proofErr w:type="spellStart"/>
      <w:ins w:id="9" w:author="Erin Rice" w:date="2014-05-23T15:03:00Z">
        <w:r w:rsidR="006933E0" w:rsidRPr="009D5A84">
          <w:rPr>
            <w:b/>
            <w:lang w:val="en-GB"/>
          </w:rPr>
          <w:t>Kolouma</w:t>
        </w:r>
        <w:proofErr w:type="spellEnd"/>
        <w:r w:rsidR="006933E0" w:rsidRPr="009D5A84">
          <w:rPr>
            <w:b/>
            <w:lang w:val="en-GB"/>
          </w:rPr>
          <w:t xml:space="preserve"> </w:t>
        </w:r>
      </w:ins>
    </w:p>
    <w:p w:rsidR="00282496" w:rsidRPr="001F5E59" w:rsidRDefault="006933E0" w:rsidP="008A218D">
      <w:pPr>
        <w:rPr>
          <w:lang w:val="en-GB"/>
          <w:rPrChange w:id="10" w:author="doctor" w:date="2014-05-26T11:18:00Z">
            <w:rPr>
              <w:b/>
              <w:lang w:val="en-GB"/>
            </w:rPr>
          </w:rPrChange>
        </w:rPr>
      </w:pPr>
      <w:proofErr w:type="spellStart"/>
      <w:ins w:id="11" w:author="Erin Rice" w:date="2014-05-23T15:03:00Z">
        <w:r w:rsidRPr="006933E0">
          <w:rPr>
            <w:lang w:val="en-GB"/>
          </w:rPr>
          <w:t>Kouloma</w:t>
        </w:r>
        <w:proofErr w:type="spellEnd"/>
        <w:r w:rsidRPr="006933E0">
          <w:rPr>
            <w:lang w:val="en-GB"/>
          </w:rPr>
          <w:t xml:space="preserve"> </w:t>
        </w:r>
        <w:proofErr w:type="spellStart"/>
        <w:r w:rsidRPr="006933E0">
          <w:rPr>
            <w:lang w:val="en-GB"/>
          </w:rPr>
          <w:t>Sovogni</w:t>
        </w:r>
        <w:proofErr w:type="spellEnd"/>
        <w:r w:rsidRPr="006933E0">
          <w:rPr>
            <w:lang w:val="en-GB"/>
          </w:rPr>
          <w:t xml:space="preserve"> was</w:t>
        </w:r>
        <w:r>
          <w:rPr>
            <w:b/>
            <w:lang w:val="en-GB"/>
          </w:rPr>
          <w:t xml:space="preserve"> </w:t>
        </w:r>
      </w:ins>
      <w:r w:rsidR="00485A52">
        <w:rPr>
          <w:lang w:val="en-GB"/>
        </w:rPr>
        <w:t>b</w:t>
      </w:r>
      <w:r w:rsidR="00AE34AD" w:rsidRPr="0061220A">
        <w:rPr>
          <w:lang w:val="en-GB"/>
        </w:rPr>
        <w:t xml:space="preserve">orn </w:t>
      </w:r>
      <w:r w:rsidR="001A7A32" w:rsidRPr="0061220A">
        <w:rPr>
          <w:lang w:val="en-GB"/>
        </w:rPr>
        <w:t xml:space="preserve">ca. 1965 in </w:t>
      </w:r>
      <w:proofErr w:type="spellStart"/>
      <w:r w:rsidR="001A7A32" w:rsidRPr="0061220A">
        <w:rPr>
          <w:lang w:val="en-GB"/>
        </w:rPr>
        <w:t>Touwéleou</w:t>
      </w:r>
      <w:proofErr w:type="spellEnd"/>
      <w:r w:rsidR="00A606AB">
        <w:rPr>
          <w:lang w:val="en-GB"/>
        </w:rPr>
        <w:t>/ Val</w:t>
      </w:r>
      <w:r w:rsidR="00485A52">
        <w:rPr>
          <w:lang w:val="en-GB"/>
        </w:rPr>
        <w:t xml:space="preserve"> de </w:t>
      </w:r>
      <w:proofErr w:type="spellStart"/>
      <w:r w:rsidR="00485A52">
        <w:rPr>
          <w:lang w:val="en-GB"/>
        </w:rPr>
        <w:t>Guinée</w:t>
      </w:r>
      <w:proofErr w:type="spellEnd"/>
      <w:r w:rsidR="0061220A" w:rsidRPr="0061220A">
        <w:rPr>
          <w:lang w:val="en-GB"/>
        </w:rPr>
        <w:t>/ Guinea Conakry</w:t>
      </w:r>
      <w:ins w:id="12" w:author="Erin Rice" w:date="2014-05-23T15:04:00Z">
        <w:r>
          <w:rPr>
            <w:lang w:val="en-GB"/>
          </w:rPr>
          <w:t>. She</w:t>
        </w:r>
      </w:ins>
      <w:r w:rsidR="002B5E4E">
        <w:rPr>
          <w:lang w:val="en-GB"/>
        </w:rPr>
        <w:t xml:space="preserve"> is </w:t>
      </w:r>
      <w:r w:rsidR="0061220A">
        <w:rPr>
          <w:lang w:val="en-GB"/>
        </w:rPr>
        <w:t>known for he</w:t>
      </w:r>
      <w:r w:rsidR="00485A52">
        <w:rPr>
          <w:lang w:val="en-GB"/>
        </w:rPr>
        <w:t xml:space="preserve">r </w:t>
      </w:r>
      <w:r w:rsidR="009260B9">
        <w:rPr>
          <w:lang w:val="en-GB"/>
        </w:rPr>
        <w:t>linear</w:t>
      </w:r>
      <w:r w:rsidR="003901F6">
        <w:rPr>
          <w:lang w:val="en-GB"/>
        </w:rPr>
        <w:t xml:space="preserve"> ornamental</w:t>
      </w:r>
      <w:r w:rsidR="009260B9">
        <w:rPr>
          <w:lang w:val="en-GB"/>
        </w:rPr>
        <w:t xml:space="preserve"> </w:t>
      </w:r>
      <w:r w:rsidR="00162176">
        <w:rPr>
          <w:lang w:val="en-GB"/>
        </w:rPr>
        <w:t>paintings</w:t>
      </w:r>
      <w:ins w:id="13" w:author="Erin Rice" w:date="2014-05-23T15:14:00Z">
        <w:r w:rsidR="005E2A1A">
          <w:rPr>
            <w:lang w:val="en-GB"/>
          </w:rPr>
          <w:t>,</w:t>
        </w:r>
      </w:ins>
      <w:r w:rsidR="00321AC8">
        <w:rPr>
          <w:lang w:val="en-GB"/>
        </w:rPr>
        <w:t xml:space="preserve"> which </w:t>
      </w:r>
      <w:r w:rsidR="006D362E">
        <w:rPr>
          <w:lang w:val="en-GB"/>
        </w:rPr>
        <w:t xml:space="preserve">are </w:t>
      </w:r>
      <w:r w:rsidR="006D362E" w:rsidRPr="00D12507">
        <w:rPr>
          <w:lang w:val="en-GB"/>
        </w:rPr>
        <w:t>dominated by</w:t>
      </w:r>
      <w:r w:rsidR="006D362E">
        <w:rPr>
          <w:lang w:val="en-GB"/>
        </w:rPr>
        <w:t xml:space="preserve"> curved lines and elongated colour</w:t>
      </w:r>
      <w:ins w:id="14" w:author="Erin Rice" w:date="2014-05-23T15:05:00Z">
        <w:r>
          <w:rPr>
            <w:lang w:val="en-GB"/>
          </w:rPr>
          <w:t>ed</w:t>
        </w:r>
      </w:ins>
      <w:r w:rsidR="006D362E">
        <w:rPr>
          <w:lang w:val="en-GB"/>
        </w:rPr>
        <w:t xml:space="preserve"> shapes</w:t>
      </w:r>
      <w:r w:rsidR="00321AC8">
        <w:rPr>
          <w:lang w:val="en-GB"/>
        </w:rPr>
        <w:t>.</w:t>
      </w:r>
      <w:r w:rsidR="006D362E">
        <w:rPr>
          <w:lang w:val="en-GB"/>
        </w:rPr>
        <w:t xml:space="preserve"> </w:t>
      </w:r>
      <w:r w:rsidR="00321AC8">
        <w:rPr>
          <w:lang w:val="en-GB"/>
        </w:rPr>
        <w:t>The i</w:t>
      </w:r>
      <w:r w:rsidR="006D362E">
        <w:rPr>
          <w:lang w:val="en-GB"/>
        </w:rPr>
        <w:t>ntertwining of defined and non-defined areas</w:t>
      </w:r>
      <w:r w:rsidR="00321AC8">
        <w:rPr>
          <w:lang w:val="en-GB"/>
        </w:rPr>
        <w:t xml:space="preserve"> in the </w:t>
      </w:r>
      <w:r w:rsidR="00321AC8" w:rsidRPr="00485A52">
        <w:rPr>
          <w:lang w:val="en-GB"/>
        </w:rPr>
        <w:t>alter</w:t>
      </w:r>
      <w:r w:rsidR="00321AC8">
        <w:rPr>
          <w:lang w:val="en-GB"/>
        </w:rPr>
        <w:t xml:space="preserve">nation of positive and negative forms reads like </w:t>
      </w:r>
      <w:proofErr w:type="spellStart"/>
      <w:ins w:id="15" w:author="Erin Rice" w:date="2014-05-23T15:06:00Z">
        <w:r w:rsidR="005E2A1A">
          <w:rPr>
            <w:lang w:val="en-GB"/>
          </w:rPr>
          <w:t>rythmic</w:t>
        </w:r>
      </w:ins>
      <w:proofErr w:type="spellEnd"/>
      <w:r w:rsidR="00321AC8" w:rsidRPr="00321AC8">
        <w:rPr>
          <w:lang w:val="en-GB"/>
        </w:rPr>
        <w:t xml:space="preserve"> </w:t>
      </w:r>
      <w:r w:rsidR="006D362E">
        <w:rPr>
          <w:lang w:val="en-GB"/>
        </w:rPr>
        <w:t>movement</w:t>
      </w:r>
      <w:r w:rsidR="00321AC8">
        <w:rPr>
          <w:lang w:val="en-GB"/>
        </w:rPr>
        <w:t>s</w:t>
      </w:r>
      <w:r w:rsidR="00E13846">
        <w:rPr>
          <w:lang w:val="en-GB"/>
        </w:rPr>
        <w:t xml:space="preserve"> in space. </w:t>
      </w:r>
      <w:r w:rsidR="00321AC8">
        <w:rPr>
          <w:lang w:val="en-GB"/>
        </w:rPr>
        <w:t>Based on the tradition of body adornmen</w:t>
      </w:r>
      <w:r w:rsidR="008160DB">
        <w:rPr>
          <w:lang w:val="en-GB"/>
        </w:rPr>
        <w:t xml:space="preserve">t of the Loma women called </w:t>
      </w:r>
      <w:proofErr w:type="spellStart"/>
      <w:r w:rsidR="008160DB">
        <w:rPr>
          <w:lang w:val="en-GB"/>
        </w:rPr>
        <w:t>Podai</w:t>
      </w:r>
      <w:proofErr w:type="spellEnd"/>
      <w:r w:rsidR="00F71D0A">
        <w:rPr>
          <w:lang w:val="en-GB"/>
        </w:rPr>
        <w:t>,</w:t>
      </w:r>
      <w:r w:rsidR="00321AC8">
        <w:rPr>
          <w:lang w:val="en-GB"/>
        </w:rPr>
        <w:t xml:space="preserve"> </w:t>
      </w:r>
      <w:proofErr w:type="spellStart"/>
      <w:r w:rsidR="00E13846">
        <w:rPr>
          <w:lang w:val="en-GB"/>
        </w:rPr>
        <w:t>K</w:t>
      </w:r>
      <w:r w:rsidR="00321AC8">
        <w:rPr>
          <w:lang w:val="en-GB"/>
        </w:rPr>
        <w:t>olouma</w:t>
      </w:r>
      <w:proofErr w:type="spellEnd"/>
      <w:r w:rsidR="00321AC8">
        <w:rPr>
          <w:lang w:val="en-GB"/>
        </w:rPr>
        <w:t xml:space="preserve"> </w:t>
      </w:r>
      <w:proofErr w:type="spellStart"/>
      <w:r w:rsidR="00E13846">
        <w:rPr>
          <w:lang w:val="en-GB"/>
        </w:rPr>
        <w:t>S</w:t>
      </w:r>
      <w:r w:rsidR="00321AC8">
        <w:rPr>
          <w:lang w:val="en-GB"/>
        </w:rPr>
        <w:t>ovogi</w:t>
      </w:r>
      <w:proofErr w:type="spellEnd"/>
      <w:r w:rsidR="00E13846">
        <w:rPr>
          <w:lang w:val="en-GB"/>
        </w:rPr>
        <w:t xml:space="preserve"> transformed three</w:t>
      </w:r>
      <w:ins w:id="16" w:author="Erin Rice" w:date="2014-05-23T15:13:00Z">
        <w:r w:rsidR="005E2A1A">
          <w:rPr>
            <w:lang w:val="en-GB"/>
          </w:rPr>
          <w:t>-</w:t>
        </w:r>
      </w:ins>
      <w:r w:rsidR="00E13846">
        <w:rPr>
          <w:lang w:val="en-GB"/>
        </w:rPr>
        <w:t xml:space="preserve">dimensional </w:t>
      </w:r>
      <w:r w:rsidR="00321AC8">
        <w:rPr>
          <w:lang w:val="en-GB"/>
        </w:rPr>
        <w:t>sign</w:t>
      </w:r>
      <w:r w:rsidR="002D5AFE">
        <w:rPr>
          <w:lang w:val="en-GB"/>
        </w:rPr>
        <w:t>s</w:t>
      </w:r>
      <w:r w:rsidR="00282496">
        <w:rPr>
          <w:lang w:val="en-GB"/>
        </w:rPr>
        <w:t xml:space="preserve"> onto </w:t>
      </w:r>
      <w:r w:rsidR="00321AC8">
        <w:rPr>
          <w:lang w:val="en-GB"/>
        </w:rPr>
        <w:t>canvas</w:t>
      </w:r>
      <w:r w:rsidR="002D5AFE" w:rsidRPr="002D5AFE">
        <w:rPr>
          <w:lang w:val="en-GB"/>
        </w:rPr>
        <w:t xml:space="preserve"> </w:t>
      </w:r>
      <w:r w:rsidR="002D5AFE">
        <w:rPr>
          <w:lang w:val="en-GB"/>
        </w:rPr>
        <w:t>delicately tra</w:t>
      </w:r>
      <w:r w:rsidR="0018736C">
        <w:rPr>
          <w:lang w:val="en-GB"/>
        </w:rPr>
        <w:t xml:space="preserve">nscending body size and shape. </w:t>
      </w:r>
      <w:r w:rsidR="002D5AFE">
        <w:rPr>
          <w:lang w:val="en-GB"/>
        </w:rPr>
        <w:t xml:space="preserve">In doing so, she exceeded the </w:t>
      </w:r>
      <w:r w:rsidR="00282496">
        <w:rPr>
          <w:lang w:val="en-GB"/>
        </w:rPr>
        <w:t xml:space="preserve">abstract </w:t>
      </w:r>
      <w:r w:rsidR="002D5AFE">
        <w:rPr>
          <w:lang w:val="en-GB"/>
        </w:rPr>
        <w:t>canon in adding</w:t>
      </w:r>
      <w:r w:rsidR="006D362E">
        <w:rPr>
          <w:lang w:val="en-GB"/>
        </w:rPr>
        <w:t xml:space="preserve"> new subjects</w:t>
      </w:r>
      <w:r w:rsidR="002D5AFE">
        <w:rPr>
          <w:lang w:val="en-GB"/>
        </w:rPr>
        <w:t xml:space="preserve"> </w:t>
      </w:r>
      <w:r w:rsidR="00282496">
        <w:rPr>
          <w:lang w:val="en-GB"/>
        </w:rPr>
        <w:t xml:space="preserve">in </w:t>
      </w:r>
      <w:r w:rsidR="00C23D62">
        <w:rPr>
          <w:lang w:val="en-GB"/>
        </w:rPr>
        <w:t>figurative</w:t>
      </w:r>
      <w:r w:rsidR="002D5AFE">
        <w:rPr>
          <w:lang w:val="en-GB"/>
        </w:rPr>
        <w:t xml:space="preserve"> style</w:t>
      </w:r>
      <w:r w:rsidR="00282496">
        <w:rPr>
          <w:lang w:val="en-GB"/>
        </w:rPr>
        <w:t>, using a spectrum of</w:t>
      </w:r>
      <w:r w:rsidR="006D362E">
        <w:rPr>
          <w:lang w:val="en-GB"/>
        </w:rPr>
        <w:t xml:space="preserve"> </w:t>
      </w:r>
      <w:r w:rsidR="00282496">
        <w:rPr>
          <w:lang w:val="en-GB"/>
        </w:rPr>
        <w:t>colours.</w:t>
      </w:r>
      <w:ins w:id="17" w:author="doctor" w:date="2014-05-26T11:18:00Z">
        <w:r w:rsidR="001F5E59" w:rsidRPr="001F5E59">
          <w:rPr>
            <w:lang w:val="en-GB"/>
          </w:rPr>
          <w:t xml:space="preserve"> </w:t>
        </w:r>
        <w:proofErr w:type="spellStart"/>
        <w:r w:rsidR="001F5E59">
          <w:rPr>
            <w:lang w:val="en-GB"/>
          </w:rPr>
          <w:t>Podai</w:t>
        </w:r>
        <w:proofErr w:type="spellEnd"/>
        <w:r w:rsidR="001F5E59">
          <w:rPr>
            <w:lang w:val="en-GB"/>
          </w:rPr>
          <w:t xml:space="preserve"> ornaments are part of the female ritual of initiation of Loma people, prohibited during the government of </w:t>
        </w:r>
        <w:proofErr w:type="spellStart"/>
        <w:r w:rsidR="001F5E59">
          <w:rPr>
            <w:lang w:val="en-GB"/>
          </w:rPr>
          <w:t>Sekou</w:t>
        </w:r>
        <w:proofErr w:type="spellEnd"/>
        <w:r w:rsidR="001F5E59">
          <w:rPr>
            <w:lang w:val="en-GB"/>
          </w:rPr>
          <w:t xml:space="preserve"> </w:t>
        </w:r>
        <w:proofErr w:type="spellStart"/>
        <w:r w:rsidR="001F5E59">
          <w:rPr>
            <w:lang w:val="en-GB"/>
          </w:rPr>
          <w:t>Touré</w:t>
        </w:r>
        <w:proofErr w:type="spellEnd"/>
        <w:r w:rsidR="001F5E59">
          <w:rPr>
            <w:lang w:val="en-GB"/>
          </w:rPr>
          <w:t xml:space="preserve"> (1958 - 1984) and therefore only executed and passed on subversively in secrecy. </w:t>
        </w:r>
        <w:proofErr w:type="spellStart"/>
        <w:r w:rsidR="001F5E59">
          <w:rPr>
            <w:lang w:val="en-GB"/>
          </w:rPr>
          <w:t>Kolouma</w:t>
        </w:r>
        <w:proofErr w:type="spellEnd"/>
        <w:r w:rsidR="001F5E59">
          <w:rPr>
            <w:lang w:val="en-GB"/>
          </w:rPr>
          <w:t xml:space="preserve"> </w:t>
        </w:r>
        <w:proofErr w:type="spellStart"/>
        <w:r w:rsidR="001F5E59">
          <w:rPr>
            <w:lang w:val="en-GB"/>
          </w:rPr>
          <w:t>Sovogi</w:t>
        </w:r>
        <w:proofErr w:type="spellEnd"/>
        <w:r w:rsidR="001F5E59">
          <w:rPr>
            <w:lang w:val="en-GB"/>
          </w:rPr>
          <w:t xml:space="preserve"> nevertheless learned the technique of body painting from the older women and exercised the ornaments in her childhood. Later on, she practised her </w:t>
        </w:r>
        <w:proofErr w:type="spellStart"/>
        <w:r w:rsidR="001F5E59">
          <w:rPr>
            <w:lang w:val="en-GB"/>
          </w:rPr>
          <w:t>Podai</w:t>
        </w:r>
        <w:proofErr w:type="spellEnd"/>
        <w:r w:rsidR="001F5E59">
          <w:rPr>
            <w:lang w:val="en-GB"/>
          </w:rPr>
          <w:t xml:space="preserve"> skills in decorating female bodies for initiation and in executing murals, developing her individual handwriting as many </w:t>
        </w:r>
        <w:proofErr w:type="spellStart"/>
        <w:r w:rsidR="001F5E59">
          <w:rPr>
            <w:lang w:val="en-GB"/>
          </w:rPr>
          <w:t>podzianuti</w:t>
        </w:r>
        <w:proofErr w:type="spellEnd"/>
        <w:r w:rsidR="001F5E59">
          <w:rPr>
            <w:lang w:val="en-GB"/>
          </w:rPr>
          <w:t xml:space="preserve"> (female body painters) did. </w:t>
        </w:r>
      </w:ins>
    </w:p>
    <w:p w:rsidR="005E2A1A" w:rsidDel="001F5E59" w:rsidRDefault="008160DB" w:rsidP="008A218D">
      <w:pPr>
        <w:rPr>
          <w:ins w:id="18" w:author="Erin Rice" w:date="2014-05-23T15:08:00Z"/>
          <w:del w:id="19" w:author="doctor" w:date="2014-05-26T11:18:00Z"/>
          <w:lang w:val="en-GB"/>
        </w:rPr>
      </w:pPr>
      <w:del w:id="20" w:author="doctor" w:date="2014-05-26T11:18:00Z">
        <w:r w:rsidDel="001F5E59">
          <w:rPr>
            <w:lang w:val="en-GB"/>
          </w:rPr>
          <w:delText>Podai</w:delText>
        </w:r>
        <w:r w:rsidR="00614109" w:rsidDel="001F5E59">
          <w:rPr>
            <w:lang w:val="en-GB"/>
          </w:rPr>
          <w:delText xml:space="preserve"> </w:delText>
        </w:r>
        <w:r w:rsidR="00F76877" w:rsidDel="001F5E59">
          <w:rPr>
            <w:lang w:val="en-GB"/>
          </w:rPr>
          <w:delText>o</w:delText>
        </w:r>
        <w:r w:rsidR="00614109" w:rsidDel="001F5E59">
          <w:rPr>
            <w:lang w:val="en-GB"/>
          </w:rPr>
          <w:delText xml:space="preserve">rnaments are part of the </w:delText>
        </w:r>
        <w:r w:rsidR="00F76877" w:rsidDel="001F5E59">
          <w:rPr>
            <w:lang w:val="en-GB"/>
          </w:rPr>
          <w:delText>female ritual of initiation</w:delText>
        </w:r>
        <w:r w:rsidR="003901F6" w:rsidDel="001F5E59">
          <w:rPr>
            <w:lang w:val="en-GB"/>
          </w:rPr>
          <w:delText xml:space="preserve"> of Loma people</w:delText>
        </w:r>
        <w:r w:rsidR="00F76877" w:rsidDel="001F5E59">
          <w:rPr>
            <w:lang w:val="en-GB"/>
          </w:rPr>
          <w:delText>, p</w:delText>
        </w:r>
        <w:r w:rsidR="00614109" w:rsidDel="001F5E59">
          <w:rPr>
            <w:lang w:val="en-GB"/>
          </w:rPr>
          <w:delText xml:space="preserve">rohibited </w:delText>
        </w:r>
        <w:r w:rsidR="003901F6" w:rsidDel="001F5E59">
          <w:rPr>
            <w:lang w:val="en-GB"/>
          </w:rPr>
          <w:delText>during the government of Sekou Touré (</w:delText>
        </w:r>
        <w:r w:rsidR="00CF0B33" w:rsidDel="001F5E59">
          <w:rPr>
            <w:lang w:val="en-GB"/>
          </w:rPr>
          <w:delText>1958 - 1984</w:delText>
        </w:r>
        <w:r w:rsidR="003901F6" w:rsidDel="001F5E59">
          <w:rPr>
            <w:lang w:val="en-GB"/>
          </w:rPr>
          <w:delText xml:space="preserve">) </w:delText>
        </w:r>
        <w:r w:rsidR="00614109" w:rsidDel="001F5E59">
          <w:rPr>
            <w:lang w:val="en-GB"/>
          </w:rPr>
          <w:delText xml:space="preserve">and therefore </w:delText>
        </w:r>
        <w:r w:rsidR="00F76877" w:rsidDel="001F5E59">
          <w:rPr>
            <w:lang w:val="en-GB"/>
          </w:rPr>
          <w:delText xml:space="preserve">only </w:delText>
        </w:r>
        <w:r w:rsidR="00614109" w:rsidDel="001F5E59">
          <w:rPr>
            <w:lang w:val="en-GB"/>
          </w:rPr>
          <w:delText xml:space="preserve">executed </w:delText>
        </w:r>
        <w:r w:rsidR="00F76877" w:rsidDel="001F5E59">
          <w:rPr>
            <w:lang w:val="en-GB"/>
          </w:rPr>
          <w:delText xml:space="preserve">and passed on subversively </w:delText>
        </w:r>
        <w:r w:rsidR="00614109" w:rsidDel="001F5E59">
          <w:rPr>
            <w:lang w:val="en-GB"/>
          </w:rPr>
          <w:delText>in secrecy</w:delText>
        </w:r>
        <w:r w:rsidR="003901F6" w:rsidDel="001F5E59">
          <w:rPr>
            <w:lang w:val="en-GB"/>
          </w:rPr>
          <w:delText>.</w:delText>
        </w:r>
        <w:r w:rsidDel="001F5E59">
          <w:rPr>
            <w:lang w:val="en-GB"/>
          </w:rPr>
          <w:delText xml:space="preserve"> Kolouma Sovogi nevertheless</w:delText>
        </w:r>
        <w:r w:rsidR="00614109" w:rsidDel="001F5E59">
          <w:rPr>
            <w:lang w:val="en-GB"/>
          </w:rPr>
          <w:delText xml:space="preserve"> learned </w:delText>
        </w:r>
        <w:r w:rsidR="00F51957" w:rsidDel="001F5E59">
          <w:rPr>
            <w:lang w:val="en-GB"/>
          </w:rPr>
          <w:delText>the technique of body painting from the older women</w:delText>
        </w:r>
        <w:r w:rsidR="00413C30" w:rsidDel="001F5E59">
          <w:rPr>
            <w:lang w:val="en-GB"/>
          </w:rPr>
          <w:delText xml:space="preserve"> and</w:delText>
        </w:r>
        <w:r w:rsidR="003901F6" w:rsidDel="001F5E59">
          <w:rPr>
            <w:lang w:val="en-GB"/>
          </w:rPr>
          <w:delText xml:space="preserve"> </w:delText>
        </w:r>
        <w:r w:rsidDel="001F5E59">
          <w:rPr>
            <w:lang w:val="en-GB"/>
          </w:rPr>
          <w:delText xml:space="preserve">exercised </w:delText>
        </w:r>
        <w:r w:rsidR="00717474" w:rsidDel="001F5E59">
          <w:rPr>
            <w:lang w:val="en-GB"/>
          </w:rPr>
          <w:delText>the ornaments in</w:delText>
        </w:r>
        <w:r w:rsidDel="001F5E59">
          <w:rPr>
            <w:lang w:val="en-GB"/>
          </w:rPr>
          <w:delText xml:space="preserve"> her childhood</w:delText>
        </w:r>
        <w:r w:rsidR="003901F6" w:rsidDel="001F5E59">
          <w:rPr>
            <w:lang w:val="en-GB"/>
          </w:rPr>
          <w:delText>. Later on, she</w:delText>
        </w:r>
        <w:r w:rsidDel="001F5E59">
          <w:rPr>
            <w:lang w:val="en-GB"/>
          </w:rPr>
          <w:delText xml:space="preserve"> practised her Podai</w:delText>
        </w:r>
        <w:r w:rsidR="00717474" w:rsidDel="001F5E59">
          <w:rPr>
            <w:lang w:val="en-GB"/>
          </w:rPr>
          <w:delText xml:space="preserve"> skills in decorati</w:delText>
        </w:r>
        <w:r w:rsidR="00413C30" w:rsidDel="001F5E59">
          <w:rPr>
            <w:lang w:val="en-GB"/>
          </w:rPr>
          <w:delText>ng female bodies for initiation and</w:delText>
        </w:r>
        <w:r w:rsidR="00717474" w:rsidDel="001F5E59">
          <w:rPr>
            <w:lang w:val="en-GB"/>
          </w:rPr>
          <w:delText xml:space="preserve"> </w:delText>
        </w:r>
        <w:r w:rsidR="00413C30" w:rsidDel="001F5E59">
          <w:rPr>
            <w:lang w:val="en-GB"/>
          </w:rPr>
          <w:delText xml:space="preserve">in executing murals, </w:delText>
        </w:r>
        <w:r w:rsidR="00F51957" w:rsidDel="001F5E59">
          <w:rPr>
            <w:lang w:val="en-GB"/>
          </w:rPr>
          <w:delText xml:space="preserve">developing her individual handwriting as many podzianuti </w:delText>
        </w:r>
        <w:r w:rsidDel="001F5E59">
          <w:rPr>
            <w:lang w:val="en-GB"/>
          </w:rPr>
          <w:delText xml:space="preserve">(female body painters) </w:delText>
        </w:r>
        <w:r w:rsidR="00413C30" w:rsidDel="001F5E59">
          <w:rPr>
            <w:lang w:val="en-GB"/>
          </w:rPr>
          <w:delText>did</w:delText>
        </w:r>
        <w:r w:rsidR="00F51957" w:rsidDel="001F5E59">
          <w:rPr>
            <w:lang w:val="en-GB"/>
          </w:rPr>
          <w:delText>.</w:delText>
        </w:r>
        <w:r w:rsidR="00717474" w:rsidDel="001F5E59">
          <w:rPr>
            <w:lang w:val="en-GB"/>
          </w:rPr>
          <w:delText xml:space="preserve"> </w:delText>
        </w:r>
      </w:del>
    </w:p>
    <w:p w:rsidR="005D1BB9" w:rsidRPr="007B532B" w:rsidRDefault="005E2A1A" w:rsidP="008A218D">
      <w:pPr>
        <w:numPr>
          <w:ins w:id="21" w:author="Erin Rice" w:date="2014-05-23T15:08:00Z"/>
        </w:numPr>
        <w:rPr>
          <w:lang w:val="en-GB"/>
        </w:rPr>
      </w:pPr>
      <w:ins w:id="22" w:author="Erin Rice" w:date="2014-05-23T15:11:00Z">
        <w:r>
          <w:rPr>
            <w:lang w:val="en-GB"/>
          </w:rPr>
          <w:t>Known</w:t>
        </w:r>
      </w:ins>
      <w:r w:rsidR="00D67757">
        <w:rPr>
          <w:lang w:val="en-GB"/>
        </w:rPr>
        <w:t xml:space="preserve"> for her expert</w:t>
      </w:r>
      <w:ins w:id="23" w:author="Erin Rice" w:date="2014-05-23T15:11:00Z">
        <w:r>
          <w:rPr>
            <w:lang w:val="en-GB"/>
          </w:rPr>
          <w:t xml:space="preserve"> draughtsmanship</w:t>
        </w:r>
      </w:ins>
      <w:r w:rsidR="00D67757">
        <w:rPr>
          <w:lang w:val="en-GB"/>
        </w:rPr>
        <w:t xml:space="preserve">, </w:t>
      </w:r>
      <w:proofErr w:type="spellStart"/>
      <w:ins w:id="24" w:author="doctor" w:date="2014-05-26T11:19:00Z">
        <w:r w:rsidR="001F5E59">
          <w:rPr>
            <w:lang w:val="en-GB"/>
          </w:rPr>
          <w:t>Kolouma</w:t>
        </w:r>
        <w:proofErr w:type="spellEnd"/>
        <w:r w:rsidR="001F5E59">
          <w:rPr>
            <w:lang w:val="en-GB"/>
          </w:rPr>
          <w:t xml:space="preserve"> </w:t>
        </w:r>
        <w:proofErr w:type="spellStart"/>
        <w:r w:rsidR="001F5E59">
          <w:rPr>
            <w:lang w:val="en-GB"/>
          </w:rPr>
          <w:t>Sovogni</w:t>
        </w:r>
      </w:ins>
      <w:proofErr w:type="spellEnd"/>
      <w:del w:id="25" w:author="doctor" w:date="2014-05-26T11:19:00Z">
        <w:r w:rsidR="00D67757" w:rsidDel="001F5E59">
          <w:rPr>
            <w:lang w:val="en-GB"/>
          </w:rPr>
          <w:delText>sh</w:delText>
        </w:r>
        <w:r w:rsidR="00282496" w:rsidDel="001F5E59">
          <w:rPr>
            <w:lang w:val="en-GB"/>
          </w:rPr>
          <w:delText>e</w:delText>
        </w:r>
      </w:del>
      <w:r w:rsidR="00282496">
        <w:rPr>
          <w:lang w:val="en-GB"/>
        </w:rPr>
        <w:t xml:space="preserve"> was one of the women</w:t>
      </w:r>
      <w:r w:rsidR="003901F6">
        <w:rPr>
          <w:lang w:val="en-GB"/>
        </w:rPr>
        <w:t xml:space="preserve"> in</w:t>
      </w:r>
      <w:r w:rsidR="00CF0B33">
        <w:rPr>
          <w:lang w:val="en-GB"/>
        </w:rPr>
        <w:t xml:space="preserve"> </w:t>
      </w:r>
      <w:proofErr w:type="spellStart"/>
      <w:r w:rsidR="00CF0B33">
        <w:rPr>
          <w:lang w:val="en-GB"/>
        </w:rPr>
        <w:t>Segbémé</w:t>
      </w:r>
      <w:proofErr w:type="spellEnd"/>
      <w:r w:rsidR="00282496">
        <w:rPr>
          <w:lang w:val="en-GB"/>
        </w:rPr>
        <w:t xml:space="preserve"> </w:t>
      </w:r>
      <w:r w:rsidR="006164CD">
        <w:rPr>
          <w:lang w:val="en-GB"/>
        </w:rPr>
        <w:t xml:space="preserve">who </w:t>
      </w:r>
      <w:r w:rsidR="00AF2C2F">
        <w:rPr>
          <w:lang w:val="en-GB"/>
        </w:rPr>
        <w:t xml:space="preserve">in 1987 </w:t>
      </w:r>
      <w:r w:rsidR="00282496">
        <w:rPr>
          <w:lang w:val="en-GB"/>
        </w:rPr>
        <w:t xml:space="preserve">was </w:t>
      </w:r>
      <w:ins w:id="26" w:author="Erin Rice" w:date="2014-05-23T15:12:00Z">
        <w:r>
          <w:rPr>
            <w:lang w:val="en-GB"/>
          </w:rPr>
          <w:t xml:space="preserve">appointed </w:t>
        </w:r>
      </w:ins>
      <w:r w:rsidR="006164CD">
        <w:rPr>
          <w:lang w:val="en-GB"/>
        </w:rPr>
        <w:t xml:space="preserve">by </w:t>
      </w:r>
      <w:r w:rsidR="00AF2C2F">
        <w:rPr>
          <w:lang w:val="en-GB"/>
        </w:rPr>
        <w:t xml:space="preserve">Karl Heinz </w:t>
      </w:r>
      <w:r w:rsidR="006164CD">
        <w:rPr>
          <w:lang w:val="en-GB"/>
        </w:rPr>
        <w:t>Krieg</w:t>
      </w:r>
      <w:r w:rsidR="00AF2C2F">
        <w:rPr>
          <w:lang w:val="en-GB"/>
        </w:rPr>
        <w:t xml:space="preserve">, a German </w:t>
      </w:r>
      <w:r w:rsidR="008160DB">
        <w:rPr>
          <w:lang w:val="en-GB"/>
        </w:rPr>
        <w:t xml:space="preserve">ethnologist and trader, </w:t>
      </w:r>
      <w:r w:rsidR="00D67757">
        <w:rPr>
          <w:lang w:val="en-GB"/>
        </w:rPr>
        <w:t xml:space="preserve">to compile </w:t>
      </w:r>
      <w:r w:rsidR="008160DB">
        <w:rPr>
          <w:lang w:val="en-GB"/>
        </w:rPr>
        <w:t xml:space="preserve">an inventory of </w:t>
      </w:r>
      <w:proofErr w:type="spellStart"/>
      <w:r w:rsidR="008160DB">
        <w:rPr>
          <w:lang w:val="en-GB"/>
        </w:rPr>
        <w:t>Podai</w:t>
      </w:r>
      <w:proofErr w:type="spellEnd"/>
      <w:r w:rsidR="008160DB">
        <w:rPr>
          <w:lang w:val="en-GB"/>
        </w:rPr>
        <w:t xml:space="preserve"> ornament</w:t>
      </w:r>
      <w:r w:rsidR="003901F6">
        <w:rPr>
          <w:lang w:val="en-GB"/>
        </w:rPr>
        <w:t xml:space="preserve"> and transfer the signs onto paper and canvas</w:t>
      </w:r>
      <w:r w:rsidR="008160DB">
        <w:rPr>
          <w:lang w:val="en-GB"/>
        </w:rPr>
        <w:t xml:space="preserve">. Krieg was </w:t>
      </w:r>
      <w:hyperlink r:id="rId6" w:history="1">
        <w:r w:rsidR="008160DB" w:rsidRPr="00AF2C2F">
          <w:rPr>
            <w:rStyle w:val="Hyperlink"/>
            <w:color w:val="auto"/>
            <w:u w:val="none"/>
            <w:lang w:val="en-GB"/>
          </w:rPr>
          <w:t>enthusiastic</w:t>
        </w:r>
      </w:hyperlink>
      <w:r w:rsidR="008160DB">
        <w:rPr>
          <w:lang w:val="en-GB"/>
        </w:rPr>
        <w:t xml:space="preserve"> about this female art</w:t>
      </w:r>
      <w:r w:rsidR="00D67757">
        <w:rPr>
          <w:lang w:val="en-GB"/>
        </w:rPr>
        <w:t xml:space="preserve"> </w:t>
      </w:r>
      <w:r w:rsidR="003901F6">
        <w:rPr>
          <w:lang w:val="en-GB"/>
        </w:rPr>
        <w:t xml:space="preserve">form, provided for the materials and recorded </w:t>
      </w:r>
      <w:r w:rsidR="00526EAB">
        <w:rPr>
          <w:lang w:val="en-GB"/>
        </w:rPr>
        <w:t>the</w:t>
      </w:r>
      <w:r w:rsidR="001B3440">
        <w:rPr>
          <w:lang w:val="en-GB"/>
        </w:rPr>
        <w:t xml:space="preserve"> explanations </w:t>
      </w:r>
      <w:r w:rsidR="003901F6">
        <w:rPr>
          <w:lang w:val="en-GB"/>
        </w:rPr>
        <w:t xml:space="preserve">especially </w:t>
      </w:r>
      <w:r w:rsidR="001B3440">
        <w:rPr>
          <w:lang w:val="en-GB"/>
        </w:rPr>
        <w:t xml:space="preserve">given by the older female </w:t>
      </w:r>
      <w:r w:rsidR="001B3440" w:rsidRPr="007B532B">
        <w:rPr>
          <w:lang w:val="en-GB"/>
        </w:rPr>
        <w:t xml:space="preserve">experts. </w:t>
      </w:r>
      <w:r w:rsidR="006E4886" w:rsidRPr="007B532B">
        <w:rPr>
          <w:lang w:val="en-GB"/>
        </w:rPr>
        <w:t xml:space="preserve">Taking part in the documentation of the canon of </w:t>
      </w:r>
      <w:proofErr w:type="spellStart"/>
      <w:r w:rsidR="006E4886" w:rsidRPr="007B532B">
        <w:rPr>
          <w:lang w:val="en-GB"/>
        </w:rPr>
        <w:t>Podai</w:t>
      </w:r>
      <w:proofErr w:type="spellEnd"/>
      <w:r w:rsidR="006E4886" w:rsidRPr="007B532B">
        <w:rPr>
          <w:lang w:val="en-GB"/>
        </w:rPr>
        <w:t xml:space="preserve"> ornament</w:t>
      </w:r>
      <w:r w:rsidR="00282496" w:rsidRPr="007B532B">
        <w:rPr>
          <w:lang w:val="en-GB"/>
        </w:rPr>
        <w:t xml:space="preserve"> in the</w:t>
      </w:r>
      <w:r w:rsidR="006A2AC8" w:rsidRPr="007B532B">
        <w:rPr>
          <w:lang w:val="en-GB"/>
        </w:rPr>
        <w:t xml:space="preserve"> first year,</w:t>
      </w:r>
      <w:bookmarkStart w:id="27" w:name="_GoBack"/>
      <w:bookmarkEnd w:id="27"/>
      <w:del w:id="28" w:author="doctor" w:date="2014-05-26T11:19:00Z">
        <w:r w:rsidR="006A2AC8" w:rsidRPr="007B532B" w:rsidDel="001F5E59">
          <w:rPr>
            <w:lang w:val="en-GB"/>
          </w:rPr>
          <w:delText xml:space="preserve"> </w:delText>
        </w:r>
        <w:r w:rsidR="006E4886" w:rsidRPr="007B532B" w:rsidDel="001F5E59">
          <w:rPr>
            <w:lang w:val="en-GB"/>
          </w:rPr>
          <w:delText>Kolouma</w:delText>
        </w:r>
      </w:del>
      <w:r w:rsidR="006A2AC8" w:rsidRPr="007B532B">
        <w:rPr>
          <w:lang w:val="en-GB"/>
        </w:rPr>
        <w:t xml:space="preserve"> </w:t>
      </w:r>
      <w:proofErr w:type="spellStart"/>
      <w:r w:rsidR="00CF0B33" w:rsidRPr="007B532B">
        <w:rPr>
          <w:lang w:val="en-GB"/>
        </w:rPr>
        <w:t>Sovogi</w:t>
      </w:r>
      <w:proofErr w:type="spellEnd"/>
      <w:r w:rsidR="00CF0B33" w:rsidRPr="007B532B">
        <w:rPr>
          <w:lang w:val="en-GB"/>
        </w:rPr>
        <w:t xml:space="preserve"> </w:t>
      </w:r>
      <w:r w:rsidR="006A2AC8" w:rsidRPr="007B532B">
        <w:rPr>
          <w:lang w:val="en-GB"/>
        </w:rPr>
        <w:t>took the chance t</w:t>
      </w:r>
      <w:r w:rsidR="00282496" w:rsidRPr="007B532B">
        <w:rPr>
          <w:lang w:val="en-GB"/>
        </w:rPr>
        <w:t>o extend</w:t>
      </w:r>
      <w:r w:rsidR="006A2AC8" w:rsidRPr="007B532B">
        <w:rPr>
          <w:lang w:val="en-GB"/>
        </w:rPr>
        <w:t xml:space="preserve"> the range of artistic subjects and colours</w:t>
      </w:r>
      <w:r w:rsidR="001B3440" w:rsidRPr="007B532B">
        <w:rPr>
          <w:lang w:val="en-GB"/>
        </w:rPr>
        <w:t xml:space="preserve"> and </w:t>
      </w:r>
      <w:r w:rsidR="00413C30" w:rsidRPr="007B532B">
        <w:rPr>
          <w:lang w:val="en-GB"/>
        </w:rPr>
        <w:t xml:space="preserve">to </w:t>
      </w:r>
      <w:r w:rsidR="001B3440" w:rsidRPr="007B532B">
        <w:rPr>
          <w:lang w:val="en-GB"/>
        </w:rPr>
        <w:t>individualize her style</w:t>
      </w:r>
      <w:r w:rsidR="006A2AC8" w:rsidRPr="007B532B">
        <w:rPr>
          <w:lang w:val="en-GB"/>
        </w:rPr>
        <w:t xml:space="preserve"> </w:t>
      </w:r>
      <w:r w:rsidR="003901F6" w:rsidRPr="007B532B">
        <w:rPr>
          <w:lang w:val="en-GB"/>
        </w:rPr>
        <w:t xml:space="preserve">in the years </w:t>
      </w:r>
      <w:r w:rsidR="006E4886" w:rsidRPr="007B532B">
        <w:rPr>
          <w:rFonts w:cs="Info-Normal"/>
          <w:lang w:val="en-GB"/>
        </w:rPr>
        <w:t xml:space="preserve">1990, 1991 and 1996 when Krieg returned </w:t>
      </w:r>
      <w:r w:rsidR="00F8500B" w:rsidRPr="007B532B">
        <w:rPr>
          <w:lang w:val="en-GB"/>
        </w:rPr>
        <w:t xml:space="preserve">– </w:t>
      </w:r>
      <w:r w:rsidR="007B532B" w:rsidRPr="007B532B">
        <w:rPr>
          <w:lang w:val="en-GB"/>
        </w:rPr>
        <w:t xml:space="preserve">always </w:t>
      </w:r>
      <w:r w:rsidR="003901F6" w:rsidRPr="007B532B">
        <w:rPr>
          <w:lang w:val="en-GB"/>
        </w:rPr>
        <w:t>under the</w:t>
      </w:r>
      <w:r w:rsidR="00D6478F" w:rsidRPr="007B532B">
        <w:rPr>
          <w:lang w:val="en-GB"/>
        </w:rPr>
        <w:t xml:space="preserve"> watchful eyes of the older women</w:t>
      </w:r>
      <w:r w:rsidR="005615E2" w:rsidRPr="007B532B">
        <w:rPr>
          <w:lang w:val="en-GB"/>
        </w:rPr>
        <w:t xml:space="preserve"> </w:t>
      </w:r>
      <w:r w:rsidR="00F8500B" w:rsidRPr="007B532B">
        <w:rPr>
          <w:lang w:val="en-GB"/>
        </w:rPr>
        <w:t>facing the</w:t>
      </w:r>
      <w:r w:rsidR="005615E2" w:rsidRPr="007B532B">
        <w:rPr>
          <w:lang w:val="en-GB"/>
        </w:rPr>
        <w:t xml:space="preserve">ir critical comments. </w:t>
      </w:r>
      <w:r w:rsidR="00336CF4" w:rsidRPr="007B532B">
        <w:rPr>
          <w:lang w:val="en-GB"/>
        </w:rPr>
        <w:t>S</w:t>
      </w:r>
      <w:r w:rsidR="00F8500B" w:rsidRPr="007B532B">
        <w:rPr>
          <w:lang w:val="en-GB"/>
        </w:rPr>
        <w:t>he was</w:t>
      </w:r>
      <w:r w:rsidR="00282496" w:rsidRPr="007B532B">
        <w:rPr>
          <w:lang w:val="en-GB"/>
        </w:rPr>
        <w:t xml:space="preserve"> open for experiments </w:t>
      </w:r>
      <w:r w:rsidR="00F8500B" w:rsidRPr="007B532B">
        <w:rPr>
          <w:lang w:val="en-GB"/>
        </w:rPr>
        <w:t>whereas</w:t>
      </w:r>
      <w:r w:rsidR="006E4886" w:rsidRPr="007B532B">
        <w:rPr>
          <w:lang w:val="en-GB"/>
        </w:rPr>
        <w:t xml:space="preserve"> she</w:t>
      </w:r>
      <w:r w:rsidR="00282496" w:rsidRPr="007B532B">
        <w:rPr>
          <w:lang w:val="en-GB"/>
        </w:rPr>
        <w:t xml:space="preserve"> still</w:t>
      </w:r>
      <w:r w:rsidR="00F8500B" w:rsidRPr="007B532B">
        <w:rPr>
          <w:lang w:val="en-GB"/>
        </w:rPr>
        <w:t xml:space="preserve"> </w:t>
      </w:r>
      <w:r w:rsidR="006E4886" w:rsidRPr="007B532B">
        <w:rPr>
          <w:lang w:val="en-GB"/>
        </w:rPr>
        <w:t xml:space="preserve">respected the </w:t>
      </w:r>
      <w:proofErr w:type="spellStart"/>
      <w:r w:rsidR="006E4886" w:rsidRPr="007B532B">
        <w:rPr>
          <w:lang w:val="en-GB"/>
        </w:rPr>
        <w:t>Podai</w:t>
      </w:r>
      <w:proofErr w:type="spellEnd"/>
      <w:r w:rsidR="00F8500B" w:rsidRPr="007B532B">
        <w:rPr>
          <w:lang w:val="en-GB"/>
        </w:rPr>
        <w:t xml:space="preserve"> aesthetics which ask for accurate execution and for drawn lines which </w:t>
      </w:r>
      <w:r w:rsidR="00336CF4" w:rsidRPr="007B532B">
        <w:rPr>
          <w:lang w:val="en-GB"/>
        </w:rPr>
        <w:t xml:space="preserve">either meet each other or </w:t>
      </w:r>
      <w:r w:rsidR="00F8500B" w:rsidRPr="007B532B">
        <w:rPr>
          <w:lang w:val="en-GB"/>
        </w:rPr>
        <w:t>end up in in “heads”.</w:t>
      </w:r>
    </w:p>
    <w:p w:rsidR="0061220A" w:rsidRPr="001A7A32" w:rsidRDefault="00103751" w:rsidP="00AE34AD">
      <w:pPr>
        <w:rPr>
          <w:lang w:val="en-GB"/>
        </w:rPr>
      </w:pPr>
      <w:r>
        <w:rPr>
          <w:lang w:val="en-GB"/>
        </w:rPr>
        <w:t>Against the notion of fixed tradition</w:t>
      </w:r>
      <w:r w:rsidR="00F46C40">
        <w:rPr>
          <w:lang w:val="en-GB"/>
        </w:rPr>
        <w:t>s in African societies</w:t>
      </w:r>
      <w:r w:rsidR="00CF0B33">
        <w:rPr>
          <w:lang w:val="en-GB"/>
        </w:rPr>
        <w:t xml:space="preserve">, </w:t>
      </w:r>
      <w:proofErr w:type="spellStart"/>
      <w:r w:rsidR="00CF0B33">
        <w:rPr>
          <w:lang w:val="en-GB"/>
        </w:rPr>
        <w:t>Podai</w:t>
      </w:r>
      <w:proofErr w:type="spellEnd"/>
      <w:r w:rsidR="00413C30">
        <w:rPr>
          <w:lang w:val="en-GB"/>
        </w:rPr>
        <w:t xml:space="preserve"> body painting</w:t>
      </w:r>
      <w:r w:rsidR="00CF0B33">
        <w:rPr>
          <w:lang w:val="en-GB"/>
        </w:rPr>
        <w:t xml:space="preserve"> is another example </w:t>
      </w:r>
      <w:del w:id="29" w:author="Erin Rice" w:date="2014-05-23T15:09:00Z">
        <w:r w:rsidR="00CF0B33" w:rsidDel="005E2A1A">
          <w:rPr>
            <w:lang w:val="en-GB"/>
          </w:rPr>
          <w:delText xml:space="preserve">for </w:delText>
        </w:r>
      </w:del>
      <w:ins w:id="30" w:author="Erin Rice" w:date="2014-05-23T15:09:00Z">
        <w:r w:rsidR="005E2A1A">
          <w:rPr>
            <w:lang w:val="en-GB"/>
          </w:rPr>
          <w:t xml:space="preserve">of </w:t>
        </w:r>
      </w:ins>
      <w:r w:rsidR="00413C30">
        <w:rPr>
          <w:lang w:val="en-GB"/>
        </w:rPr>
        <w:t xml:space="preserve">the art of ornament as a </w:t>
      </w:r>
      <w:r w:rsidR="00CF0B33">
        <w:rPr>
          <w:lang w:val="en-GB"/>
        </w:rPr>
        <w:t>repetition with differences</w:t>
      </w:r>
      <w:r w:rsidR="00D441F0">
        <w:rPr>
          <w:lang w:val="en-GB"/>
        </w:rPr>
        <w:t xml:space="preserve">. </w:t>
      </w:r>
      <w:r>
        <w:rPr>
          <w:lang w:val="en-GB"/>
        </w:rPr>
        <w:t>As body</w:t>
      </w:r>
      <w:r w:rsidR="00413C30">
        <w:rPr>
          <w:lang w:val="en-GB"/>
        </w:rPr>
        <w:t xml:space="preserve"> adornment, executed in black </w:t>
      </w:r>
      <w:r w:rsidR="006D3FED">
        <w:rPr>
          <w:lang w:val="en-GB"/>
        </w:rPr>
        <w:t xml:space="preserve">colour obtained from the </w:t>
      </w:r>
      <w:r w:rsidR="000E1359">
        <w:rPr>
          <w:lang w:val="en-GB"/>
        </w:rPr>
        <w:t xml:space="preserve">nut </w:t>
      </w:r>
      <w:r w:rsidR="006D3FED">
        <w:rPr>
          <w:lang w:val="en-GB"/>
        </w:rPr>
        <w:t xml:space="preserve">of the </w:t>
      </w:r>
      <w:proofErr w:type="spellStart"/>
      <w:r w:rsidR="006D3FED">
        <w:rPr>
          <w:lang w:val="en-GB"/>
        </w:rPr>
        <w:t>Podai</w:t>
      </w:r>
      <w:proofErr w:type="spellEnd"/>
      <w:r w:rsidR="006D3FED">
        <w:rPr>
          <w:lang w:val="en-GB"/>
        </w:rPr>
        <w:t xml:space="preserve"> tree</w:t>
      </w:r>
      <w:r w:rsidR="007B532B">
        <w:rPr>
          <w:lang w:val="en-GB"/>
        </w:rPr>
        <w:t xml:space="preserve"> mixed with ashes</w:t>
      </w:r>
      <w:r w:rsidR="00413C30">
        <w:rPr>
          <w:lang w:val="en-GB"/>
        </w:rPr>
        <w:t xml:space="preserve"> </w:t>
      </w:r>
      <w:r w:rsidR="006D3FED">
        <w:rPr>
          <w:lang w:val="en-GB"/>
        </w:rPr>
        <w:t>with</w:t>
      </w:r>
      <w:r w:rsidR="000E1359">
        <w:rPr>
          <w:lang w:val="en-GB"/>
        </w:rPr>
        <w:t xml:space="preserve"> </w:t>
      </w:r>
      <w:r w:rsidR="006D3FED">
        <w:rPr>
          <w:lang w:val="en-GB"/>
        </w:rPr>
        <w:t xml:space="preserve">a </w:t>
      </w:r>
      <w:r w:rsidR="000E1359">
        <w:rPr>
          <w:lang w:val="en-GB"/>
        </w:rPr>
        <w:t>leaf vein</w:t>
      </w:r>
      <w:r w:rsidR="00413C30">
        <w:rPr>
          <w:lang w:val="en-GB"/>
        </w:rPr>
        <w:t xml:space="preserve"> as a brush</w:t>
      </w:r>
      <w:r>
        <w:rPr>
          <w:lang w:val="en-GB"/>
        </w:rPr>
        <w:t xml:space="preserve">, </w:t>
      </w:r>
      <w:r w:rsidR="000E1359">
        <w:rPr>
          <w:lang w:val="en-GB"/>
        </w:rPr>
        <w:t>change is</w:t>
      </w:r>
      <w:r w:rsidR="00902976">
        <w:rPr>
          <w:lang w:val="en-GB"/>
        </w:rPr>
        <w:t xml:space="preserve"> an</w:t>
      </w:r>
      <w:r w:rsidR="000E1359">
        <w:rPr>
          <w:lang w:val="en-GB"/>
        </w:rPr>
        <w:t xml:space="preserve"> intrinsic </w:t>
      </w:r>
      <w:r w:rsidR="0044358E">
        <w:rPr>
          <w:lang w:val="en-GB"/>
        </w:rPr>
        <w:t>element of</w:t>
      </w:r>
      <w:r w:rsidR="000E1359">
        <w:rPr>
          <w:lang w:val="en-GB"/>
        </w:rPr>
        <w:t xml:space="preserve"> this art</w:t>
      </w:r>
      <w:r w:rsidR="00CC5C13">
        <w:rPr>
          <w:lang w:val="en-GB"/>
        </w:rPr>
        <w:t xml:space="preserve"> </w:t>
      </w:r>
      <w:r w:rsidR="00902976">
        <w:rPr>
          <w:lang w:val="en-GB"/>
        </w:rPr>
        <w:t>form</w:t>
      </w:r>
      <w:r w:rsidR="000E1359">
        <w:rPr>
          <w:lang w:val="en-GB"/>
        </w:rPr>
        <w:t xml:space="preserve">. </w:t>
      </w:r>
      <w:r w:rsidR="0044358E">
        <w:rPr>
          <w:lang w:val="en-GB"/>
        </w:rPr>
        <w:t>T</w:t>
      </w:r>
      <w:r w:rsidR="006D3FED">
        <w:rPr>
          <w:lang w:val="en-GB"/>
        </w:rPr>
        <w:t>he ornaments eventually f</w:t>
      </w:r>
      <w:r w:rsidR="00C813AC">
        <w:rPr>
          <w:lang w:val="en-GB"/>
        </w:rPr>
        <w:t>ade away and have to be renewed</w:t>
      </w:r>
      <w:r w:rsidR="00F46C40">
        <w:rPr>
          <w:lang w:val="en-GB"/>
        </w:rPr>
        <w:t xml:space="preserve">. </w:t>
      </w:r>
      <w:r w:rsidR="00C813AC">
        <w:rPr>
          <w:lang w:val="en-GB"/>
        </w:rPr>
        <w:t>Innovation is commonly appreciated and</w:t>
      </w:r>
      <w:r w:rsidR="00F46C40">
        <w:rPr>
          <w:lang w:val="en-GB"/>
        </w:rPr>
        <w:t xml:space="preserve"> the</w:t>
      </w:r>
      <w:r w:rsidR="000E1359">
        <w:rPr>
          <w:lang w:val="en-GB"/>
        </w:rPr>
        <w:t xml:space="preserve"> </w:t>
      </w:r>
      <w:r w:rsidR="00CC5C13">
        <w:rPr>
          <w:lang w:val="en-GB"/>
        </w:rPr>
        <w:t>individual handwriting</w:t>
      </w:r>
      <w:r w:rsidR="006D3FED">
        <w:rPr>
          <w:lang w:val="en-GB"/>
        </w:rPr>
        <w:t xml:space="preserve"> of each artist i</w:t>
      </w:r>
      <w:r w:rsidR="000E1359">
        <w:rPr>
          <w:lang w:val="en-GB"/>
        </w:rPr>
        <w:t>s obvious</w:t>
      </w:r>
      <w:r w:rsidR="00CC5C13">
        <w:rPr>
          <w:lang w:val="en-GB"/>
        </w:rPr>
        <w:t xml:space="preserve"> </w:t>
      </w:r>
      <w:r w:rsidR="00C813AC">
        <w:rPr>
          <w:lang w:val="en-GB"/>
        </w:rPr>
        <w:t>in her way of painting – a circumstance which leads to</w:t>
      </w:r>
      <w:r>
        <w:rPr>
          <w:lang w:val="en-GB"/>
        </w:rPr>
        <w:t xml:space="preserve"> </w:t>
      </w:r>
      <w:r w:rsidR="006D3FED">
        <w:rPr>
          <w:lang w:val="en-GB"/>
        </w:rPr>
        <w:t xml:space="preserve">continuous </w:t>
      </w:r>
      <w:r w:rsidR="007B532B">
        <w:rPr>
          <w:lang w:val="en-GB"/>
        </w:rPr>
        <w:t xml:space="preserve">fruitful </w:t>
      </w:r>
      <w:r>
        <w:rPr>
          <w:lang w:val="en-GB"/>
        </w:rPr>
        <w:t>discussion</w:t>
      </w:r>
      <w:r w:rsidR="00CC5C13">
        <w:rPr>
          <w:lang w:val="en-GB"/>
        </w:rPr>
        <w:t>s</w:t>
      </w:r>
      <w:r>
        <w:rPr>
          <w:lang w:val="en-GB"/>
        </w:rPr>
        <w:t xml:space="preserve"> </w:t>
      </w:r>
      <w:r w:rsidR="006D3FED">
        <w:rPr>
          <w:lang w:val="en-GB"/>
        </w:rPr>
        <w:t xml:space="preserve">about aesthetics </w:t>
      </w:r>
      <w:r>
        <w:rPr>
          <w:lang w:val="en-GB"/>
        </w:rPr>
        <w:t>between the guardian</w:t>
      </w:r>
      <w:r w:rsidR="00F46C40">
        <w:rPr>
          <w:lang w:val="en-GB"/>
        </w:rPr>
        <w:t>s of tradition and the reformers</w:t>
      </w:r>
      <w:r>
        <w:rPr>
          <w:lang w:val="en-GB"/>
        </w:rPr>
        <w:t>.</w:t>
      </w:r>
      <w:r w:rsidR="00CF0B33" w:rsidRPr="00CF0B33">
        <w:rPr>
          <w:lang w:val="en-GB"/>
        </w:rPr>
        <w:t xml:space="preserve"> </w:t>
      </w:r>
    </w:p>
    <w:p w:rsidR="006C66BB" w:rsidRDefault="00A30AA9" w:rsidP="006C66BB">
      <w:pPr>
        <w:rPr>
          <w:lang w:val="en-GB"/>
        </w:rPr>
      </w:pPr>
      <w:proofErr w:type="spellStart"/>
      <w:r w:rsidRPr="00C813AC">
        <w:rPr>
          <w:lang w:val="en-GB"/>
        </w:rPr>
        <w:t>Kolouma</w:t>
      </w:r>
      <w:proofErr w:type="spellEnd"/>
      <w:r w:rsidRPr="00C813AC">
        <w:rPr>
          <w:lang w:val="en-GB"/>
        </w:rPr>
        <w:t xml:space="preserve"> </w:t>
      </w:r>
      <w:proofErr w:type="spellStart"/>
      <w:r w:rsidRPr="00C813AC">
        <w:rPr>
          <w:lang w:val="en-GB"/>
        </w:rPr>
        <w:t>Sovogis</w:t>
      </w:r>
      <w:proofErr w:type="spellEnd"/>
      <w:r w:rsidR="006C66BB" w:rsidRPr="00C813AC">
        <w:rPr>
          <w:lang w:val="en-GB"/>
        </w:rPr>
        <w:t xml:space="preserve"> painting</w:t>
      </w:r>
      <w:r w:rsidR="00F71D0A" w:rsidRPr="00C813AC">
        <w:rPr>
          <w:lang w:val="en-GB"/>
        </w:rPr>
        <w:t>s were</w:t>
      </w:r>
      <w:r w:rsidR="00C813AC" w:rsidRPr="00C813AC">
        <w:rPr>
          <w:lang w:val="en-GB"/>
        </w:rPr>
        <w:t xml:space="preserve"> presented</w:t>
      </w:r>
      <w:r w:rsidRPr="00C813AC">
        <w:rPr>
          <w:lang w:val="en-GB"/>
        </w:rPr>
        <w:t xml:space="preserve"> </w:t>
      </w:r>
      <w:r w:rsidR="00C8730F">
        <w:rPr>
          <w:lang w:val="en-GB"/>
        </w:rPr>
        <w:t xml:space="preserve">1995 </w:t>
      </w:r>
      <w:r w:rsidRPr="00C813AC">
        <w:rPr>
          <w:lang w:val="en-GB"/>
        </w:rPr>
        <w:t xml:space="preserve">in </w:t>
      </w:r>
      <w:proofErr w:type="spellStart"/>
      <w:r w:rsidR="00C813AC" w:rsidRPr="00A26BFA">
        <w:rPr>
          <w:i/>
          <w:lang w:val="en-GB"/>
        </w:rPr>
        <w:t>Hamburg</w:t>
      </w:r>
      <w:r w:rsidR="00A26BFA" w:rsidRPr="00A26BFA">
        <w:rPr>
          <w:i/>
          <w:lang w:val="en-GB"/>
        </w:rPr>
        <w:t>isches</w:t>
      </w:r>
      <w:proofErr w:type="spellEnd"/>
      <w:r w:rsidR="00A26BFA" w:rsidRPr="00A26BFA">
        <w:rPr>
          <w:i/>
          <w:lang w:val="en-GB"/>
        </w:rPr>
        <w:t xml:space="preserve"> Museum </w:t>
      </w:r>
      <w:proofErr w:type="spellStart"/>
      <w:r w:rsidR="00A26BFA" w:rsidRPr="00A26BFA">
        <w:rPr>
          <w:i/>
          <w:lang w:val="en-GB"/>
        </w:rPr>
        <w:t>für</w:t>
      </w:r>
      <w:proofErr w:type="spellEnd"/>
      <w:r w:rsidR="00A26BFA" w:rsidRPr="00A26BFA">
        <w:rPr>
          <w:i/>
          <w:lang w:val="en-GB"/>
        </w:rPr>
        <w:t xml:space="preserve"> </w:t>
      </w:r>
      <w:proofErr w:type="spellStart"/>
      <w:r w:rsidR="00A26BFA" w:rsidRPr="00A26BFA">
        <w:rPr>
          <w:i/>
          <w:lang w:val="en-GB"/>
        </w:rPr>
        <w:t>Völkerkunde</w:t>
      </w:r>
      <w:proofErr w:type="spellEnd"/>
      <w:r w:rsidR="00A26BFA">
        <w:rPr>
          <w:i/>
          <w:lang w:val="en-GB"/>
        </w:rPr>
        <w:t>/Germany</w:t>
      </w:r>
      <w:r w:rsidR="006C66BB" w:rsidRPr="00C813AC">
        <w:rPr>
          <w:lang w:val="en-GB"/>
        </w:rPr>
        <w:t xml:space="preserve">, </w:t>
      </w:r>
      <w:r w:rsidR="00C813AC" w:rsidRPr="00C813AC">
        <w:rPr>
          <w:lang w:val="en-GB"/>
        </w:rPr>
        <w:t xml:space="preserve">in 2000 at the </w:t>
      </w:r>
      <w:r w:rsidR="00C813AC" w:rsidRPr="00A26BFA">
        <w:rPr>
          <w:i/>
          <w:lang w:val="en-GB"/>
        </w:rPr>
        <w:t>Biennale</w:t>
      </w:r>
      <w:r w:rsidR="005D20B7">
        <w:rPr>
          <w:i/>
          <w:lang w:val="en-GB"/>
        </w:rPr>
        <w:t xml:space="preserve"> d’art </w:t>
      </w:r>
      <w:proofErr w:type="spellStart"/>
      <w:r w:rsidR="005D20B7">
        <w:rPr>
          <w:i/>
          <w:lang w:val="en-GB"/>
        </w:rPr>
        <w:t>contemporain</w:t>
      </w:r>
      <w:proofErr w:type="spellEnd"/>
      <w:r w:rsidR="00C813AC" w:rsidRPr="00A26BFA">
        <w:rPr>
          <w:i/>
          <w:lang w:val="en-GB"/>
        </w:rPr>
        <w:t xml:space="preserve"> de Lyon</w:t>
      </w:r>
      <w:r w:rsidR="00A26BFA">
        <w:rPr>
          <w:i/>
          <w:lang w:val="en-GB"/>
        </w:rPr>
        <w:t>/France</w:t>
      </w:r>
      <w:r w:rsidR="00C813AC" w:rsidRPr="00C813AC">
        <w:rPr>
          <w:lang w:val="en-GB"/>
        </w:rPr>
        <w:t xml:space="preserve"> and</w:t>
      </w:r>
      <w:r w:rsidR="005D20B7">
        <w:rPr>
          <w:lang w:val="en-GB"/>
        </w:rPr>
        <w:t xml:space="preserve"> in 2003</w:t>
      </w:r>
      <w:r w:rsidR="006C66BB" w:rsidRPr="00C813AC">
        <w:rPr>
          <w:lang w:val="en-GB"/>
        </w:rPr>
        <w:t xml:space="preserve"> </w:t>
      </w:r>
      <w:r w:rsidR="00C813AC" w:rsidRPr="00C813AC">
        <w:rPr>
          <w:lang w:val="en-GB"/>
        </w:rPr>
        <w:t xml:space="preserve">at </w:t>
      </w:r>
      <w:r w:rsidR="00A26BFA">
        <w:rPr>
          <w:i/>
          <w:lang w:val="en-GB"/>
        </w:rPr>
        <w:t xml:space="preserve">museum </w:t>
      </w:r>
      <w:proofErr w:type="spellStart"/>
      <w:r w:rsidR="00C813AC" w:rsidRPr="00A26BFA">
        <w:rPr>
          <w:i/>
          <w:lang w:val="en-GB"/>
        </w:rPr>
        <w:t>kunst</w:t>
      </w:r>
      <w:proofErr w:type="spellEnd"/>
      <w:r w:rsidR="00C813AC" w:rsidRPr="00A26BFA">
        <w:rPr>
          <w:i/>
          <w:lang w:val="en-GB"/>
        </w:rPr>
        <w:t xml:space="preserve"> </w:t>
      </w:r>
      <w:proofErr w:type="spellStart"/>
      <w:r w:rsidR="00C813AC" w:rsidRPr="00A26BFA">
        <w:rPr>
          <w:i/>
          <w:lang w:val="en-GB"/>
        </w:rPr>
        <w:t>palast</w:t>
      </w:r>
      <w:proofErr w:type="spellEnd"/>
      <w:r w:rsidR="000425B3">
        <w:rPr>
          <w:lang w:val="en-GB"/>
        </w:rPr>
        <w:t xml:space="preserve"> in Düsseldorf</w:t>
      </w:r>
      <w:r w:rsidR="00C813AC" w:rsidRPr="00C813AC">
        <w:rPr>
          <w:lang w:val="en-GB"/>
        </w:rPr>
        <w:t xml:space="preserve">/Germany. </w:t>
      </w:r>
    </w:p>
    <w:p w:rsidR="005D20B7" w:rsidRPr="007B532B" w:rsidRDefault="005D20B7" w:rsidP="006C66BB">
      <w:pPr>
        <w:rPr>
          <w:lang w:val="en-GB"/>
        </w:rPr>
      </w:pPr>
    </w:p>
    <w:p w:rsidR="006C66BB" w:rsidRPr="000F64FD" w:rsidRDefault="00686374" w:rsidP="00AE34AD">
      <w:r w:rsidRPr="000F64FD">
        <w:t>Bibliography</w:t>
      </w:r>
      <w:r w:rsidR="004159F7" w:rsidRPr="000F64FD">
        <w:t>:</w:t>
      </w:r>
    </w:p>
    <w:p w:rsidR="004159F7" w:rsidRDefault="00CD79A3" w:rsidP="00AE34AD">
      <w:r>
        <w:t>Langenohl, Kathrin „</w:t>
      </w:r>
      <w:r w:rsidR="000425B3">
        <w:t>Po</w:t>
      </w:r>
      <w:r>
        <w:t xml:space="preserve">dai – Malerei der Frauen in Westafrika“ in </w:t>
      </w:r>
      <w:r w:rsidRPr="000425B3">
        <w:rPr>
          <w:i/>
        </w:rPr>
        <w:t xml:space="preserve">Podai </w:t>
      </w:r>
      <w:r w:rsidR="000425B3" w:rsidRPr="000425B3">
        <w:rPr>
          <w:i/>
        </w:rPr>
        <w:t xml:space="preserve">- </w:t>
      </w:r>
      <w:r w:rsidRPr="000425B3">
        <w:rPr>
          <w:i/>
        </w:rPr>
        <w:t>Malerei aus Westafrika</w:t>
      </w:r>
      <w:r w:rsidR="000425B3">
        <w:t xml:space="preserve">, </w:t>
      </w:r>
      <w:r>
        <w:t>museum kunst palast</w:t>
      </w:r>
      <w:r w:rsidR="000425B3">
        <w:t xml:space="preserve"> (ed), Düsseldorf 2003</w:t>
      </w:r>
      <w:r w:rsidR="00C8730F">
        <w:t>:28-46</w:t>
      </w:r>
      <w:r w:rsidR="00BD0EBB">
        <w:t xml:space="preserve"> (exhibition catalogue)</w:t>
      </w:r>
    </w:p>
    <w:p w:rsidR="00BD0EBB" w:rsidRPr="00BD0EBB" w:rsidRDefault="00BD0EBB" w:rsidP="00AE34AD">
      <w:pPr>
        <w:rPr>
          <w:lang w:val="en-GB"/>
        </w:rPr>
      </w:pPr>
      <w:proofErr w:type="spellStart"/>
      <w:r w:rsidRPr="00BD0EBB">
        <w:rPr>
          <w:i/>
          <w:lang w:val="en-GB"/>
        </w:rPr>
        <w:t>Partages</w:t>
      </w:r>
      <w:proofErr w:type="spellEnd"/>
      <w:r w:rsidRPr="00BD0EBB">
        <w:rPr>
          <w:i/>
          <w:lang w:val="en-GB"/>
        </w:rPr>
        <w:t xml:space="preserve"> </w:t>
      </w:r>
      <w:proofErr w:type="spellStart"/>
      <w:r w:rsidRPr="00BD0EBB">
        <w:rPr>
          <w:i/>
          <w:lang w:val="en-GB"/>
        </w:rPr>
        <w:t>d’Exotisme</w:t>
      </w:r>
      <w:proofErr w:type="spellEnd"/>
      <w:r>
        <w:rPr>
          <w:lang w:val="en-GB"/>
        </w:rPr>
        <w:t>,</w:t>
      </w:r>
      <w:r w:rsidRPr="00BD0EBB">
        <w:rPr>
          <w:lang w:val="en-GB"/>
        </w:rPr>
        <w:t xml:space="preserve"> 5e Biennale d’art </w:t>
      </w:r>
      <w:proofErr w:type="spellStart"/>
      <w:r w:rsidRPr="00BD0EBB">
        <w:rPr>
          <w:lang w:val="en-GB"/>
        </w:rPr>
        <w:t>contemporain</w:t>
      </w:r>
      <w:proofErr w:type="spellEnd"/>
      <w:r w:rsidRPr="00BD0EBB">
        <w:rPr>
          <w:lang w:val="en-GB"/>
        </w:rPr>
        <w:t xml:space="preserve"> de Lyon</w:t>
      </w:r>
      <w:r>
        <w:rPr>
          <w:lang w:val="en-GB"/>
        </w:rPr>
        <w:t xml:space="preserve">, </w:t>
      </w:r>
      <w:proofErr w:type="spellStart"/>
      <w:r>
        <w:rPr>
          <w:lang w:val="en-GB"/>
        </w:rPr>
        <w:t>vol</w:t>
      </w:r>
      <w:proofErr w:type="spellEnd"/>
      <w:r w:rsidRPr="00BD0EBB">
        <w:rPr>
          <w:lang w:val="en-GB"/>
        </w:rPr>
        <w:t xml:space="preserve"> 2</w:t>
      </w:r>
      <w:r>
        <w:rPr>
          <w:i/>
          <w:lang w:val="en-GB"/>
        </w:rPr>
        <w:t xml:space="preserve"> </w:t>
      </w:r>
      <w:r w:rsidRPr="00BD0EBB">
        <w:rPr>
          <w:lang w:val="en-GB"/>
        </w:rPr>
        <w:t>(exhibition catalogue)</w:t>
      </w:r>
    </w:p>
    <w:p w:rsidR="006C17B9" w:rsidRDefault="000F64FD" w:rsidP="00AE34AD">
      <w:pPr>
        <w:rPr>
          <w:lang w:val="en-GB"/>
        </w:rPr>
      </w:pPr>
      <w:r w:rsidRPr="000425B3">
        <w:rPr>
          <w:i/>
        </w:rPr>
        <w:t>Podai. Bemalte Körper. Bemalte Häuser</w:t>
      </w:r>
      <w:r>
        <w:t>. Hamburgisches Museum für Völkerkunde, Völkerkundemuseum Leipzig (Ed), Leipzig 1995</w:t>
      </w:r>
      <w:r w:rsidR="000425B3">
        <w:t>.</w:t>
      </w:r>
      <w:r w:rsidR="00BD0EBB" w:rsidRPr="00BD0EBB">
        <w:t xml:space="preserve"> </w:t>
      </w:r>
      <w:r w:rsidR="00BD0EBB" w:rsidRPr="00BD0EBB">
        <w:rPr>
          <w:lang w:val="en-GB"/>
        </w:rPr>
        <w:t>(exhibition catalogue)</w:t>
      </w:r>
    </w:p>
    <w:p w:rsidR="006C17B9" w:rsidRDefault="006C17B9" w:rsidP="00AE34AD">
      <w:pPr>
        <w:rPr>
          <w:lang w:val="en-GB"/>
        </w:rPr>
      </w:pPr>
    </w:p>
    <w:p w:rsidR="006C17B9" w:rsidRDefault="006C17B9" w:rsidP="00AE34AD">
      <w:pPr>
        <w:rPr>
          <w:lang w:val="en-GB"/>
        </w:rPr>
      </w:pPr>
    </w:p>
    <w:p w:rsidR="006C17B9" w:rsidRDefault="006C17B9" w:rsidP="00AE34AD">
      <w:pPr>
        <w:rPr>
          <w:lang w:val="en-GB"/>
        </w:rPr>
      </w:pPr>
    </w:p>
    <w:p w:rsidR="006C17B9" w:rsidRPr="006C17B9" w:rsidRDefault="006C17B9" w:rsidP="00AE34AD">
      <w:pPr>
        <w:rPr>
          <w:lang w:val="en-GB"/>
        </w:rPr>
      </w:pPr>
      <w:r>
        <w:rPr>
          <w:lang w:val="en-GB"/>
        </w:rPr>
        <w:t>For copyright of the illustrations please contact Helen Krieg</w:t>
      </w:r>
      <w:r w:rsidRPr="006C17B9">
        <w:rPr>
          <w:lang w:val="en-GB"/>
        </w:rPr>
        <w:t xml:space="preserve"> </w:t>
      </w:r>
      <w:r>
        <w:rPr>
          <w:lang w:val="en-GB"/>
        </w:rPr>
        <w:t>(</w:t>
      </w:r>
      <w:r w:rsidRPr="006C17B9">
        <w:rPr>
          <w:lang w:val="en-GB"/>
        </w:rPr>
        <w:t>helen.krieg@gmx.de</w:t>
      </w:r>
      <w:r>
        <w:rPr>
          <w:lang w:val="en-GB"/>
        </w:rPr>
        <w:t>), owner of the collection.</w:t>
      </w:r>
    </w:p>
    <w:p w:rsidR="006C17B9" w:rsidRPr="00BD0EBB" w:rsidRDefault="006C17B9" w:rsidP="00AE34AD">
      <w:pPr>
        <w:rPr>
          <w:lang w:val="en-GB"/>
        </w:rPr>
      </w:pPr>
    </w:p>
    <w:p w:rsidR="007A7C3F" w:rsidRPr="00BD0EBB" w:rsidRDefault="007A7C3F" w:rsidP="00AE34AD">
      <w:pPr>
        <w:rPr>
          <w:lang w:val="en-GB"/>
        </w:rPr>
      </w:pPr>
    </w:p>
    <w:p w:rsidR="007A7C3F" w:rsidRDefault="0066201F" w:rsidP="00AE34AD">
      <w:r>
        <w:rPr>
          <w:noProof/>
          <w:lang w:val="en-GB" w:eastAsia="en-GB"/>
        </w:rPr>
        <w:drawing>
          <wp:inline distT="0" distB="0" distL="0" distR="0">
            <wp:extent cx="5899004" cy="4180114"/>
            <wp:effectExtent l="0" t="0" r="698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75" cy="419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F" w:rsidRDefault="00E20E07" w:rsidP="00AE34AD">
      <w:r>
        <w:t>Zawagi</w:t>
      </w:r>
      <w:r w:rsidR="006C17B9">
        <w:t>,</w:t>
      </w:r>
      <w:r>
        <w:t xml:space="preserve"> 1996</w:t>
      </w:r>
    </w:p>
    <w:p w:rsidR="00E20E07" w:rsidRDefault="00E20E07" w:rsidP="00AE34AD">
      <w:r>
        <w:t>Acryl</w:t>
      </w:r>
      <w:r w:rsidR="006C17B9">
        <w:t>ic paint</w:t>
      </w:r>
      <w:r>
        <w:t>,</w:t>
      </w:r>
      <w:r w:rsidR="00BD0EBB">
        <w:t xml:space="preserve"> cardboard</w:t>
      </w:r>
    </w:p>
    <w:p w:rsidR="00E20E07" w:rsidRDefault="00E20E07" w:rsidP="00AE34AD">
      <w:r>
        <w:t>68 x 95 cm</w:t>
      </w:r>
    </w:p>
    <w:p w:rsidR="00E20E07" w:rsidRDefault="006C17B9" w:rsidP="00AE34AD">
      <w:r>
        <w:t xml:space="preserve">Works </w:t>
      </w:r>
      <w:r w:rsidR="00E20E07">
        <w:t>n</w:t>
      </w:r>
      <w:r>
        <w:t>umbe</w:t>
      </w:r>
      <w:r w:rsidR="00E20E07">
        <w:t>r</w:t>
      </w:r>
      <w:r>
        <w:t>:</w:t>
      </w:r>
      <w:r w:rsidR="00E20E07">
        <w:t xml:space="preserve"> 35-1996/163</w:t>
      </w:r>
    </w:p>
    <w:p w:rsidR="00363ED7" w:rsidRPr="000F64FD" w:rsidRDefault="00363ED7" w:rsidP="00AE34AD"/>
    <w:p w:rsidR="0066201F" w:rsidRDefault="00363ED7" w:rsidP="0066201F">
      <w:r>
        <w:rPr>
          <w:noProof/>
          <w:lang w:val="en-GB" w:eastAsia="en-GB"/>
        </w:rPr>
        <w:drawing>
          <wp:inline distT="0" distB="0" distL="0" distR="0">
            <wp:extent cx="4411226" cy="665558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38" cy="66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F" w:rsidRDefault="006C17B9" w:rsidP="00E32C0F">
      <w:r>
        <w:t>Tokobabhékpégi</w:t>
      </w:r>
      <w:r w:rsidR="00E32C0F">
        <w:t>, Dabui, Bhékpégi</w:t>
      </w:r>
      <w:r>
        <w:t>,</w:t>
      </w:r>
      <w:r w:rsidR="00E32C0F">
        <w:t xml:space="preserve"> 1996</w:t>
      </w:r>
    </w:p>
    <w:p w:rsidR="00E32C0F" w:rsidRPr="006C17B9" w:rsidRDefault="00E32C0F" w:rsidP="00E32C0F">
      <w:pPr>
        <w:rPr>
          <w:lang w:val="en-GB"/>
        </w:rPr>
      </w:pPr>
      <w:r w:rsidRPr="006C17B9">
        <w:rPr>
          <w:lang w:val="en-GB"/>
        </w:rPr>
        <w:t>Acryl</w:t>
      </w:r>
      <w:r w:rsidR="008C2BC2" w:rsidRPr="006C17B9">
        <w:rPr>
          <w:lang w:val="en-GB"/>
        </w:rPr>
        <w:t>ic</w:t>
      </w:r>
      <w:r w:rsidR="006C17B9" w:rsidRPr="006C17B9">
        <w:rPr>
          <w:lang w:val="en-GB"/>
        </w:rPr>
        <w:t xml:space="preserve"> paint, canvas</w:t>
      </w:r>
    </w:p>
    <w:p w:rsidR="00E32C0F" w:rsidRPr="006C17B9" w:rsidRDefault="00E32C0F" w:rsidP="00E32C0F">
      <w:pPr>
        <w:rPr>
          <w:lang w:val="en-GB"/>
        </w:rPr>
      </w:pPr>
      <w:r w:rsidRPr="006C17B9">
        <w:rPr>
          <w:lang w:val="en-GB"/>
        </w:rPr>
        <w:t>180 x 125 cm</w:t>
      </w:r>
    </w:p>
    <w:p w:rsidR="00E32C0F" w:rsidRPr="006C17B9" w:rsidRDefault="006C17B9" w:rsidP="00E32C0F">
      <w:pPr>
        <w:rPr>
          <w:lang w:val="en-GB"/>
        </w:rPr>
      </w:pPr>
      <w:r w:rsidRPr="006C17B9">
        <w:rPr>
          <w:lang w:val="en-GB"/>
        </w:rPr>
        <w:t>Works number:</w:t>
      </w:r>
      <w:r w:rsidR="00E32C0F" w:rsidRPr="006C17B9">
        <w:rPr>
          <w:lang w:val="en-GB"/>
        </w:rPr>
        <w:t xml:space="preserve"> 35-1996/155</w:t>
      </w:r>
    </w:p>
    <w:p w:rsidR="00E32C0F" w:rsidRPr="006C17B9" w:rsidRDefault="00E32C0F" w:rsidP="00E32C0F">
      <w:pPr>
        <w:rPr>
          <w:lang w:val="en-GB"/>
        </w:rPr>
      </w:pPr>
    </w:p>
    <w:p w:rsidR="00E32C0F" w:rsidRPr="006C17B9" w:rsidRDefault="00E32C0F" w:rsidP="00E32C0F">
      <w:pPr>
        <w:rPr>
          <w:lang w:val="en-GB"/>
        </w:rPr>
      </w:pPr>
    </w:p>
    <w:sectPr w:rsidR="00E32C0F" w:rsidRPr="006C17B9" w:rsidSect="000616C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Cambri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">
    <w:altName w:val="Times New Roman"/>
    <w:charset w:val="00"/>
    <w:family w:val="auto"/>
    <w:pitch w:val="variable"/>
    <w:sig w:usb0="00000001" w:usb1="00000000" w:usb2="00000000" w:usb3="00000000" w:csb0="00000111" w:csb1="00000000"/>
  </w:font>
  <w:font w:name="Info-Norm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90CF9"/>
    <w:multiLevelType w:val="hybridMultilevel"/>
    <w:tmpl w:val="D2D6DA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1060B8"/>
    <w:multiLevelType w:val="hybridMultilevel"/>
    <w:tmpl w:val="B8CE6A46"/>
    <w:lvl w:ilvl="0" w:tplc="32A2FF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D0BFC"/>
    <w:multiLevelType w:val="hybridMultilevel"/>
    <w:tmpl w:val="6F3A907A"/>
    <w:lvl w:ilvl="0" w:tplc="1542004A">
      <w:start w:val="199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94FC6"/>
    <w:multiLevelType w:val="hybridMultilevel"/>
    <w:tmpl w:val="BFB2C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3348D"/>
    <w:multiLevelType w:val="hybridMultilevel"/>
    <w:tmpl w:val="4AF28A0E"/>
    <w:lvl w:ilvl="0" w:tplc="855A49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EA55CF"/>
    <w:multiLevelType w:val="hybridMultilevel"/>
    <w:tmpl w:val="D6ECB6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revisionView w:markup="0"/>
  <w:trackRevisions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D"/>
    <w:rsid w:val="000425B3"/>
    <w:rsid w:val="000511C1"/>
    <w:rsid w:val="00060B0F"/>
    <w:rsid w:val="000616CF"/>
    <w:rsid w:val="00066B8C"/>
    <w:rsid w:val="00067DD5"/>
    <w:rsid w:val="000844A4"/>
    <w:rsid w:val="0008569A"/>
    <w:rsid w:val="000B183B"/>
    <w:rsid w:val="000C01B0"/>
    <w:rsid w:val="000D7F82"/>
    <w:rsid w:val="000E1359"/>
    <w:rsid w:val="000F5707"/>
    <w:rsid w:val="000F64FD"/>
    <w:rsid w:val="00103751"/>
    <w:rsid w:val="00162176"/>
    <w:rsid w:val="001777AA"/>
    <w:rsid w:val="00187108"/>
    <w:rsid w:val="0018736C"/>
    <w:rsid w:val="001A7A32"/>
    <w:rsid w:val="001B3440"/>
    <w:rsid w:val="001C1901"/>
    <w:rsid w:val="001F5E59"/>
    <w:rsid w:val="00212D55"/>
    <w:rsid w:val="00227618"/>
    <w:rsid w:val="00282496"/>
    <w:rsid w:val="00292F73"/>
    <w:rsid w:val="00295CBE"/>
    <w:rsid w:val="002B4470"/>
    <w:rsid w:val="002B5E4E"/>
    <w:rsid w:val="002D339C"/>
    <w:rsid w:val="002D5AFE"/>
    <w:rsid w:val="00321AC8"/>
    <w:rsid w:val="00336CF4"/>
    <w:rsid w:val="00360B88"/>
    <w:rsid w:val="00363ED7"/>
    <w:rsid w:val="003705CA"/>
    <w:rsid w:val="003901F6"/>
    <w:rsid w:val="003F4C61"/>
    <w:rsid w:val="00403697"/>
    <w:rsid w:val="00413C30"/>
    <w:rsid w:val="004159F7"/>
    <w:rsid w:val="0044358E"/>
    <w:rsid w:val="004468DC"/>
    <w:rsid w:val="00476702"/>
    <w:rsid w:val="00485A52"/>
    <w:rsid w:val="004C6034"/>
    <w:rsid w:val="004C7A0E"/>
    <w:rsid w:val="00500083"/>
    <w:rsid w:val="00526EAB"/>
    <w:rsid w:val="005615E2"/>
    <w:rsid w:val="005D1BB9"/>
    <w:rsid w:val="005D20B7"/>
    <w:rsid w:val="005E2A1A"/>
    <w:rsid w:val="0061220A"/>
    <w:rsid w:val="00614109"/>
    <w:rsid w:val="006164CD"/>
    <w:rsid w:val="00643478"/>
    <w:rsid w:val="0066201F"/>
    <w:rsid w:val="00686374"/>
    <w:rsid w:val="006933E0"/>
    <w:rsid w:val="00697017"/>
    <w:rsid w:val="006A2AC8"/>
    <w:rsid w:val="006B2134"/>
    <w:rsid w:val="006C17B9"/>
    <w:rsid w:val="006C3E04"/>
    <w:rsid w:val="006C66BB"/>
    <w:rsid w:val="006D362E"/>
    <w:rsid w:val="006D3FED"/>
    <w:rsid w:val="006E4886"/>
    <w:rsid w:val="007009BF"/>
    <w:rsid w:val="00701AF6"/>
    <w:rsid w:val="00717474"/>
    <w:rsid w:val="0072399C"/>
    <w:rsid w:val="00733A56"/>
    <w:rsid w:val="00755A94"/>
    <w:rsid w:val="007A7C3F"/>
    <w:rsid w:val="007B28C8"/>
    <w:rsid w:val="007B532B"/>
    <w:rsid w:val="007C04DB"/>
    <w:rsid w:val="007D7563"/>
    <w:rsid w:val="00812BB3"/>
    <w:rsid w:val="00813AAF"/>
    <w:rsid w:val="008160DB"/>
    <w:rsid w:val="008446B2"/>
    <w:rsid w:val="00863609"/>
    <w:rsid w:val="00872C47"/>
    <w:rsid w:val="008841EA"/>
    <w:rsid w:val="00892CBF"/>
    <w:rsid w:val="008A218D"/>
    <w:rsid w:val="008A7C6B"/>
    <w:rsid w:val="008C2BC2"/>
    <w:rsid w:val="008F3111"/>
    <w:rsid w:val="00902976"/>
    <w:rsid w:val="009260B9"/>
    <w:rsid w:val="00932258"/>
    <w:rsid w:val="00985C1E"/>
    <w:rsid w:val="009C454C"/>
    <w:rsid w:val="009D5A84"/>
    <w:rsid w:val="00A148D1"/>
    <w:rsid w:val="00A26BFA"/>
    <w:rsid w:val="00A30AA9"/>
    <w:rsid w:val="00A606AB"/>
    <w:rsid w:val="00AB08FF"/>
    <w:rsid w:val="00AC5840"/>
    <w:rsid w:val="00AE34AD"/>
    <w:rsid w:val="00AF0C93"/>
    <w:rsid w:val="00AF2C2F"/>
    <w:rsid w:val="00B83744"/>
    <w:rsid w:val="00B90839"/>
    <w:rsid w:val="00BC5D2D"/>
    <w:rsid w:val="00BD0EBB"/>
    <w:rsid w:val="00C23D62"/>
    <w:rsid w:val="00C65828"/>
    <w:rsid w:val="00C66FB6"/>
    <w:rsid w:val="00C813AC"/>
    <w:rsid w:val="00C8730F"/>
    <w:rsid w:val="00C90F58"/>
    <w:rsid w:val="00CC5C13"/>
    <w:rsid w:val="00CD79A3"/>
    <w:rsid w:val="00CF0B33"/>
    <w:rsid w:val="00D04763"/>
    <w:rsid w:val="00D04B68"/>
    <w:rsid w:val="00D12507"/>
    <w:rsid w:val="00D154EB"/>
    <w:rsid w:val="00D22B62"/>
    <w:rsid w:val="00D441F0"/>
    <w:rsid w:val="00D44DDF"/>
    <w:rsid w:val="00D6478F"/>
    <w:rsid w:val="00D67757"/>
    <w:rsid w:val="00D7285A"/>
    <w:rsid w:val="00DC1018"/>
    <w:rsid w:val="00DC61D9"/>
    <w:rsid w:val="00E13846"/>
    <w:rsid w:val="00E20E07"/>
    <w:rsid w:val="00E32C0F"/>
    <w:rsid w:val="00E53C02"/>
    <w:rsid w:val="00F30439"/>
    <w:rsid w:val="00F46C40"/>
    <w:rsid w:val="00F51957"/>
    <w:rsid w:val="00F571F4"/>
    <w:rsid w:val="00F71D0A"/>
    <w:rsid w:val="00F76877"/>
    <w:rsid w:val="00F8500B"/>
    <w:rsid w:val="00FD0BCC"/>
    <w:rsid w:val="00FE5F1B"/>
    <w:rsid w:val="00FE6635"/>
    <w:rsid w:val="00FE6E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4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45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5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semiHidden/>
    <w:rsid w:val="00500083"/>
    <w:pPr>
      <w:tabs>
        <w:tab w:val="center" w:pos="4536"/>
        <w:tab w:val="right" w:pos="9072"/>
      </w:tabs>
      <w:spacing w:after="0" w:line="300" w:lineRule="exact"/>
    </w:pPr>
    <w:rPr>
      <w:rFonts w:ascii="Minion" w:eastAsia="Times New Roman" w:hAnsi="Minion" w:cs="Times New Roman"/>
      <w:spacing w:val="3"/>
      <w:sz w:val="24"/>
      <w:szCs w:val="20"/>
      <w:lang w:eastAsia="de-DE"/>
    </w:rPr>
  </w:style>
  <w:style w:type="character" w:customStyle="1" w:styleId="HeaderChar">
    <w:name w:val="Header Char"/>
    <w:basedOn w:val="DefaultParagraphFont"/>
    <w:link w:val="Header"/>
    <w:semiHidden/>
    <w:rsid w:val="00500083"/>
    <w:rPr>
      <w:rFonts w:ascii="Minion" w:eastAsia="Times New Roman" w:hAnsi="Minion" w:cs="Times New Roman"/>
      <w:spacing w:val="3"/>
      <w:sz w:val="24"/>
      <w:szCs w:val="20"/>
      <w:lang w:eastAsia="de-DE"/>
    </w:rPr>
  </w:style>
  <w:style w:type="character" w:styleId="Hyperlink">
    <w:name w:val="Hyperlink"/>
    <w:basedOn w:val="DefaultParagraphFont"/>
    <w:uiPriority w:val="99"/>
    <w:unhideWhenUsed/>
    <w:rsid w:val="00D7285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4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45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54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semiHidden/>
    <w:rsid w:val="00500083"/>
    <w:pPr>
      <w:tabs>
        <w:tab w:val="center" w:pos="4536"/>
        <w:tab w:val="right" w:pos="9072"/>
      </w:tabs>
      <w:spacing w:after="0" w:line="300" w:lineRule="exact"/>
    </w:pPr>
    <w:rPr>
      <w:rFonts w:ascii="Minion" w:eastAsia="Times New Roman" w:hAnsi="Minion" w:cs="Times New Roman"/>
      <w:spacing w:val="3"/>
      <w:sz w:val="24"/>
      <w:szCs w:val="20"/>
      <w:lang w:eastAsia="de-DE"/>
    </w:rPr>
  </w:style>
  <w:style w:type="character" w:customStyle="1" w:styleId="HeaderChar">
    <w:name w:val="Header Char"/>
    <w:basedOn w:val="DefaultParagraphFont"/>
    <w:link w:val="Header"/>
    <w:semiHidden/>
    <w:rsid w:val="00500083"/>
    <w:rPr>
      <w:rFonts w:ascii="Minion" w:eastAsia="Times New Roman" w:hAnsi="Minion" w:cs="Times New Roman"/>
      <w:spacing w:val="3"/>
      <w:sz w:val="24"/>
      <w:szCs w:val="20"/>
      <w:lang w:eastAsia="de-DE"/>
    </w:rPr>
  </w:style>
  <w:style w:type="character" w:styleId="Hyperlink">
    <w:name w:val="Hyperlink"/>
    <w:basedOn w:val="DefaultParagraphFont"/>
    <w:uiPriority w:val="99"/>
    <w:unhideWhenUsed/>
    <w:rsid w:val="00D728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dict.cc/englisch-deutsch/enthusiastic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645</Words>
  <Characters>3678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Kulturagent</dc:creator>
  <cp:lastModifiedBy>doctor</cp:lastModifiedBy>
  <cp:revision>2</cp:revision>
  <cp:lastPrinted>2014-04-28T07:30:00Z</cp:lastPrinted>
  <dcterms:created xsi:type="dcterms:W3CDTF">2014-05-26T10:20:00Z</dcterms:created>
  <dcterms:modified xsi:type="dcterms:W3CDTF">2014-05-26T10:20:00Z</dcterms:modified>
</cp:coreProperties>
</file>