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5C9" w:rsidRDefault="007955C9" w:rsidP="007955C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Author: Ndubuisi Ezeluomba </w:t>
      </w:r>
    </w:p>
    <w:p w:rsidR="004D5645" w:rsidRDefault="004522C5" w:rsidP="004D5645">
      <w:pPr>
        <w:spacing w:line="480" w:lineRule="auto"/>
        <w:rPr>
          <w:rFonts w:ascii="Times New Roman" w:hAnsi="Times New Roman" w:cs="Times New Roman"/>
          <w:sz w:val="24"/>
          <w:szCs w:val="24"/>
        </w:rPr>
      </w:pPr>
      <w:proofErr w:type="spellStart"/>
      <w:r>
        <w:rPr>
          <w:rFonts w:ascii="Times New Roman" w:hAnsi="Times New Roman" w:cs="Times New Roman"/>
          <w:b/>
          <w:sz w:val="24"/>
          <w:szCs w:val="24"/>
        </w:rPr>
        <w:t>O</w:t>
      </w:r>
      <w:r w:rsidRPr="005767FE">
        <w:rPr>
          <w:rFonts w:ascii="Times New Roman" w:hAnsi="Times New Roman" w:cs="Times New Roman"/>
          <w:b/>
          <w:sz w:val="24"/>
          <w:szCs w:val="24"/>
        </w:rPr>
        <w:t>nabolu</w:t>
      </w:r>
      <w:proofErr w:type="spellEnd"/>
      <w:r>
        <w:rPr>
          <w:rFonts w:ascii="Times New Roman" w:hAnsi="Times New Roman" w:cs="Times New Roman"/>
          <w:b/>
          <w:sz w:val="24"/>
          <w:szCs w:val="24"/>
        </w:rPr>
        <w:t xml:space="preserve">, </w:t>
      </w:r>
      <w:proofErr w:type="spellStart"/>
      <w:r w:rsidR="004D5645" w:rsidRPr="005767FE">
        <w:rPr>
          <w:rFonts w:ascii="Times New Roman" w:hAnsi="Times New Roman" w:cs="Times New Roman"/>
          <w:b/>
          <w:sz w:val="24"/>
          <w:szCs w:val="24"/>
        </w:rPr>
        <w:t>Aina</w:t>
      </w:r>
      <w:proofErr w:type="spellEnd"/>
      <w:r w:rsidR="004D5645" w:rsidRPr="005767FE">
        <w:rPr>
          <w:rFonts w:ascii="Times New Roman" w:hAnsi="Times New Roman" w:cs="Times New Roman"/>
          <w:b/>
          <w:sz w:val="24"/>
          <w:szCs w:val="24"/>
        </w:rPr>
        <w:t xml:space="preserve"> </w:t>
      </w:r>
      <w:r w:rsidR="004D5645" w:rsidRPr="007955C9">
        <w:rPr>
          <w:rFonts w:ascii="Times New Roman" w:hAnsi="Times New Roman" w:cs="Times New Roman"/>
          <w:sz w:val="24"/>
          <w:szCs w:val="24"/>
        </w:rPr>
        <w:t>(b</w:t>
      </w:r>
      <w:r w:rsidR="004D5645">
        <w:rPr>
          <w:rFonts w:ascii="Times New Roman" w:hAnsi="Times New Roman" w:cs="Times New Roman"/>
          <w:sz w:val="24"/>
          <w:szCs w:val="24"/>
        </w:rPr>
        <w:t>.</w:t>
      </w:r>
      <w:r w:rsidR="004D5645" w:rsidRPr="007955C9">
        <w:rPr>
          <w:rFonts w:ascii="Times New Roman" w:hAnsi="Times New Roman" w:cs="Times New Roman"/>
          <w:sz w:val="24"/>
          <w:szCs w:val="24"/>
        </w:rPr>
        <w:t>1882</w:t>
      </w:r>
      <w:r w:rsidR="004D5645">
        <w:rPr>
          <w:rFonts w:ascii="Times New Roman" w:hAnsi="Times New Roman" w:cs="Times New Roman"/>
          <w:sz w:val="24"/>
          <w:szCs w:val="24"/>
        </w:rPr>
        <w:t xml:space="preserve">, </w:t>
      </w:r>
      <w:proofErr w:type="spellStart"/>
      <w:r w:rsidR="004D5645">
        <w:rPr>
          <w:rFonts w:ascii="Times New Roman" w:hAnsi="Times New Roman" w:cs="Times New Roman"/>
          <w:sz w:val="24"/>
          <w:szCs w:val="24"/>
        </w:rPr>
        <w:t>Ijebu</w:t>
      </w:r>
      <w:proofErr w:type="spellEnd"/>
      <w:r w:rsidR="004D5645">
        <w:rPr>
          <w:rFonts w:ascii="Times New Roman" w:hAnsi="Times New Roman" w:cs="Times New Roman"/>
          <w:sz w:val="24"/>
          <w:szCs w:val="24"/>
        </w:rPr>
        <w:t>-O</w:t>
      </w:r>
      <w:r w:rsidR="004D5645" w:rsidRPr="007955C9">
        <w:rPr>
          <w:rFonts w:ascii="Times New Roman" w:hAnsi="Times New Roman" w:cs="Times New Roman"/>
          <w:sz w:val="24"/>
          <w:szCs w:val="24"/>
        </w:rPr>
        <w:t>de, Nigeria – d. 1963)</w:t>
      </w:r>
    </w:p>
    <w:p w:rsidR="00B115D9" w:rsidDel="00B115D9" w:rsidRDefault="00AE4976" w:rsidP="006B655E">
      <w:pPr>
        <w:spacing w:line="480" w:lineRule="auto"/>
        <w:jc w:val="both"/>
        <w:rPr>
          <w:ins w:id="0" w:author="Erin Rice" w:date="2013-10-15T15:37:00Z"/>
          <w:rFonts w:ascii="Times New Roman" w:hAnsi="Times New Roman" w:cs="Times New Roman"/>
          <w:sz w:val="24"/>
          <w:szCs w:val="24"/>
        </w:rPr>
      </w:pPr>
      <w:r>
        <w:rPr>
          <w:rFonts w:ascii="Times New Roman" w:hAnsi="Times New Roman" w:cs="Times New Roman"/>
          <w:sz w:val="24"/>
          <w:szCs w:val="24"/>
        </w:rPr>
        <w:t xml:space="preserve">Born on September </w:t>
      </w:r>
      <w:r w:rsidR="00F261FD">
        <w:rPr>
          <w:rFonts w:ascii="Times New Roman" w:hAnsi="Times New Roman" w:cs="Times New Roman"/>
          <w:sz w:val="24"/>
          <w:szCs w:val="24"/>
        </w:rPr>
        <w:t>13, 1882</w:t>
      </w:r>
      <w:r w:rsidR="00F82F5A">
        <w:rPr>
          <w:rFonts w:ascii="Times New Roman" w:hAnsi="Times New Roman" w:cs="Times New Roman"/>
          <w:sz w:val="24"/>
          <w:szCs w:val="24"/>
        </w:rPr>
        <w:t>, in</w:t>
      </w:r>
      <w:r>
        <w:rPr>
          <w:rFonts w:ascii="Times New Roman" w:hAnsi="Times New Roman" w:cs="Times New Roman"/>
          <w:sz w:val="24"/>
          <w:szCs w:val="24"/>
        </w:rPr>
        <w:t xml:space="preserve"> Ijebu-Ode, </w:t>
      </w:r>
      <w:r w:rsidR="00A31743">
        <w:rPr>
          <w:rFonts w:ascii="Times New Roman" w:hAnsi="Times New Roman" w:cs="Times New Roman"/>
          <w:sz w:val="24"/>
          <w:szCs w:val="24"/>
        </w:rPr>
        <w:t xml:space="preserve">Aina Onabolu </w:t>
      </w:r>
      <w:r w:rsidR="00F82F5A">
        <w:rPr>
          <w:rFonts w:ascii="Times New Roman" w:hAnsi="Times New Roman" w:cs="Times New Roman"/>
          <w:sz w:val="24"/>
          <w:szCs w:val="24"/>
        </w:rPr>
        <w:t>was</w:t>
      </w:r>
      <w:r w:rsidR="00A31743">
        <w:rPr>
          <w:rFonts w:ascii="Times New Roman" w:hAnsi="Times New Roman" w:cs="Times New Roman"/>
          <w:sz w:val="24"/>
          <w:szCs w:val="24"/>
        </w:rPr>
        <w:t xml:space="preserve"> </w:t>
      </w:r>
      <w:r w:rsidR="00F261FD">
        <w:rPr>
          <w:rFonts w:ascii="Times New Roman" w:hAnsi="Times New Roman" w:cs="Times New Roman"/>
          <w:sz w:val="24"/>
          <w:szCs w:val="24"/>
        </w:rPr>
        <w:t xml:space="preserve">the pioneer </w:t>
      </w:r>
      <w:r w:rsidR="00A31743">
        <w:rPr>
          <w:rFonts w:ascii="Times New Roman" w:hAnsi="Times New Roman" w:cs="Times New Roman"/>
          <w:sz w:val="24"/>
          <w:szCs w:val="24"/>
        </w:rPr>
        <w:t xml:space="preserve">of Nigerian </w:t>
      </w:r>
      <w:r w:rsidR="00F82F5A">
        <w:rPr>
          <w:rFonts w:ascii="Times New Roman" w:hAnsi="Times New Roman" w:cs="Times New Roman"/>
          <w:sz w:val="24"/>
          <w:szCs w:val="24"/>
        </w:rPr>
        <w:t>M</w:t>
      </w:r>
      <w:r w:rsidR="00A31743">
        <w:rPr>
          <w:rFonts w:ascii="Times New Roman" w:hAnsi="Times New Roman" w:cs="Times New Roman"/>
          <w:sz w:val="24"/>
          <w:szCs w:val="24"/>
        </w:rPr>
        <w:t>odern</w:t>
      </w:r>
      <w:r w:rsidR="00F82F5A">
        <w:rPr>
          <w:rFonts w:ascii="Times New Roman" w:hAnsi="Times New Roman" w:cs="Times New Roman"/>
          <w:sz w:val="24"/>
          <w:szCs w:val="24"/>
        </w:rPr>
        <w:t xml:space="preserve"> Art</w:t>
      </w:r>
      <w:r w:rsidR="00A31743">
        <w:rPr>
          <w:rFonts w:ascii="Times New Roman" w:hAnsi="Times New Roman" w:cs="Times New Roman"/>
          <w:sz w:val="24"/>
          <w:szCs w:val="24"/>
        </w:rPr>
        <w:t xml:space="preserve">. </w:t>
      </w:r>
      <w:r w:rsidR="00F261FD">
        <w:rPr>
          <w:rFonts w:ascii="Times New Roman" w:hAnsi="Times New Roman" w:cs="Times New Roman"/>
          <w:sz w:val="24"/>
          <w:szCs w:val="24"/>
        </w:rPr>
        <w:t>H</w:t>
      </w:r>
      <w:r w:rsidR="00A31743">
        <w:rPr>
          <w:rFonts w:ascii="Times New Roman" w:hAnsi="Times New Roman" w:cs="Times New Roman"/>
          <w:sz w:val="24"/>
          <w:szCs w:val="24"/>
        </w:rPr>
        <w:t>e occasioned a</w:t>
      </w:r>
      <w:r w:rsidR="004D1538" w:rsidRPr="005767FE">
        <w:rPr>
          <w:rFonts w:ascii="Times New Roman" w:hAnsi="Times New Roman" w:cs="Times New Roman"/>
          <w:sz w:val="24"/>
          <w:szCs w:val="24"/>
        </w:rPr>
        <w:t xml:space="preserve"> </w:t>
      </w:r>
      <w:r w:rsidR="00A31743">
        <w:rPr>
          <w:rFonts w:ascii="Times New Roman" w:hAnsi="Times New Roman" w:cs="Times New Roman"/>
          <w:sz w:val="24"/>
          <w:szCs w:val="24"/>
        </w:rPr>
        <w:t xml:space="preserve">radical </w:t>
      </w:r>
      <w:r w:rsidR="004D1538" w:rsidRPr="005767FE">
        <w:rPr>
          <w:rFonts w:ascii="Times New Roman" w:hAnsi="Times New Roman" w:cs="Times New Roman"/>
          <w:sz w:val="24"/>
          <w:szCs w:val="24"/>
        </w:rPr>
        <w:t xml:space="preserve">revolution that </w:t>
      </w:r>
      <w:r w:rsidR="00A31743">
        <w:rPr>
          <w:rFonts w:ascii="Times New Roman" w:hAnsi="Times New Roman" w:cs="Times New Roman"/>
          <w:sz w:val="24"/>
          <w:szCs w:val="24"/>
        </w:rPr>
        <w:t xml:space="preserve">facilitated the inclusion of </w:t>
      </w:r>
      <w:r w:rsidR="00F82F5A">
        <w:rPr>
          <w:rFonts w:ascii="Times New Roman" w:hAnsi="Times New Roman" w:cs="Times New Roman"/>
          <w:sz w:val="24"/>
          <w:szCs w:val="24"/>
        </w:rPr>
        <w:t>a</w:t>
      </w:r>
      <w:r w:rsidR="004D1538" w:rsidRPr="005767FE">
        <w:rPr>
          <w:rFonts w:ascii="Times New Roman" w:hAnsi="Times New Roman" w:cs="Times New Roman"/>
          <w:sz w:val="24"/>
          <w:szCs w:val="24"/>
        </w:rPr>
        <w:t xml:space="preserve">rts </w:t>
      </w:r>
      <w:r w:rsidR="00A31743">
        <w:rPr>
          <w:rFonts w:ascii="Times New Roman" w:hAnsi="Times New Roman" w:cs="Times New Roman"/>
          <w:sz w:val="24"/>
          <w:szCs w:val="24"/>
        </w:rPr>
        <w:t xml:space="preserve">scholarship </w:t>
      </w:r>
      <w:r w:rsidR="004D1538" w:rsidRPr="005767FE">
        <w:rPr>
          <w:rFonts w:ascii="Times New Roman" w:hAnsi="Times New Roman" w:cs="Times New Roman"/>
          <w:sz w:val="24"/>
          <w:szCs w:val="24"/>
        </w:rPr>
        <w:t xml:space="preserve">into the </w:t>
      </w:r>
      <w:r w:rsidR="00A31743">
        <w:rPr>
          <w:rFonts w:ascii="Times New Roman" w:hAnsi="Times New Roman" w:cs="Times New Roman"/>
          <w:sz w:val="24"/>
          <w:szCs w:val="24"/>
        </w:rPr>
        <w:t xml:space="preserve">education </w:t>
      </w:r>
      <w:r w:rsidR="004D1538" w:rsidRPr="005767FE">
        <w:rPr>
          <w:rFonts w:ascii="Times New Roman" w:hAnsi="Times New Roman" w:cs="Times New Roman"/>
          <w:sz w:val="24"/>
          <w:szCs w:val="24"/>
        </w:rPr>
        <w:t xml:space="preserve">curriculum </w:t>
      </w:r>
      <w:r w:rsidR="00A31743">
        <w:rPr>
          <w:rFonts w:ascii="Times New Roman" w:hAnsi="Times New Roman" w:cs="Times New Roman"/>
          <w:sz w:val="24"/>
          <w:szCs w:val="24"/>
        </w:rPr>
        <w:t xml:space="preserve">of colonial </w:t>
      </w:r>
      <w:r w:rsidR="004D1538" w:rsidRPr="005767FE">
        <w:rPr>
          <w:rFonts w:ascii="Times New Roman" w:hAnsi="Times New Roman" w:cs="Times New Roman"/>
          <w:sz w:val="24"/>
          <w:szCs w:val="24"/>
        </w:rPr>
        <w:t xml:space="preserve">Nigeria </w:t>
      </w:r>
      <w:r w:rsidR="00F261FD">
        <w:rPr>
          <w:rFonts w:ascii="Times New Roman" w:hAnsi="Times New Roman" w:cs="Times New Roman"/>
          <w:sz w:val="24"/>
          <w:szCs w:val="24"/>
        </w:rPr>
        <w:t>in the 1920s</w:t>
      </w:r>
      <w:r w:rsidR="009A65FE">
        <w:rPr>
          <w:rFonts w:ascii="Times New Roman" w:hAnsi="Times New Roman" w:cs="Times New Roman"/>
          <w:sz w:val="24"/>
          <w:szCs w:val="24"/>
        </w:rPr>
        <w:t xml:space="preserve">. </w:t>
      </w:r>
      <w:r w:rsidR="006B655E">
        <w:rPr>
          <w:rFonts w:ascii="Times New Roman" w:hAnsi="Times New Roman" w:cs="Times New Roman"/>
          <w:sz w:val="24"/>
          <w:szCs w:val="24"/>
        </w:rPr>
        <w:t xml:space="preserve">As a self-taught artist, </w:t>
      </w:r>
      <w:proofErr w:type="spellStart"/>
      <w:r w:rsidR="006B655E">
        <w:rPr>
          <w:rFonts w:ascii="Times New Roman" w:hAnsi="Times New Roman" w:cs="Times New Roman"/>
          <w:sz w:val="24"/>
          <w:szCs w:val="24"/>
        </w:rPr>
        <w:t>Onabolu</w:t>
      </w:r>
      <w:proofErr w:type="spellEnd"/>
      <w:r w:rsidR="006B655E">
        <w:rPr>
          <w:rFonts w:ascii="Times New Roman" w:hAnsi="Times New Roman" w:cs="Times New Roman"/>
          <w:sz w:val="24"/>
          <w:szCs w:val="24"/>
        </w:rPr>
        <w:t xml:space="preserve"> developed his drawing and painting skills through pictures gleaned from</w:t>
      </w:r>
      <w:del w:id="1" w:author="Erin Rice" w:date="2013-10-15T15:44:00Z">
        <w:r w:rsidR="006B655E" w:rsidDel="00725813">
          <w:rPr>
            <w:rFonts w:ascii="Times New Roman" w:hAnsi="Times New Roman" w:cs="Times New Roman"/>
            <w:sz w:val="24"/>
            <w:szCs w:val="24"/>
          </w:rPr>
          <w:delText xml:space="preserve"> European</w:delText>
        </w:r>
      </w:del>
      <w:r w:rsidR="006B655E">
        <w:rPr>
          <w:rFonts w:ascii="Times New Roman" w:hAnsi="Times New Roman" w:cs="Times New Roman"/>
          <w:sz w:val="24"/>
          <w:szCs w:val="24"/>
        </w:rPr>
        <w:t xml:space="preserve"> textbooks and magazines that were available to him in the early twentieth century when formal art training was not available in Nigeria. </w:t>
      </w:r>
      <w:r w:rsidR="00F82F5A">
        <w:rPr>
          <w:rFonts w:ascii="Times New Roman" w:hAnsi="Times New Roman" w:cs="Times New Roman"/>
          <w:sz w:val="24"/>
          <w:szCs w:val="24"/>
        </w:rPr>
        <w:t xml:space="preserve">Although he </w:t>
      </w:r>
      <w:r w:rsidR="006B655E">
        <w:rPr>
          <w:rFonts w:ascii="Times New Roman" w:hAnsi="Times New Roman" w:cs="Times New Roman"/>
          <w:sz w:val="24"/>
          <w:szCs w:val="24"/>
        </w:rPr>
        <w:t xml:space="preserve">became </w:t>
      </w:r>
      <w:r w:rsidR="00F82F5A">
        <w:rPr>
          <w:rFonts w:ascii="Times New Roman" w:hAnsi="Times New Roman" w:cs="Times New Roman"/>
          <w:sz w:val="24"/>
          <w:szCs w:val="24"/>
        </w:rPr>
        <w:t xml:space="preserve">an accomplished artist, Onabolu’s greatest influence was in the teaching of art. </w:t>
      </w:r>
      <w:r w:rsidR="006B655E">
        <w:rPr>
          <w:rFonts w:ascii="Times New Roman" w:hAnsi="Times New Roman" w:cs="Times New Roman"/>
          <w:sz w:val="24"/>
          <w:szCs w:val="24"/>
        </w:rPr>
        <w:t xml:space="preserve">After obtaining </w:t>
      </w:r>
      <w:ins w:id="2" w:author="Erin Rice" w:date="2013-10-15T15:09:00Z">
        <w:r w:rsidR="003F5B52">
          <w:rPr>
            <w:rFonts w:ascii="Times New Roman" w:hAnsi="Times New Roman" w:cs="Times New Roman"/>
            <w:sz w:val="24"/>
            <w:szCs w:val="24"/>
          </w:rPr>
          <w:t xml:space="preserve">a </w:t>
        </w:r>
      </w:ins>
      <w:r w:rsidR="006B655E">
        <w:rPr>
          <w:rFonts w:ascii="Times New Roman" w:hAnsi="Times New Roman" w:cs="Times New Roman"/>
          <w:sz w:val="24"/>
          <w:szCs w:val="24"/>
        </w:rPr>
        <w:t>diploma</w:t>
      </w:r>
      <w:del w:id="3" w:author="Erin Rice" w:date="2013-10-15T15:09:00Z">
        <w:r w:rsidR="006B655E" w:rsidDel="003F5B52">
          <w:rPr>
            <w:rFonts w:ascii="Times New Roman" w:hAnsi="Times New Roman" w:cs="Times New Roman"/>
            <w:sz w:val="24"/>
            <w:szCs w:val="24"/>
          </w:rPr>
          <w:delText>s</w:delText>
        </w:r>
      </w:del>
      <w:r w:rsidR="006B655E">
        <w:rPr>
          <w:rFonts w:ascii="Times New Roman" w:hAnsi="Times New Roman" w:cs="Times New Roman"/>
          <w:sz w:val="24"/>
          <w:szCs w:val="24"/>
        </w:rPr>
        <w:t xml:space="preserve"> in fine arts </w:t>
      </w:r>
      <w:del w:id="4" w:author="Erin Rice" w:date="2013-10-15T15:11:00Z">
        <w:r w:rsidR="006B655E" w:rsidDel="003F5B52">
          <w:rPr>
            <w:rFonts w:ascii="Times New Roman" w:hAnsi="Times New Roman" w:cs="Times New Roman"/>
            <w:sz w:val="24"/>
            <w:szCs w:val="24"/>
          </w:rPr>
          <w:delText xml:space="preserve">and teaching from some of Europe’s top </w:delText>
        </w:r>
      </w:del>
      <w:del w:id="5" w:author="Erin Rice" w:date="2013-10-15T15:09:00Z">
        <w:r w:rsidR="006B655E" w:rsidDel="003F5B52">
          <w:rPr>
            <w:rFonts w:ascii="Times New Roman" w:hAnsi="Times New Roman" w:cs="Times New Roman"/>
            <w:sz w:val="24"/>
            <w:szCs w:val="24"/>
          </w:rPr>
          <w:delText>institutes</w:delText>
        </w:r>
      </w:del>
      <w:r w:rsidR="004522C5">
        <w:rPr>
          <w:rFonts w:ascii="Times New Roman" w:hAnsi="Times New Roman" w:cs="Times New Roman"/>
          <w:sz w:val="24"/>
          <w:szCs w:val="24"/>
        </w:rPr>
        <w:t xml:space="preserve"> </w:t>
      </w:r>
      <w:ins w:id="6" w:author="Erin Rice" w:date="2013-10-15T15:11:00Z">
        <w:r w:rsidR="003F5B52">
          <w:rPr>
            <w:rFonts w:ascii="Times New Roman" w:hAnsi="Times New Roman" w:cs="Times New Roman"/>
            <w:sz w:val="24"/>
            <w:szCs w:val="24"/>
          </w:rPr>
          <w:t>from European art schools</w:t>
        </w:r>
      </w:ins>
      <w:r w:rsidR="006B655E">
        <w:rPr>
          <w:rFonts w:ascii="Times New Roman" w:hAnsi="Times New Roman" w:cs="Times New Roman"/>
          <w:sz w:val="24"/>
          <w:szCs w:val="24"/>
        </w:rPr>
        <w:t xml:space="preserve">, he returned to Nigeria to </w:t>
      </w:r>
      <w:r w:rsidR="00D26F3F">
        <w:rPr>
          <w:rFonts w:ascii="Times New Roman" w:hAnsi="Times New Roman" w:cs="Times New Roman"/>
          <w:sz w:val="24"/>
          <w:szCs w:val="24"/>
        </w:rPr>
        <w:t xml:space="preserve">promote the fine arts through education and policy reform. As a teacher, </w:t>
      </w:r>
      <w:proofErr w:type="spellStart"/>
      <w:r w:rsidR="00D26F3F">
        <w:rPr>
          <w:rFonts w:ascii="Times New Roman" w:hAnsi="Times New Roman" w:cs="Times New Roman"/>
          <w:sz w:val="24"/>
          <w:szCs w:val="24"/>
        </w:rPr>
        <w:t>Onabolu</w:t>
      </w:r>
      <w:proofErr w:type="spellEnd"/>
      <w:r w:rsidR="00D26F3F">
        <w:rPr>
          <w:rFonts w:ascii="Times New Roman" w:hAnsi="Times New Roman" w:cs="Times New Roman"/>
          <w:sz w:val="24"/>
          <w:szCs w:val="24"/>
        </w:rPr>
        <w:t xml:space="preserve"> sought to</w:t>
      </w:r>
      <w:r w:rsidR="009A65FE" w:rsidRPr="009A65FE">
        <w:rPr>
          <w:rFonts w:ascii="Times New Roman" w:hAnsi="Times New Roman" w:cs="Times New Roman"/>
          <w:sz w:val="24"/>
          <w:szCs w:val="24"/>
        </w:rPr>
        <w:t xml:space="preserve"> make his students understa</w:t>
      </w:r>
      <w:r w:rsidR="00D26F3F">
        <w:rPr>
          <w:rFonts w:ascii="Times New Roman" w:hAnsi="Times New Roman" w:cs="Times New Roman"/>
          <w:sz w:val="24"/>
          <w:szCs w:val="24"/>
        </w:rPr>
        <w:t>nd the technical aspects of art. H</w:t>
      </w:r>
      <w:r w:rsidR="009A65FE" w:rsidRPr="009A65FE">
        <w:rPr>
          <w:rFonts w:ascii="Times New Roman" w:hAnsi="Times New Roman" w:cs="Times New Roman"/>
          <w:sz w:val="24"/>
          <w:szCs w:val="24"/>
        </w:rPr>
        <w:t xml:space="preserve">e </w:t>
      </w:r>
      <w:r w:rsidR="00F82F5A">
        <w:rPr>
          <w:rFonts w:ascii="Times New Roman" w:hAnsi="Times New Roman" w:cs="Times New Roman"/>
          <w:sz w:val="24"/>
          <w:szCs w:val="24"/>
        </w:rPr>
        <w:t xml:space="preserve">impressed </w:t>
      </w:r>
      <w:r w:rsidR="009A65FE" w:rsidRPr="009A65FE">
        <w:rPr>
          <w:rFonts w:ascii="Times New Roman" w:hAnsi="Times New Roman" w:cs="Times New Roman"/>
          <w:sz w:val="24"/>
          <w:szCs w:val="24"/>
        </w:rPr>
        <w:t>the science</w:t>
      </w:r>
      <w:r w:rsidR="005804A6">
        <w:rPr>
          <w:rFonts w:ascii="Times New Roman" w:hAnsi="Times New Roman" w:cs="Times New Roman"/>
          <w:sz w:val="24"/>
          <w:szCs w:val="24"/>
        </w:rPr>
        <w:t>s</w:t>
      </w:r>
      <w:r w:rsidR="009A65FE" w:rsidRPr="009A65FE">
        <w:rPr>
          <w:rFonts w:ascii="Times New Roman" w:hAnsi="Times New Roman" w:cs="Times New Roman"/>
          <w:sz w:val="24"/>
          <w:szCs w:val="24"/>
        </w:rPr>
        <w:t xml:space="preserve"> of perspective, proportion, </w:t>
      </w:r>
      <w:proofErr w:type="spellStart"/>
      <w:r w:rsidR="009A65FE" w:rsidRPr="009A65FE">
        <w:rPr>
          <w:rFonts w:ascii="Times New Roman" w:hAnsi="Times New Roman" w:cs="Times New Roman"/>
          <w:sz w:val="24"/>
          <w:szCs w:val="24"/>
        </w:rPr>
        <w:t>colour</w:t>
      </w:r>
      <w:proofErr w:type="spellEnd"/>
      <w:r w:rsidR="009A65FE" w:rsidRPr="009A65FE">
        <w:rPr>
          <w:rFonts w:ascii="Times New Roman" w:hAnsi="Times New Roman" w:cs="Times New Roman"/>
          <w:sz w:val="24"/>
          <w:szCs w:val="24"/>
        </w:rPr>
        <w:t xml:space="preserve"> technology and chiaroscuro </w:t>
      </w:r>
      <w:r w:rsidR="00F82F5A">
        <w:rPr>
          <w:rFonts w:ascii="Times New Roman" w:hAnsi="Times New Roman" w:cs="Times New Roman"/>
          <w:sz w:val="24"/>
          <w:szCs w:val="24"/>
        </w:rPr>
        <w:t xml:space="preserve">upon them, encouraging </w:t>
      </w:r>
      <w:r w:rsidR="009A65FE" w:rsidRPr="009A65FE">
        <w:rPr>
          <w:rFonts w:ascii="Times New Roman" w:hAnsi="Times New Roman" w:cs="Times New Roman"/>
          <w:sz w:val="24"/>
          <w:szCs w:val="24"/>
        </w:rPr>
        <w:t>students to take courses like drawing, basic design and painting</w:t>
      </w:r>
      <w:r w:rsidR="00F82F5A">
        <w:rPr>
          <w:rFonts w:ascii="Times New Roman" w:hAnsi="Times New Roman" w:cs="Times New Roman"/>
          <w:sz w:val="24"/>
          <w:szCs w:val="24"/>
        </w:rPr>
        <w:t xml:space="preserve">, and </w:t>
      </w:r>
      <w:r w:rsidR="009A65FE" w:rsidRPr="009A65FE">
        <w:rPr>
          <w:rFonts w:ascii="Times New Roman" w:hAnsi="Times New Roman" w:cs="Times New Roman"/>
          <w:sz w:val="24"/>
          <w:szCs w:val="24"/>
        </w:rPr>
        <w:t>earn</w:t>
      </w:r>
      <w:r w:rsidR="00F82F5A">
        <w:rPr>
          <w:rFonts w:ascii="Times New Roman" w:hAnsi="Times New Roman" w:cs="Times New Roman"/>
          <w:sz w:val="24"/>
          <w:szCs w:val="24"/>
        </w:rPr>
        <w:t xml:space="preserve">ing </w:t>
      </w:r>
      <w:r w:rsidR="009A65FE" w:rsidRPr="009A65FE">
        <w:rPr>
          <w:rFonts w:ascii="Times New Roman" w:hAnsi="Times New Roman" w:cs="Times New Roman"/>
          <w:sz w:val="24"/>
          <w:szCs w:val="24"/>
        </w:rPr>
        <w:t>him the title ‘Mr. Perspective’ around the Lagos area</w:t>
      </w:r>
      <w:r w:rsidR="00D26F3F">
        <w:rPr>
          <w:rFonts w:ascii="Times New Roman" w:hAnsi="Times New Roman" w:cs="Times New Roman"/>
          <w:sz w:val="24"/>
          <w:szCs w:val="24"/>
        </w:rPr>
        <w:t xml:space="preserve">, and a reputation that would </w:t>
      </w:r>
      <w:ins w:id="7" w:author="Erin Rice" w:date="2013-10-15T15:11:00Z">
        <w:r w:rsidR="003F5B52">
          <w:rPr>
            <w:rFonts w:ascii="Times New Roman" w:hAnsi="Times New Roman" w:cs="Times New Roman"/>
            <w:sz w:val="24"/>
            <w:szCs w:val="24"/>
          </w:rPr>
          <w:t xml:space="preserve">later </w:t>
        </w:r>
      </w:ins>
      <w:r w:rsidR="00D26F3F">
        <w:rPr>
          <w:rFonts w:ascii="Times New Roman" w:hAnsi="Times New Roman" w:cs="Times New Roman"/>
          <w:sz w:val="24"/>
          <w:szCs w:val="24"/>
        </w:rPr>
        <w:t>earn him the name</w:t>
      </w:r>
      <w:r w:rsidR="004522C5">
        <w:rPr>
          <w:rFonts w:ascii="Times New Roman" w:hAnsi="Times New Roman" w:cs="Times New Roman"/>
          <w:sz w:val="24"/>
          <w:szCs w:val="24"/>
        </w:rPr>
        <w:t xml:space="preserve"> ‘Father of Modern Nigerian Art’.</w:t>
      </w:r>
      <w:r w:rsidR="00D26F3F">
        <w:rPr>
          <w:rFonts w:ascii="Times New Roman" w:hAnsi="Times New Roman" w:cs="Times New Roman"/>
          <w:sz w:val="24"/>
          <w:szCs w:val="24"/>
        </w:rPr>
        <w:t xml:space="preserve"> </w:t>
      </w:r>
    </w:p>
    <w:p w:rsidR="004D1538" w:rsidDel="00B115D9" w:rsidRDefault="00B115D9" w:rsidP="00F40C69">
      <w:pPr>
        <w:spacing w:line="480" w:lineRule="auto"/>
        <w:jc w:val="both"/>
        <w:rPr>
          <w:del w:id="8" w:author="Erin Rice" w:date="2013-10-15T15:36:00Z"/>
          <w:rFonts w:ascii="Times New Roman" w:hAnsi="Times New Roman" w:cs="Times New Roman"/>
          <w:sz w:val="24"/>
          <w:szCs w:val="24"/>
        </w:rPr>
      </w:pPr>
      <w:proofErr w:type="spellStart"/>
      <w:ins w:id="9" w:author="Erin Rice" w:date="2013-10-15T15:38:00Z">
        <w:r>
          <w:rPr>
            <w:rFonts w:ascii="Times New Roman" w:hAnsi="Times New Roman" w:cs="Times New Roman"/>
            <w:sz w:val="24"/>
            <w:szCs w:val="24"/>
          </w:rPr>
          <w:t>Aina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Onabolu’s</w:t>
        </w:r>
        <w:proofErr w:type="spellEnd"/>
        <w:r>
          <w:rPr>
            <w:rFonts w:ascii="Times New Roman" w:hAnsi="Times New Roman" w:cs="Times New Roman"/>
            <w:sz w:val="24"/>
            <w:szCs w:val="24"/>
          </w:rPr>
          <w:t xml:space="preserve"> </w:t>
        </w:r>
      </w:ins>
      <w:ins w:id="10" w:author="Erin Rice" w:date="2013-10-15T15:41:00Z">
        <w:r w:rsidR="00725813">
          <w:rPr>
            <w:rFonts w:ascii="Times New Roman" w:hAnsi="Times New Roman" w:cs="Times New Roman"/>
            <w:sz w:val="24"/>
            <w:szCs w:val="24"/>
          </w:rPr>
          <w:t xml:space="preserve">own education in the arts began at the age of twelve, when he taught himself to </w:t>
        </w:r>
      </w:ins>
      <w:ins w:id="11" w:author="Erin Rice" w:date="2013-10-15T15:42:00Z">
        <w:r w:rsidR="00725813">
          <w:rPr>
            <w:rFonts w:ascii="Times New Roman" w:hAnsi="Times New Roman" w:cs="Times New Roman"/>
            <w:sz w:val="24"/>
            <w:szCs w:val="24"/>
          </w:rPr>
          <w:t xml:space="preserve">paint in the European tradition by studying the re-productions of paintings found in widely distributed </w:t>
        </w:r>
      </w:ins>
      <w:r w:rsidR="005804A6">
        <w:rPr>
          <w:rFonts w:ascii="Times New Roman" w:hAnsi="Times New Roman" w:cs="Times New Roman"/>
          <w:sz w:val="24"/>
          <w:szCs w:val="24"/>
        </w:rPr>
        <w:t xml:space="preserve">advertisements and </w:t>
      </w:r>
      <w:ins w:id="12" w:author="Erin Rice" w:date="2013-10-15T15:42:00Z">
        <w:r w:rsidR="00725813">
          <w:rPr>
            <w:rFonts w:ascii="Times New Roman" w:hAnsi="Times New Roman" w:cs="Times New Roman"/>
            <w:sz w:val="24"/>
            <w:szCs w:val="24"/>
          </w:rPr>
          <w:t xml:space="preserve">Christian literature in Nigeria </w:t>
        </w:r>
      </w:ins>
      <w:ins w:id="13" w:author="Erin Rice" w:date="2013-10-15T15:43:00Z">
        <w:r w:rsidR="00725813">
          <w:rPr>
            <w:rFonts w:ascii="Times New Roman" w:hAnsi="Times New Roman" w:cs="Times New Roman"/>
            <w:sz w:val="24"/>
            <w:szCs w:val="24"/>
          </w:rPr>
          <w:t>at the time of his adolescence.</w:t>
        </w:r>
      </w:ins>
      <w:ins w:id="14" w:author="Erin Rice" w:date="2013-10-15T15:41:00Z">
        <w:r w:rsidR="00725813">
          <w:rPr>
            <w:rFonts w:ascii="Times New Roman" w:hAnsi="Times New Roman" w:cs="Times New Roman"/>
            <w:sz w:val="24"/>
            <w:szCs w:val="24"/>
          </w:rPr>
          <w:t xml:space="preserve"> </w:t>
        </w:r>
      </w:ins>
      <w:ins w:id="15" w:author="Erin Rice" w:date="2013-10-15T15:43:00Z">
        <w:r w:rsidR="00725813">
          <w:rPr>
            <w:rFonts w:ascii="Times New Roman" w:hAnsi="Times New Roman" w:cs="Times New Roman"/>
            <w:sz w:val="24"/>
            <w:szCs w:val="24"/>
          </w:rPr>
          <w:t xml:space="preserve">However, </w:t>
        </w:r>
      </w:ins>
      <w:del w:id="16" w:author="Erin Rice" w:date="2013-10-15T15:36:00Z">
        <w:r w:rsidR="00D9266F" w:rsidDel="00B115D9">
          <w:rPr>
            <w:rFonts w:ascii="Times New Roman" w:hAnsi="Times New Roman" w:cs="Times New Roman"/>
            <w:sz w:val="24"/>
            <w:szCs w:val="24"/>
          </w:rPr>
          <w:delText xml:space="preserve"> </w:delText>
        </w:r>
        <w:r w:rsidR="006B655E" w:rsidRPr="008168BA" w:rsidDel="00B115D9">
          <w:rPr>
            <w:rFonts w:ascii="Times New Roman" w:hAnsi="Times New Roman" w:cs="Times New Roman"/>
            <w:sz w:val="24"/>
            <w:szCs w:val="24"/>
          </w:rPr>
          <w:delText>Onabolu used the conventions of European academic painting to challenge assumptions about African lack of ingenuity and artistic ability in the same way that Picasso took inspiration from African arts in challenging the conventions of European art</w:delText>
        </w:r>
        <w:r w:rsidR="006B655E" w:rsidDel="00B115D9">
          <w:rPr>
            <w:rFonts w:ascii="Times New Roman" w:hAnsi="Times New Roman" w:cs="Times New Roman"/>
            <w:sz w:val="24"/>
            <w:szCs w:val="24"/>
          </w:rPr>
          <w:delText>. His efforts at</w:delText>
        </w:r>
        <w:r w:rsidR="006B655E" w:rsidRPr="00F826DE" w:rsidDel="00B115D9">
          <w:rPr>
            <w:rFonts w:ascii="Times New Roman" w:hAnsi="Times New Roman" w:cs="Times New Roman"/>
            <w:sz w:val="24"/>
            <w:szCs w:val="24"/>
          </w:rPr>
          <w:delText xml:space="preserve"> establishing </w:delText>
        </w:r>
        <w:r w:rsidR="006B655E" w:rsidDel="00B115D9">
          <w:rPr>
            <w:rFonts w:ascii="Times New Roman" w:hAnsi="Times New Roman" w:cs="Times New Roman"/>
            <w:sz w:val="24"/>
            <w:szCs w:val="24"/>
          </w:rPr>
          <w:delText xml:space="preserve">the </w:delText>
        </w:r>
        <w:r w:rsidR="006B655E" w:rsidRPr="00F826DE" w:rsidDel="00B115D9">
          <w:rPr>
            <w:rFonts w:ascii="Times New Roman" w:hAnsi="Times New Roman" w:cs="Times New Roman"/>
            <w:sz w:val="24"/>
            <w:szCs w:val="24"/>
          </w:rPr>
          <w:delText xml:space="preserve">foundation </w:delText>
        </w:r>
        <w:r w:rsidR="006B655E" w:rsidDel="00B115D9">
          <w:rPr>
            <w:rFonts w:ascii="Times New Roman" w:hAnsi="Times New Roman" w:cs="Times New Roman"/>
            <w:sz w:val="24"/>
            <w:szCs w:val="24"/>
          </w:rPr>
          <w:delText xml:space="preserve">of </w:delText>
        </w:r>
        <w:r w:rsidR="006B655E" w:rsidRPr="00F826DE" w:rsidDel="00B115D9">
          <w:rPr>
            <w:rFonts w:ascii="Times New Roman" w:hAnsi="Times New Roman" w:cs="Times New Roman"/>
            <w:sz w:val="24"/>
            <w:szCs w:val="24"/>
          </w:rPr>
          <w:delText xml:space="preserve">Art Education in the British colony </w:delText>
        </w:r>
        <w:r w:rsidR="006B655E" w:rsidDel="00B115D9">
          <w:rPr>
            <w:rFonts w:ascii="Times New Roman" w:hAnsi="Times New Roman" w:cs="Times New Roman"/>
            <w:sz w:val="24"/>
            <w:szCs w:val="24"/>
          </w:rPr>
          <w:delText xml:space="preserve">of Nigeria in the 1920s </w:delText>
        </w:r>
        <w:r w:rsidR="006B655E" w:rsidRPr="00F826DE" w:rsidDel="00B115D9">
          <w:rPr>
            <w:rFonts w:ascii="Times New Roman" w:hAnsi="Times New Roman" w:cs="Times New Roman"/>
            <w:sz w:val="24"/>
            <w:szCs w:val="24"/>
          </w:rPr>
          <w:delText>were successful, and in 1922, the colonial government authorized Fine Art as a subject in the educational curriculum</w:delText>
        </w:r>
        <w:r w:rsidR="006B655E" w:rsidDel="00B115D9">
          <w:rPr>
            <w:rFonts w:ascii="Times New Roman" w:hAnsi="Times New Roman" w:cs="Times New Roman"/>
            <w:sz w:val="24"/>
            <w:szCs w:val="24"/>
          </w:rPr>
          <w:delText xml:space="preserve">. Finally, his </w:delText>
        </w:r>
        <w:r w:rsidR="006B655E" w:rsidRPr="00EF57E8" w:rsidDel="00B115D9">
          <w:rPr>
            <w:rFonts w:ascii="Times New Roman" w:hAnsi="Times New Roman" w:cs="Times New Roman"/>
            <w:sz w:val="24"/>
            <w:szCs w:val="24"/>
          </w:rPr>
          <w:delText xml:space="preserve">artistic activities </w:delText>
        </w:r>
        <w:r w:rsidR="006B655E" w:rsidDel="00B115D9">
          <w:rPr>
            <w:rFonts w:ascii="Times New Roman" w:hAnsi="Times New Roman" w:cs="Times New Roman"/>
            <w:sz w:val="24"/>
            <w:szCs w:val="24"/>
          </w:rPr>
          <w:delText xml:space="preserve">along </w:delText>
        </w:r>
        <w:r w:rsidR="006B655E" w:rsidRPr="00EF57E8" w:rsidDel="00B115D9">
          <w:rPr>
            <w:rFonts w:ascii="Times New Roman" w:hAnsi="Times New Roman" w:cs="Times New Roman"/>
            <w:sz w:val="24"/>
            <w:szCs w:val="24"/>
          </w:rPr>
          <w:delText xml:space="preserve">with </w:delText>
        </w:r>
        <w:r w:rsidR="006B655E" w:rsidDel="00B115D9">
          <w:rPr>
            <w:rFonts w:ascii="Times New Roman" w:hAnsi="Times New Roman" w:cs="Times New Roman"/>
            <w:sz w:val="24"/>
            <w:szCs w:val="24"/>
          </w:rPr>
          <w:delText xml:space="preserve">the </w:delText>
        </w:r>
        <w:r w:rsidR="006B655E" w:rsidRPr="00EF57E8" w:rsidDel="00B115D9">
          <w:rPr>
            <w:rFonts w:ascii="Times New Roman" w:hAnsi="Times New Roman" w:cs="Times New Roman"/>
            <w:sz w:val="24"/>
            <w:szCs w:val="24"/>
          </w:rPr>
          <w:delText>resolve to include art scholarship into the education curriculum of Nigeria helped focus his energies in the business of art and art teaching</w:delText>
        </w:r>
        <w:r w:rsidR="006B655E" w:rsidDel="00B115D9">
          <w:rPr>
            <w:rFonts w:ascii="Times New Roman" w:hAnsi="Times New Roman" w:cs="Times New Roman"/>
            <w:sz w:val="24"/>
            <w:szCs w:val="24"/>
          </w:rPr>
          <w:delText>, and his efforts saw the birth and subsequent development of Nigerian Modern Art</w:delText>
        </w:r>
        <w:r w:rsidR="006B655E" w:rsidRPr="00EF57E8" w:rsidDel="00B115D9">
          <w:rPr>
            <w:rFonts w:ascii="Times New Roman" w:hAnsi="Times New Roman" w:cs="Times New Roman"/>
            <w:sz w:val="24"/>
            <w:szCs w:val="24"/>
          </w:rPr>
          <w:delText>.</w:delText>
        </w:r>
        <w:r w:rsidR="006B655E" w:rsidDel="00B115D9">
          <w:rPr>
            <w:rFonts w:ascii="Times New Roman" w:hAnsi="Times New Roman" w:cs="Times New Roman"/>
            <w:sz w:val="24"/>
            <w:szCs w:val="24"/>
          </w:rPr>
          <w:delText xml:space="preserve"> </w:delText>
        </w:r>
      </w:del>
    </w:p>
    <w:p w:rsidR="005B5A44" w:rsidRDefault="00725813" w:rsidP="005B5A44">
      <w:pPr>
        <w:spacing w:line="480" w:lineRule="auto"/>
        <w:jc w:val="both"/>
        <w:rPr>
          <w:ins w:id="17" w:author="Erin Rice" w:date="2013-10-15T16:02:00Z"/>
          <w:rFonts w:ascii="Times New Roman" w:hAnsi="Times New Roman" w:cs="Times New Roman"/>
          <w:sz w:val="24"/>
          <w:szCs w:val="24"/>
        </w:rPr>
      </w:pPr>
      <w:proofErr w:type="gramStart"/>
      <w:ins w:id="18" w:author="Erin Rice" w:date="2013-10-15T15:44:00Z">
        <w:r>
          <w:rPr>
            <w:rFonts w:ascii="Times New Roman" w:hAnsi="Times New Roman" w:cs="Times New Roman"/>
            <w:sz w:val="24"/>
            <w:szCs w:val="24"/>
          </w:rPr>
          <w:t>i</w:t>
        </w:r>
      </w:ins>
      <w:proofErr w:type="gramEnd"/>
      <w:del w:id="19" w:author="Erin Rice" w:date="2013-10-15T15:44:00Z">
        <w:r w:rsidR="005B5A44" w:rsidDel="00725813">
          <w:rPr>
            <w:rFonts w:ascii="Times New Roman" w:hAnsi="Times New Roman" w:cs="Times New Roman"/>
            <w:sz w:val="24"/>
            <w:szCs w:val="24"/>
          </w:rPr>
          <w:delText>I</w:delText>
        </w:r>
      </w:del>
      <w:r w:rsidR="005B5A44">
        <w:rPr>
          <w:rFonts w:ascii="Times New Roman" w:hAnsi="Times New Roman" w:cs="Times New Roman"/>
          <w:sz w:val="24"/>
          <w:szCs w:val="24"/>
        </w:rPr>
        <w:t xml:space="preserve">n 1920 when an opportunity for formal art studies abroad offered itself, Onabolu did not hesitate to leave the shores of Nigeria </w:t>
      </w:r>
      <w:ins w:id="20" w:author="Erin Rice" w:date="2013-10-15T16:26:00Z">
        <w:r w:rsidR="005804A6">
          <w:rPr>
            <w:rFonts w:ascii="Times New Roman" w:hAnsi="Times New Roman" w:cs="Times New Roman"/>
            <w:sz w:val="24"/>
            <w:szCs w:val="24"/>
          </w:rPr>
          <w:t>for academic training</w:t>
        </w:r>
      </w:ins>
      <w:r w:rsidR="004522C5">
        <w:rPr>
          <w:rFonts w:ascii="Times New Roman" w:hAnsi="Times New Roman" w:cs="Times New Roman"/>
          <w:sz w:val="24"/>
          <w:szCs w:val="24"/>
        </w:rPr>
        <w:t xml:space="preserve"> </w:t>
      </w:r>
      <w:del w:id="21" w:author="Erin Rice" w:date="2013-10-15T16:26:00Z">
        <w:r w:rsidR="005B5A44" w:rsidDel="005804A6">
          <w:rPr>
            <w:rFonts w:ascii="Times New Roman" w:hAnsi="Times New Roman" w:cs="Times New Roman"/>
            <w:sz w:val="24"/>
            <w:szCs w:val="24"/>
          </w:rPr>
          <w:delText xml:space="preserve"> </w:delText>
        </w:r>
      </w:del>
      <w:r w:rsidR="005B5A44">
        <w:rPr>
          <w:rFonts w:ascii="Times New Roman" w:hAnsi="Times New Roman" w:cs="Times New Roman"/>
          <w:sz w:val="24"/>
          <w:szCs w:val="24"/>
        </w:rPr>
        <w:t xml:space="preserve">in Europe. He </w:t>
      </w:r>
      <w:r w:rsidR="005B5A44" w:rsidRPr="005767FE">
        <w:rPr>
          <w:rFonts w:ascii="Times New Roman" w:hAnsi="Times New Roman" w:cs="Times New Roman"/>
          <w:sz w:val="24"/>
          <w:szCs w:val="24"/>
        </w:rPr>
        <w:t xml:space="preserve">set sail for England and France where he studied </w:t>
      </w:r>
      <w:r w:rsidR="005B5A44">
        <w:rPr>
          <w:rFonts w:ascii="Times New Roman" w:hAnsi="Times New Roman" w:cs="Times New Roman"/>
          <w:sz w:val="24"/>
          <w:szCs w:val="24"/>
        </w:rPr>
        <w:t xml:space="preserve">drawing, painting and art education </w:t>
      </w:r>
      <w:r w:rsidR="005B5A44" w:rsidRPr="005767FE">
        <w:rPr>
          <w:rFonts w:ascii="Times New Roman" w:hAnsi="Times New Roman" w:cs="Times New Roman"/>
          <w:sz w:val="24"/>
          <w:szCs w:val="24"/>
        </w:rPr>
        <w:t xml:space="preserve">at </w:t>
      </w:r>
      <w:del w:id="22" w:author="Erin Rice" w:date="2013-10-15T15:47:00Z">
        <w:r w:rsidR="005B5A44" w:rsidRPr="005767FE" w:rsidDel="00725813">
          <w:rPr>
            <w:rFonts w:ascii="Times New Roman" w:hAnsi="Times New Roman" w:cs="Times New Roman"/>
            <w:sz w:val="24"/>
            <w:szCs w:val="24"/>
          </w:rPr>
          <w:delText xml:space="preserve">St. John </w:delText>
        </w:r>
        <w:r w:rsidR="005B5A44" w:rsidDel="00725813">
          <w:rPr>
            <w:rFonts w:ascii="Times New Roman" w:hAnsi="Times New Roman" w:cs="Times New Roman"/>
            <w:sz w:val="24"/>
            <w:szCs w:val="24"/>
          </w:rPr>
          <w:delText>Wood S</w:delText>
        </w:r>
        <w:r w:rsidR="005B5A44" w:rsidRPr="005767FE" w:rsidDel="00725813">
          <w:rPr>
            <w:rFonts w:ascii="Times New Roman" w:hAnsi="Times New Roman" w:cs="Times New Roman"/>
            <w:sz w:val="24"/>
            <w:szCs w:val="24"/>
          </w:rPr>
          <w:delText xml:space="preserve">chool, </w:delText>
        </w:r>
      </w:del>
      <w:r w:rsidR="005B5A44" w:rsidRPr="005767FE">
        <w:rPr>
          <w:rFonts w:ascii="Times New Roman" w:hAnsi="Times New Roman" w:cs="Times New Roman"/>
          <w:sz w:val="24"/>
          <w:szCs w:val="24"/>
          <w:lang w:val="fr-FR"/>
        </w:rPr>
        <w:t>Académie J</w:t>
      </w:r>
      <w:proofErr w:type="spellStart"/>
      <w:r w:rsidR="005B5A44" w:rsidRPr="005767FE">
        <w:rPr>
          <w:rFonts w:ascii="Times New Roman" w:hAnsi="Times New Roman" w:cs="Times New Roman"/>
          <w:sz w:val="24"/>
          <w:szCs w:val="24"/>
        </w:rPr>
        <w:t>ulian</w:t>
      </w:r>
      <w:proofErr w:type="spellEnd"/>
      <w:r w:rsidR="005B5A44" w:rsidRPr="005767FE">
        <w:rPr>
          <w:rFonts w:ascii="Times New Roman" w:hAnsi="Times New Roman" w:cs="Times New Roman"/>
          <w:sz w:val="24"/>
          <w:szCs w:val="24"/>
          <w:lang w:val="fr-FR"/>
        </w:rPr>
        <w:t xml:space="preserve"> in Paris</w:t>
      </w:r>
      <w:r w:rsidR="004522C5">
        <w:rPr>
          <w:rFonts w:ascii="Times New Roman" w:hAnsi="Times New Roman" w:cs="Times New Roman"/>
          <w:sz w:val="24"/>
          <w:szCs w:val="24"/>
          <w:lang w:val="fr-FR"/>
        </w:rPr>
        <w:t xml:space="preserve"> as </w:t>
      </w:r>
      <w:proofErr w:type="spellStart"/>
      <w:r w:rsidR="004522C5">
        <w:rPr>
          <w:rFonts w:ascii="Times New Roman" w:hAnsi="Times New Roman" w:cs="Times New Roman"/>
          <w:sz w:val="24"/>
          <w:szCs w:val="24"/>
          <w:lang w:val="fr-FR"/>
        </w:rPr>
        <w:t>well</w:t>
      </w:r>
      <w:proofErr w:type="spellEnd"/>
      <w:r w:rsidR="004522C5">
        <w:rPr>
          <w:rFonts w:ascii="Times New Roman" w:hAnsi="Times New Roman" w:cs="Times New Roman"/>
          <w:sz w:val="24"/>
          <w:szCs w:val="24"/>
          <w:lang w:val="fr-FR"/>
        </w:rPr>
        <w:t xml:space="preserve"> as</w:t>
      </w:r>
      <w:bookmarkStart w:id="23" w:name="_GoBack"/>
      <w:bookmarkEnd w:id="23"/>
      <w:r w:rsidR="005804A6">
        <w:rPr>
          <w:rFonts w:ascii="Times New Roman" w:hAnsi="Times New Roman" w:cs="Times New Roman"/>
          <w:sz w:val="24"/>
          <w:szCs w:val="24"/>
          <w:lang w:val="fr-FR"/>
        </w:rPr>
        <w:t xml:space="preserve"> the </w:t>
      </w:r>
      <w:ins w:id="24" w:author="Erin Rice" w:date="2013-10-15T15:47:00Z">
        <w:r w:rsidRPr="005767FE">
          <w:rPr>
            <w:rFonts w:ascii="Times New Roman" w:hAnsi="Times New Roman" w:cs="Times New Roman"/>
            <w:sz w:val="24"/>
            <w:szCs w:val="24"/>
          </w:rPr>
          <w:t xml:space="preserve">St. John </w:t>
        </w:r>
        <w:r>
          <w:rPr>
            <w:rFonts w:ascii="Times New Roman" w:hAnsi="Times New Roman" w:cs="Times New Roman"/>
            <w:sz w:val="24"/>
            <w:szCs w:val="24"/>
          </w:rPr>
          <w:t>Wood School</w:t>
        </w:r>
      </w:ins>
      <w:r w:rsidR="005B5A44" w:rsidRPr="005767FE">
        <w:rPr>
          <w:rFonts w:ascii="Times New Roman" w:hAnsi="Times New Roman" w:cs="Times New Roman"/>
          <w:sz w:val="24"/>
          <w:szCs w:val="24"/>
          <w:lang w:val="fr-FR"/>
        </w:rPr>
        <w:t xml:space="preserve"> and the Royal A</w:t>
      </w:r>
      <w:proofErr w:type="spellStart"/>
      <w:r w:rsidR="005B5A44" w:rsidRPr="004C0FDC">
        <w:rPr>
          <w:rFonts w:ascii="Times New Roman" w:hAnsi="Times New Roman" w:cs="Times New Roman"/>
          <w:sz w:val="24"/>
          <w:szCs w:val="24"/>
        </w:rPr>
        <w:t>cademy</w:t>
      </w:r>
      <w:proofErr w:type="spellEnd"/>
      <w:r w:rsidR="005B5A44" w:rsidRPr="005767FE">
        <w:rPr>
          <w:rFonts w:ascii="Times New Roman" w:hAnsi="Times New Roman" w:cs="Times New Roman"/>
          <w:sz w:val="24"/>
          <w:szCs w:val="24"/>
          <w:lang w:val="fr-FR"/>
        </w:rPr>
        <w:t xml:space="preserve"> of Art in </w:t>
      </w:r>
      <w:r w:rsidR="005B5A44" w:rsidRPr="005767FE">
        <w:rPr>
          <w:rFonts w:ascii="Times New Roman" w:hAnsi="Times New Roman" w:cs="Times New Roman"/>
          <w:sz w:val="24"/>
          <w:szCs w:val="24"/>
        </w:rPr>
        <w:t>London</w:t>
      </w:r>
      <w:ins w:id="25" w:author="Erin Rice" w:date="2013-10-15T15:38:00Z">
        <w:r w:rsidR="00B115D9">
          <w:rPr>
            <w:rFonts w:ascii="Times New Roman" w:hAnsi="Times New Roman" w:cs="Times New Roman"/>
            <w:sz w:val="24"/>
            <w:szCs w:val="24"/>
          </w:rPr>
          <w:t>.</w:t>
        </w:r>
      </w:ins>
      <w:r w:rsidR="005B5A44">
        <w:rPr>
          <w:rFonts w:ascii="Times New Roman" w:hAnsi="Times New Roman" w:cs="Times New Roman"/>
          <w:sz w:val="24"/>
          <w:szCs w:val="24"/>
        </w:rPr>
        <w:t xml:space="preserve"> </w:t>
      </w:r>
      <w:ins w:id="26" w:author="Erin Rice" w:date="2013-10-15T15:39:00Z">
        <w:r w:rsidR="00B115D9">
          <w:rPr>
            <w:rFonts w:ascii="Times New Roman" w:hAnsi="Times New Roman" w:cs="Times New Roman"/>
            <w:sz w:val="24"/>
            <w:szCs w:val="24"/>
          </w:rPr>
          <w:t xml:space="preserve">He </w:t>
        </w:r>
        <w:r w:rsidR="00B115D9" w:rsidRPr="005767FE">
          <w:rPr>
            <w:rFonts w:ascii="Times New Roman" w:hAnsi="Times New Roman" w:cs="Times New Roman"/>
            <w:sz w:val="24"/>
            <w:szCs w:val="24"/>
          </w:rPr>
          <w:lastRenderedPageBreak/>
          <w:t>obtain</w:t>
        </w:r>
        <w:r w:rsidR="00B115D9">
          <w:rPr>
            <w:rFonts w:ascii="Times New Roman" w:hAnsi="Times New Roman" w:cs="Times New Roman"/>
            <w:sz w:val="24"/>
            <w:szCs w:val="24"/>
          </w:rPr>
          <w:t>ed</w:t>
        </w:r>
        <w:r w:rsidR="00B115D9" w:rsidRPr="005767FE">
          <w:rPr>
            <w:rFonts w:ascii="Times New Roman" w:hAnsi="Times New Roman" w:cs="Times New Roman"/>
            <w:sz w:val="24"/>
            <w:szCs w:val="24"/>
            <w:lang w:val="fr-FR"/>
          </w:rPr>
          <w:t xml:space="preserve"> </w:t>
        </w:r>
      </w:ins>
      <w:r w:rsidR="005B5A44">
        <w:rPr>
          <w:rFonts w:ascii="Times New Roman" w:hAnsi="Times New Roman" w:cs="Times New Roman"/>
          <w:sz w:val="24"/>
          <w:szCs w:val="24"/>
          <w:lang w:val="fr-FR"/>
        </w:rPr>
        <w:t xml:space="preserve">a </w:t>
      </w:r>
      <w:ins w:id="27" w:author="Erin Rice" w:date="2013-10-15T15:39:00Z">
        <w:r w:rsidR="00B115D9">
          <w:rPr>
            <w:rFonts w:ascii="Times New Roman" w:hAnsi="Times New Roman" w:cs="Times New Roman"/>
            <w:sz w:val="24"/>
            <w:szCs w:val="24"/>
            <w:lang w:val="fr-FR"/>
          </w:rPr>
          <w:t xml:space="preserve">fine arts </w:t>
        </w:r>
      </w:ins>
      <w:r w:rsidR="005B5A44" w:rsidRPr="005767FE">
        <w:rPr>
          <w:rFonts w:ascii="Times New Roman" w:hAnsi="Times New Roman" w:cs="Times New Roman"/>
          <w:sz w:val="24"/>
          <w:szCs w:val="24"/>
        </w:rPr>
        <w:t>diploma</w:t>
      </w:r>
      <w:r w:rsidR="005B5A44">
        <w:rPr>
          <w:rFonts w:ascii="Times New Roman" w:hAnsi="Times New Roman" w:cs="Times New Roman"/>
          <w:sz w:val="24"/>
          <w:szCs w:val="24"/>
        </w:rPr>
        <w:t xml:space="preserve"> </w:t>
      </w:r>
      <w:r w:rsidR="005804A6">
        <w:rPr>
          <w:rFonts w:ascii="Times New Roman" w:hAnsi="Times New Roman" w:cs="Times New Roman"/>
          <w:sz w:val="24"/>
          <w:szCs w:val="24"/>
        </w:rPr>
        <w:t>and</w:t>
      </w:r>
      <w:r w:rsidR="005B5A44">
        <w:rPr>
          <w:rFonts w:ascii="Times New Roman" w:hAnsi="Times New Roman" w:cs="Times New Roman"/>
          <w:sz w:val="24"/>
          <w:szCs w:val="24"/>
        </w:rPr>
        <w:t xml:space="preserve"> a teaching certificate. Back in Nigeria in 1922, </w:t>
      </w:r>
      <w:proofErr w:type="spellStart"/>
      <w:r w:rsidR="005B5A44" w:rsidRPr="00F261FD">
        <w:rPr>
          <w:rFonts w:ascii="Times New Roman" w:hAnsi="Times New Roman" w:cs="Times New Roman"/>
          <w:sz w:val="24"/>
          <w:szCs w:val="24"/>
        </w:rPr>
        <w:t>Onabolu</w:t>
      </w:r>
      <w:proofErr w:type="spellEnd"/>
      <w:r w:rsidR="005B5A44" w:rsidRPr="00F261FD">
        <w:rPr>
          <w:rFonts w:ascii="Times New Roman" w:hAnsi="Times New Roman" w:cs="Times New Roman"/>
          <w:sz w:val="24"/>
          <w:szCs w:val="24"/>
        </w:rPr>
        <w:t xml:space="preserve"> </w:t>
      </w:r>
      <w:ins w:id="28" w:author="Erin Rice" w:date="2013-10-15T15:39:00Z">
        <w:r>
          <w:rPr>
            <w:rFonts w:ascii="Times New Roman" w:hAnsi="Times New Roman" w:cs="Times New Roman"/>
            <w:sz w:val="24"/>
            <w:szCs w:val="24"/>
          </w:rPr>
          <w:t>put his technical training</w:t>
        </w:r>
      </w:ins>
      <w:ins w:id="29" w:author="Erin Rice" w:date="2013-10-15T15:45:00Z">
        <w:r>
          <w:rPr>
            <w:rFonts w:ascii="Times New Roman" w:hAnsi="Times New Roman" w:cs="Times New Roman"/>
            <w:sz w:val="24"/>
            <w:szCs w:val="24"/>
          </w:rPr>
          <w:t xml:space="preserve"> to use</w:t>
        </w:r>
      </w:ins>
      <w:ins w:id="30" w:author="Erin Rice" w:date="2013-10-15T15:39:00Z">
        <w:r>
          <w:rPr>
            <w:rFonts w:ascii="Times New Roman" w:hAnsi="Times New Roman" w:cs="Times New Roman"/>
            <w:sz w:val="24"/>
            <w:szCs w:val="24"/>
          </w:rPr>
          <w:t xml:space="preserve"> in the</w:t>
        </w:r>
      </w:ins>
      <w:r w:rsidR="005B5A44" w:rsidRPr="00F261FD">
        <w:rPr>
          <w:rFonts w:ascii="Times New Roman" w:hAnsi="Times New Roman" w:cs="Times New Roman"/>
          <w:sz w:val="24"/>
          <w:szCs w:val="24"/>
        </w:rPr>
        <w:t xml:space="preserve"> produc</w:t>
      </w:r>
      <w:ins w:id="31" w:author="Erin Rice" w:date="2013-10-15T15:39:00Z">
        <w:r>
          <w:rPr>
            <w:rFonts w:ascii="Times New Roman" w:hAnsi="Times New Roman" w:cs="Times New Roman"/>
            <w:sz w:val="24"/>
            <w:szCs w:val="24"/>
          </w:rPr>
          <w:t>tion</w:t>
        </w:r>
      </w:ins>
      <w:del w:id="32" w:author="Erin Rice" w:date="2013-10-15T15:39:00Z">
        <w:r w:rsidR="005B5A44" w:rsidRPr="00F261FD" w:rsidDel="00725813">
          <w:rPr>
            <w:rFonts w:ascii="Times New Roman" w:hAnsi="Times New Roman" w:cs="Times New Roman"/>
            <w:sz w:val="24"/>
            <w:szCs w:val="24"/>
          </w:rPr>
          <w:delText>e</w:delText>
        </w:r>
      </w:del>
      <w:r w:rsidR="005B5A44" w:rsidRPr="00F261FD">
        <w:rPr>
          <w:rFonts w:ascii="Times New Roman" w:hAnsi="Times New Roman" w:cs="Times New Roman"/>
          <w:sz w:val="24"/>
          <w:szCs w:val="24"/>
        </w:rPr>
        <w:t xml:space="preserve"> </w:t>
      </w:r>
      <w:ins w:id="33" w:author="Erin Rice" w:date="2013-10-15T15:39:00Z">
        <w:r>
          <w:rPr>
            <w:rFonts w:ascii="Times New Roman" w:hAnsi="Times New Roman" w:cs="Times New Roman"/>
            <w:sz w:val="24"/>
            <w:szCs w:val="24"/>
          </w:rPr>
          <w:t xml:space="preserve">of </w:t>
        </w:r>
      </w:ins>
      <w:r w:rsidR="005B5A44">
        <w:rPr>
          <w:rFonts w:ascii="Times New Roman" w:hAnsi="Times New Roman" w:cs="Times New Roman"/>
          <w:sz w:val="24"/>
          <w:szCs w:val="24"/>
        </w:rPr>
        <w:t xml:space="preserve">naturalistic portraits of the influential </w:t>
      </w:r>
      <w:r w:rsidR="005B5A44" w:rsidRPr="00F261FD">
        <w:rPr>
          <w:rFonts w:ascii="Times New Roman" w:hAnsi="Times New Roman" w:cs="Times New Roman"/>
          <w:sz w:val="24"/>
          <w:szCs w:val="24"/>
        </w:rPr>
        <w:t xml:space="preserve">figures </w:t>
      </w:r>
      <w:del w:id="34" w:author="Erin Rice" w:date="2013-10-15T15:46:00Z">
        <w:r w:rsidR="005B5A44" w:rsidDel="00725813">
          <w:rPr>
            <w:rFonts w:ascii="Times New Roman" w:hAnsi="Times New Roman" w:cs="Times New Roman"/>
            <w:sz w:val="24"/>
            <w:szCs w:val="24"/>
          </w:rPr>
          <w:delText xml:space="preserve">(colonials and successful Yoruba business people) </w:delText>
        </w:r>
        <w:r w:rsidR="005B5A44" w:rsidRPr="00F261FD" w:rsidDel="00725813">
          <w:rPr>
            <w:rFonts w:ascii="Times New Roman" w:hAnsi="Times New Roman" w:cs="Times New Roman"/>
            <w:sz w:val="24"/>
            <w:szCs w:val="24"/>
          </w:rPr>
          <w:delText>of his time</w:delText>
        </w:r>
      </w:del>
      <w:r w:rsidR="004522C5">
        <w:rPr>
          <w:rFonts w:ascii="Times New Roman" w:hAnsi="Times New Roman" w:cs="Times New Roman"/>
          <w:sz w:val="24"/>
          <w:szCs w:val="24"/>
        </w:rPr>
        <w:t xml:space="preserve"> </w:t>
      </w:r>
      <w:ins w:id="35" w:author="Erin Rice" w:date="2013-10-15T15:46:00Z">
        <w:r>
          <w:rPr>
            <w:rFonts w:ascii="Times New Roman" w:hAnsi="Times New Roman" w:cs="Times New Roman"/>
            <w:sz w:val="24"/>
            <w:szCs w:val="24"/>
          </w:rPr>
          <w:t>in the Lagos area.</w:t>
        </w:r>
      </w:ins>
      <w:r w:rsidR="005B5A44" w:rsidRPr="00F261FD">
        <w:rPr>
          <w:rFonts w:ascii="Times New Roman" w:hAnsi="Times New Roman" w:cs="Times New Roman"/>
          <w:sz w:val="24"/>
          <w:szCs w:val="24"/>
        </w:rPr>
        <w:t xml:space="preserve"> </w:t>
      </w:r>
      <w:ins w:id="36" w:author="Erin Rice" w:date="2013-10-15T15:50:00Z">
        <w:r w:rsidR="00365190">
          <w:rPr>
            <w:rFonts w:ascii="Times New Roman" w:hAnsi="Times New Roman" w:cs="Times New Roman"/>
            <w:sz w:val="24"/>
            <w:szCs w:val="24"/>
          </w:rPr>
          <w:t>While t</w:t>
        </w:r>
      </w:ins>
      <w:ins w:id="37" w:author="Erin Rice" w:date="2013-10-15T15:49:00Z">
        <w:r>
          <w:rPr>
            <w:rFonts w:ascii="Times New Roman" w:hAnsi="Times New Roman" w:cs="Times New Roman"/>
            <w:sz w:val="24"/>
            <w:szCs w:val="24"/>
          </w:rPr>
          <w:t>hese portraits would c</w:t>
        </w:r>
        <w:r w:rsidR="00365190">
          <w:rPr>
            <w:rFonts w:ascii="Times New Roman" w:hAnsi="Times New Roman" w:cs="Times New Roman"/>
            <w:sz w:val="24"/>
            <w:szCs w:val="24"/>
          </w:rPr>
          <w:t xml:space="preserve">ome to define his artistic </w:t>
        </w:r>
      </w:ins>
      <w:ins w:id="38" w:author="Erin Rice" w:date="2013-10-15T15:52:00Z">
        <w:r w:rsidR="00365190">
          <w:rPr>
            <w:rFonts w:ascii="Times New Roman" w:hAnsi="Times New Roman" w:cs="Times New Roman"/>
            <w:sz w:val="24"/>
            <w:szCs w:val="24"/>
          </w:rPr>
          <w:t xml:space="preserve">career </w:t>
        </w:r>
      </w:ins>
      <w:ins w:id="39" w:author="Erin Rice" w:date="2013-10-15T15:49:00Z">
        <w:r w:rsidR="00365190">
          <w:rPr>
            <w:rFonts w:ascii="Times New Roman" w:hAnsi="Times New Roman" w:cs="Times New Roman"/>
            <w:sz w:val="24"/>
            <w:szCs w:val="24"/>
          </w:rPr>
          <w:t xml:space="preserve">stylistically, </w:t>
        </w:r>
      </w:ins>
      <w:r w:rsidR="005B5A44" w:rsidRPr="00F261FD">
        <w:rPr>
          <w:rFonts w:ascii="Times New Roman" w:hAnsi="Times New Roman" w:cs="Times New Roman"/>
          <w:sz w:val="24"/>
          <w:szCs w:val="24"/>
        </w:rPr>
        <w:t>he also</w:t>
      </w:r>
      <w:r w:rsidR="005B5A44">
        <w:rPr>
          <w:rFonts w:ascii="Times New Roman" w:hAnsi="Times New Roman" w:cs="Times New Roman"/>
          <w:sz w:val="24"/>
          <w:szCs w:val="24"/>
        </w:rPr>
        <w:t xml:space="preserve"> </w:t>
      </w:r>
      <w:r w:rsidR="005B5A44" w:rsidRPr="00F261FD">
        <w:rPr>
          <w:rFonts w:ascii="Times New Roman" w:hAnsi="Times New Roman" w:cs="Times New Roman"/>
          <w:sz w:val="24"/>
          <w:szCs w:val="24"/>
        </w:rPr>
        <w:t xml:space="preserve">introduced </w:t>
      </w:r>
      <w:r w:rsidR="005B5A44">
        <w:rPr>
          <w:rFonts w:ascii="Times New Roman" w:hAnsi="Times New Roman" w:cs="Times New Roman"/>
          <w:sz w:val="24"/>
          <w:szCs w:val="24"/>
        </w:rPr>
        <w:t>modernist ideas</w:t>
      </w:r>
      <w:r w:rsidR="005B5A44" w:rsidRPr="00F261FD">
        <w:rPr>
          <w:rFonts w:ascii="Times New Roman" w:hAnsi="Times New Roman" w:cs="Times New Roman"/>
          <w:sz w:val="24"/>
          <w:szCs w:val="24"/>
        </w:rPr>
        <w:t xml:space="preserve"> to art in Nigeria</w:t>
      </w:r>
      <w:ins w:id="40" w:author="Erin Rice" w:date="2013-10-15T15:53:00Z">
        <w:r w:rsidR="00365190">
          <w:rPr>
            <w:rFonts w:ascii="Times New Roman" w:hAnsi="Times New Roman" w:cs="Times New Roman"/>
            <w:sz w:val="24"/>
            <w:szCs w:val="24"/>
          </w:rPr>
          <w:t xml:space="preserve"> through these works</w:t>
        </w:r>
      </w:ins>
      <w:r w:rsidR="005B5A44" w:rsidRPr="00F261FD">
        <w:rPr>
          <w:rFonts w:ascii="Times New Roman" w:hAnsi="Times New Roman" w:cs="Times New Roman"/>
          <w:sz w:val="24"/>
          <w:szCs w:val="24"/>
        </w:rPr>
        <w:t xml:space="preserve">. </w:t>
      </w:r>
      <w:ins w:id="41" w:author="Erin Rice" w:date="2013-10-15T15:51:00Z">
        <w:r w:rsidR="00365190">
          <w:rPr>
            <w:rFonts w:ascii="Times New Roman" w:hAnsi="Times New Roman" w:cs="Times New Roman"/>
            <w:sz w:val="24"/>
            <w:szCs w:val="24"/>
          </w:rPr>
          <w:t xml:space="preserve">Several of </w:t>
        </w:r>
      </w:ins>
      <w:proofErr w:type="spellStart"/>
      <w:r w:rsidR="005B5A44">
        <w:rPr>
          <w:rFonts w:ascii="Times New Roman" w:hAnsi="Times New Roman" w:cs="Times New Roman"/>
          <w:sz w:val="24"/>
          <w:szCs w:val="24"/>
        </w:rPr>
        <w:t>Onabolu’s</w:t>
      </w:r>
      <w:proofErr w:type="spellEnd"/>
      <w:r w:rsidR="005B5A44">
        <w:rPr>
          <w:rFonts w:ascii="Times New Roman" w:hAnsi="Times New Roman" w:cs="Times New Roman"/>
          <w:sz w:val="24"/>
          <w:szCs w:val="24"/>
        </w:rPr>
        <w:t xml:space="preserve"> contemporaries </w:t>
      </w:r>
      <w:ins w:id="42" w:author="Erin Rice" w:date="2013-10-15T15:56:00Z">
        <w:r w:rsidR="00365190">
          <w:rPr>
            <w:rFonts w:ascii="Times New Roman" w:hAnsi="Times New Roman" w:cs="Times New Roman"/>
            <w:sz w:val="24"/>
            <w:szCs w:val="24"/>
          </w:rPr>
          <w:t xml:space="preserve">in South Africa </w:t>
        </w:r>
      </w:ins>
      <w:r w:rsidR="005B5A44">
        <w:rPr>
          <w:rFonts w:ascii="Times New Roman" w:hAnsi="Times New Roman" w:cs="Times New Roman"/>
          <w:sz w:val="24"/>
          <w:szCs w:val="24"/>
        </w:rPr>
        <w:t xml:space="preserve">who sought the same agendas </w:t>
      </w:r>
      <w:del w:id="43" w:author="Erin Rice" w:date="2013-10-15T15:57:00Z">
        <w:r w:rsidR="005B5A44" w:rsidDel="00365190">
          <w:rPr>
            <w:rFonts w:ascii="Times New Roman" w:hAnsi="Times New Roman" w:cs="Times New Roman"/>
            <w:sz w:val="24"/>
            <w:szCs w:val="24"/>
          </w:rPr>
          <w:delText xml:space="preserve">throughout Africa </w:delText>
        </w:r>
      </w:del>
      <w:r w:rsidR="005B5A44">
        <w:rPr>
          <w:rFonts w:ascii="Times New Roman" w:hAnsi="Times New Roman" w:cs="Times New Roman"/>
          <w:sz w:val="24"/>
          <w:szCs w:val="24"/>
        </w:rPr>
        <w:t>in their creativity included Gerard Sekoto, John K. Mohl and Ernest Mancoba.</w:t>
      </w:r>
    </w:p>
    <w:p w:rsidR="00697C71" w:rsidRDefault="00697C71" w:rsidP="005B5A44">
      <w:pPr>
        <w:numPr>
          <w:ins w:id="44" w:author="Erin Rice" w:date="2013-10-15T16:02:00Z"/>
        </w:numPr>
        <w:spacing w:line="480" w:lineRule="auto"/>
        <w:jc w:val="both"/>
        <w:rPr>
          <w:ins w:id="45" w:author="Erin Rice" w:date="2013-10-15T15:36:00Z"/>
          <w:rFonts w:ascii="Times New Roman" w:hAnsi="Times New Roman" w:cs="Times New Roman"/>
          <w:sz w:val="24"/>
          <w:szCs w:val="24"/>
        </w:rPr>
      </w:pPr>
      <w:proofErr w:type="spellStart"/>
      <w:ins w:id="46" w:author="Erin Rice" w:date="2013-10-15T16:03:00Z">
        <w:r>
          <w:rPr>
            <w:rFonts w:ascii="Times New Roman" w:hAnsi="Times New Roman" w:cs="Times New Roman"/>
            <w:sz w:val="24"/>
            <w:szCs w:val="24"/>
          </w:rPr>
          <w:t>Onabolu’s</w:t>
        </w:r>
        <w:proofErr w:type="spellEnd"/>
        <w:r>
          <w:rPr>
            <w:rFonts w:ascii="Times New Roman" w:hAnsi="Times New Roman" w:cs="Times New Roman"/>
            <w:sz w:val="24"/>
            <w:szCs w:val="24"/>
          </w:rPr>
          <w:t xml:space="preserve"> greatest influence however, was not as an artist but as an advocate for arts education in Nigeria. </w:t>
        </w:r>
        <w:proofErr w:type="spellStart"/>
        <w:r>
          <w:rPr>
            <w:rFonts w:ascii="Times New Roman" w:hAnsi="Times New Roman" w:cs="Times New Roman"/>
            <w:sz w:val="24"/>
            <w:szCs w:val="24"/>
          </w:rPr>
          <w:t>Onabolu</w:t>
        </w:r>
        <w:proofErr w:type="spellEnd"/>
        <w:r>
          <w:rPr>
            <w:rFonts w:ascii="Times New Roman" w:hAnsi="Times New Roman" w:cs="Times New Roman"/>
            <w:sz w:val="24"/>
            <w:szCs w:val="24"/>
          </w:rPr>
          <w:t xml:space="preserve"> </w:t>
        </w:r>
      </w:ins>
      <w:ins w:id="47" w:author="Erin Rice" w:date="2013-10-15T16:05:00Z">
        <w:r>
          <w:rPr>
            <w:rFonts w:ascii="Times New Roman" w:hAnsi="Times New Roman" w:cs="Times New Roman"/>
            <w:sz w:val="24"/>
            <w:szCs w:val="24"/>
          </w:rPr>
          <w:t xml:space="preserve">had returned to Nigeria from Europe at a time when a report on British colonial education policy recommended the inclusion of native handicrafts in the curriculum. This was the opportunity </w:t>
        </w:r>
        <w:proofErr w:type="spellStart"/>
        <w:r>
          <w:rPr>
            <w:rFonts w:ascii="Times New Roman" w:hAnsi="Times New Roman" w:cs="Times New Roman"/>
            <w:sz w:val="24"/>
            <w:szCs w:val="24"/>
          </w:rPr>
          <w:t>Onabolu</w:t>
        </w:r>
        <w:proofErr w:type="spellEnd"/>
        <w:r>
          <w:rPr>
            <w:rFonts w:ascii="Times New Roman" w:hAnsi="Times New Roman" w:cs="Times New Roman"/>
            <w:sz w:val="24"/>
            <w:szCs w:val="24"/>
          </w:rPr>
          <w:t xml:space="preserve"> needed to persuade local officials, and begin teaching art part-time at King</w:t>
        </w:r>
      </w:ins>
      <w:ins w:id="48" w:author="Erin Rice" w:date="2013-10-15T16:08:00Z">
        <w:r>
          <w:rPr>
            <w:rFonts w:ascii="Times New Roman" w:hAnsi="Times New Roman" w:cs="Times New Roman"/>
            <w:sz w:val="24"/>
            <w:szCs w:val="24"/>
          </w:rPr>
          <w:t xml:space="preserve">’s College of Lagos. </w:t>
        </w:r>
      </w:ins>
      <w:ins w:id="49" w:author="Erin Rice" w:date="2013-10-15T16:03:00Z">
        <w:r>
          <w:rPr>
            <w:rFonts w:ascii="Times New Roman" w:hAnsi="Times New Roman" w:cs="Times New Roman"/>
            <w:sz w:val="24"/>
            <w:szCs w:val="24"/>
          </w:rPr>
          <w:t xml:space="preserve"> </w:t>
        </w:r>
      </w:ins>
    </w:p>
    <w:p w:rsidR="00B115D9" w:rsidRDefault="00697C71" w:rsidP="00B115D9">
      <w:pPr>
        <w:numPr>
          <w:ins w:id="50" w:author="Erin Rice" w:date="2013-10-15T15:37:00Z"/>
        </w:numPr>
        <w:spacing w:line="480" w:lineRule="auto"/>
        <w:jc w:val="both"/>
        <w:rPr>
          <w:ins w:id="51" w:author="Erin Rice" w:date="2013-10-15T15:37:00Z"/>
          <w:rFonts w:ascii="Times New Roman" w:hAnsi="Times New Roman" w:cs="Times New Roman"/>
          <w:sz w:val="24"/>
          <w:szCs w:val="24"/>
        </w:rPr>
      </w:pPr>
      <w:proofErr w:type="spellStart"/>
      <w:ins w:id="52" w:author="Erin Rice" w:date="2013-10-15T16:08:00Z">
        <w:r>
          <w:rPr>
            <w:rFonts w:ascii="Times New Roman" w:hAnsi="Times New Roman" w:cs="Times New Roman"/>
            <w:sz w:val="24"/>
            <w:szCs w:val="24"/>
          </w:rPr>
          <w:t>Onabolu’s</w:t>
        </w:r>
      </w:ins>
      <w:proofErr w:type="spellEnd"/>
      <w:ins w:id="53" w:author="Erin Rice" w:date="2013-10-15T15:37:00Z">
        <w:r w:rsidR="00B115D9">
          <w:rPr>
            <w:rFonts w:ascii="Times New Roman" w:hAnsi="Times New Roman" w:cs="Times New Roman"/>
            <w:sz w:val="24"/>
            <w:szCs w:val="24"/>
          </w:rPr>
          <w:t xml:space="preserve"> efforts </w:t>
        </w:r>
      </w:ins>
      <w:ins w:id="54" w:author="Erin Rice" w:date="2013-10-15T16:09:00Z">
        <w:r>
          <w:rPr>
            <w:rFonts w:ascii="Times New Roman" w:hAnsi="Times New Roman" w:cs="Times New Roman"/>
            <w:sz w:val="24"/>
            <w:szCs w:val="24"/>
          </w:rPr>
          <w:t>in</w:t>
        </w:r>
      </w:ins>
      <w:ins w:id="55" w:author="Erin Rice" w:date="2013-10-15T15:37:00Z">
        <w:r w:rsidR="00B115D9" w:rsidRPr="00F826DE">
          <w:rPr>
            <w:rFonts w:ascii="Times New Roman" w:hAnsi="Times New Roman" w:cs="Times New Roman"/>
            <w:sz w:val="24"/>
            <w:szCs w:val="24"/>
          </w:rPr>
          <w:t xml:space="preserve"> establishing </w:t>
        </w:r>
        <w:r w:rsidR="00B115D9">
          <w:rPr>
            <w:rFonts w:ascii="Times New Roman" w:hAnsi="Times New Roman" w:cs="Times New Roman"/>
            <w:sz w:val="24"/>
            <w:szCs w:val="24"/>
          </w:rPr>
          <w:t xml:space="preserve">the </w:t>
        </w:r>
        <w:r w:rsidR="00B115D9" w:rsidRPr="00F826DE">
          <w:rPr>
            <w:rFonts w:ascii="Times New Roman" w:hAnsi="Times New Roman" w:cs="Times New Roman"/>
            <w:sz w:val="24"/>
            <w:szCs w:val="24"/>
          </w:rPr>
          <w:t xml:space="preserve">foundation </w:t>
        </w:r>
        <w:r w:rsidR="00B115D9">
          <w:rPr>
            <w:rFonts w:ascii="Times New Roman" w:hAnsi="Times New Roman" w:cs="Times New Roman"/>
            <w:sz w:val="24"/>
            <w:szCs w:val="24"/>
          </w:rPr>
          <w:t xml:space="preserve">of </w:t>
        </w:r>
        <w:r w:rsidR="00B115D9" w:rsidRPr="00F826DE">
          <w:rPr>
            <w:rFonts w:ascii="Times New Roman" w:hAnsi="Times New Roman" w:cs="Times New Roman"/>
            <w:sz w:val="24"/>
            <w:szCs w:val="24"/>
          </w:rPr>
          <w:t xml:space="preserve">Art Education in the British colony </w:t>
        </w:r>
        <w:r w:rsidR="00B115D9">
          <w:rPr>
            <w:rFonts w:ascii="Times New Roman" w:hAnsi="Times New Roman" w:cs="Times New Roman"/>
            <w:sz w:val="24"/>
            <w:szCs w:val="24"/>
          </w:rPr>
          <w:t xml:space="preserve">of Nigeria </w:t>
        </w:r>
        <w:r>
          <w:rPr>
            <w:rFonts w:ascii="Times New Roman" w:hAnsi="Times New Roman" w:cs="Times New Roman"/>
            <w:sz w:val="24"/>
            <w:szCs w:val="24"/>
          </w:rPr>
          <w:t>were successful. I</w:t>
        </w:r>
        <w:r w:rsidR="00B115D9" w:rsidRPr="00F826DE">
          <w:rPr>
            <w:rFonts w:ascii="Times New Roman" w:hAnsi="Times New Roman" w:cs="Times New Roman"/>
            <w:sz w:val="24"/>
            <w:szCs w:val="24"/>
          </w:rPr>
          <w:t>n 1922, the colonial government authorized Fine Art as a subject in the educational curriculum</w:t>
        </w:r>
      </w:ins>
      <w:ins w:id="56" w:author="Erin Rice" w:date="2013-10-15T16:09:00Z">
        <w:r>
          <w:rPr>
            <w:rFonts w:ascii="Times New Roman" w:hAnsi="Times New Roman" w:cs="Times New Roman"/>
            <w:sz w:val="24"/>
            <w:szCs w:val="24"/>
          </w:rPr>
          <w:t xml:space="preserve">, and by 1923 Modern art was being taught </w:t>
        </w:r>
      </w:ins>
      <w:ins w:id="57" w:author="Erin Rice" w:date="2013-10-15T16:10:00Z">
        <w:r>
          <w:rPr>
            <w:rFonts w:ascii="Times New Roman" w:hAnsi="Times New Roman" w:cs="Times New Roman"/>
            <w:sz w:val="24"/>
            <w:szCs w:val="24"/>
          </w:rPr>
          <w:t>in the</w:t>
        </w:r>
      </w:ins>
      <w:ins w:id="58" w:author="Erin Rice" w:date="2013-10-15T16:09:00Z">
        <w:r>
          <w:rPr>
            <w:rFonts w:ascii="Times New Roman" w:hAnsi="Times New Roman" w:cs="Times New Roman"/>
            <w:sz w:val="24"/>
            <w:szCs w:val="24"/>
          </w:rPr>
          <w:t xml:space="preserve"> </w:t>
        </w:r>
      </w:ins>
      <w:ins w:id="59" w:author="Erin Rice" w:date="2013-10-15T16:10:00Z">
        <w:r>
          <w:rPr>
            <w:rFonts w:ascii="Times New Roman" w:hAnsi="Times New Roman" w:cs="Times New Roman"/>
            <w:sz w:val="24"/>
            <w:szCs w:val="24"/>
          </w:rPr>
          <w:t>secondary school system</w:t>
        </w:r>
      </w:ins>
      <w:ins w:id="60" w:author="Erin Rice" w:date="2013-10-15T15:37:00Z">
        <w:r w:rsidR="00B115D9">
          <w:rPr>
            <w:rFonts w:ascii="Times New Roman" w:hAnsi="Times New Roman" w:cs="Times New Roman"/>
            <w:sz w:val="24"/>
            <w:szCs w:val="24"/>
          </w:rPr>
          <w:t xml:space="preserve">. Finally, his </w:t>
        </w:r>
        <w:r w:rsidR="00B115D9" w:rsidRPr="00EF57E8">
          <w:rPr>
            <w:rFonts w:ascii="Times New Roman" w:hAnsi="Times New Roman" w:cs="Times New Roman"/>
            <w:sz w:val="24"/>
            <w:szCs w:val="24"/>
          </w:rPr>
          <w:t xml:space="preserve">artistic activities </w:t>
        </w:r>
        <w:r w:rsidR="00B115D9">
          <w:rPr>
            <w:rFonts w:ascii="Times New Roman" w:hAnsi="Times New Roman" w:cs="Times New Roman"/>
            <w:sz w:val="24"/>
            <w:szCs w:val="24"/>
          </w:rPr>
          <w:t xml:space="preserve">along </w:t>
        </w:r>
        <w:r w:rsidR="00B115D9" w:rsidRPr="00EF57E8">
          <w:rPr>
            <w:rFonts w:ascii="Times New Roman" w:hAnsi="Times New Roman" w:cs="Times New Roman"/>
            <w:sz w:val="24"/>
            <w:szCs w:val="24"/>
          </w:rPr>
          <w:t xml:space="preserve">with </w:t>
        </w:r>
        <w:r w:rsidR="00B115D9">
          <w:rPr>
            <w:rFonts w:ascii="Times New Roman" w:hAnsi="Times New Roman" w:cs="Times New Roman"/>
            <w:sz w:val="24"/>
            <w:szCs w:val="24"/>
          </w:rPr>
          <w:t xml:space="preserve">the </w:t>
        </w:r>
        <w:r w:rsidR="00B115D9" w:rsidRPr="00EF57E8">
          <w:rPr>
            <w:rFonts w:ascii="Times New Roman" w:hAnsi="Times New Roman" w:cs="Times New Roman"/>
            <w:sz w:val="24"/>
            <w:szCs w:val="24"/>
          </w:rPr>
          <w:t xml:space="preserve">resolve to include art scholarship into the education curriculum of Nigeria </w:t>
        </w:r>
      </w:ins>
      <w:ins w:id="61" w:author="Erin Rice" w:date="2013-10-15T16:10:00Z">
        <w:r w:rsidR="00985E9C">
          <w:rPr>
            <w:rFonts w:ascii="Times New Roman" w:hAnsi="Times New Roman" w:cs="Times New Roman"/>
            <w:sz w:val="24"/>
            <w:szCs w:val="24"/>
          </w:rPr>
          <w:t>culminated in the</w:t>
        </w:r>
      </w:ins>
      <w:ins w:id="62" w:author="Erin Rice" w:date="2013-10-15T15:37:00Z">
        <w:r w:rsidR="00B115D9">
          <w:rPr>
            <w:rFonts w:ascii="Times New Roman" w:hAnsi="Times New Roman" w:cs="Times New Roman"/>
            <w:sz w:val="24"/>
            <w:szCs w:val="24"/>
          </w:rPr>
          <w:t xml:space="preserve"> birth and subsequent development of Nigerian Modern Art</w:t>
        </w:r>
        <w:r w:rsidR="00B115D9" w:rsidRPr="00EF57E8">
          <w:rPr>
            <w:rFonts w:ascii="Times New Roman" w:hAnsi="Times New Roman" w:cs="Times New Roman"/>
            <w:sz w:val="24"/>
            <w:szCs w:val="24"/>
          </w:rPr>
          <w:t>.</w:t>
        </w:r>
        <w:r w:rsidR="00B115D9">
          <w:rPr>
            <w:rFonts w:ascii="Times New Roman" w:hAnsi="Times New Roman" w:cs="Times New Roman"/>
            <w:sz w:val="24"/>
            <w:szCs w:val="24"/>
          </w:rPr>
          <w:t xml:space="preserve"> </w:t>
        </w:r>
      </w:ins>
      <w:ins w:id="63" w:author="Erin Rice" w:date="2013-10-15T16:11:00Z">
        <w:r w:rsidR="00985E9C">
          <w:rPr>
            <w:rFonts w:ascii="Times New Roman" w:hAnsi="Times New Roman" w:cs="Times New Roman"/>
            <w:sz w:val="24"/>
            <w:szCs w:val="24"/>
          </w:rPr>
          <w:t xml:space="preserve"> </w:t>
        </w:r>
      </w:ins>
    </w:p>
    <w:p w:rsidR="005B5A44" w:rsidRDefault="00985E9C" w:rsidP="00985E9C">
      <w:pPr>
        <w:spacing w:line="480" w:lineRule="auto"/>
        <w:jc w:val="both"/>
        <w:rPr>
          <w:rFonts w:ascii="Times New Roman" w:hAnsi="Times New Roman" w:cs="Times New Roman"/>
          <w:sz w:val="24"/>
          <w:szCs w:val="24"/>
          <w:lang w:val="fr-FR"/>
        </w:rPr>
      </w:pPr>
      <w:ins w:id="64" w:author="Erin Rice" w:date="2013-10-15T16:13:00Z">
        <w:r>
          <w:rPr>
            <w:rFonts w:ascii="Times New Roman" w:hAnsi="Times New Roman" w:cs="Times New Roman"/>
            <w:sz w:val="24"/>
            <w:szCs w:val="24"/>
          </w:rPr>
          <w:t>Not</w:t>
        </w:r>
      </w:ins>
      <w:ins w:id="65" w:author="Erin Rice" w:date="2013-10-15T16:11:00Z">
        <w:r>
          <w:rPr>
            <w:rFonts w:ascii="Times New Roman" w:hAnsi="Times New Roman" w:cs="Times New Roman"/>
            <w:sz w:val="24"/>
            <w:szCs w:val="24"/>
          </w:rPr>
          <w:t xml:space="preserve"> all of </w:t>
        </w:r>
        <w:proofErr w:type="spellStart"/>
        <w:r>
          <w:rPr>
            <w:rFonts w:ascii="Times New Roman" w:hAnsi="Times New Roman" w:cs="Times New Roman"/>
            <w:sz w:val="24"/>
            <w:szCs w:val="24"/>
          </w:rPr>
          <w:t>Onabolu’s</w:t>
        </w:r>
        <w:proofErr w:type="spellEnd"/>
        <w:r>
          <w:rPr>
            <w:rFonts w:ascii="Times New Roman" w:hAnsi="Times New Roman" w:cs="Times New Roman"/>
            <w:sz w:val="24"/>
            <w:szCs w:val="24"/>
          </w:rPr>
          <w:t xml:space="preserve"> contemporaries or followers would see eye-to-eye with his vision of an arts program based heavily on Western tradition</w:t>
        </w:r>
      </w:ins>
      <w:ins w:id="66" w:author="Erin Rice" w:date="2013-10-15T16:13:00Z">
        <w:r>
          <w:rPr>
            <w:rFonts w:ascii="Times New Roman" w:hAnsi="Times New Roman" w:cs="Times New Roman"/>
            <w:sz w:val="24"/>
            <w:szCs w:val="24"/>
          </w:rPr>
          <w:t xml:space="preserve">. </w:t>
        </w:r>
        <w:proofErr w:type="spellStart"/>
        <w:r>
          <w:rPr>
            <w:rFonts w:ascii="Times New Roman" w:hAnsi="Times New Roman" w:cs="Times New Roman"/>
            <w:sz w:val="24"/>
            <w:szCs w:val="24"/>
          </w:rPr>
          <w:t>Ulli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Beier</w:t>
        </w:r>
        <w:proofErr w:type="spellEnd"/>
        <w:r>
          <w:rPr>
            <w:rFonts w:ascii="Times New Roman" w:hAnsi="Times New Roman" w:cs="Times New Roman"/>
            <w:sz w:val="24"/>
            <w:szCs w:val="24"/>
          </w:rPr>
          <w:t xml:space="preserve"> argued that arts education, like all of Nigeria</w:t>
        </w:r>
      </w:ins>
      <w:ins w:id="67" w:author="Erin Rice" w:date="2013-10-15T16:14:00Z">
        <w:r>
          <w:rPr>
            <w:rFonts w:ascii="Times New Roman" w:hAnsi="Times New Roman" w:cs="Times New Roman"/>
            <w:sz w:val="24"/>
            <w:szCs w:val="24"/>
          </w:rPr>
          <w:t>’s education was too foreign</w:t>
        </w:r>
      </w:ins>
      <w:ins w:id="68" w:author="Erin Rice" w:date="2013-10-15T16:17:00Z">
        <w:r>
          <w:rPr>
            <w:rFonts w:ascii="Times New Roman" w:hAnsi="Times New Roman" w:cs="Times New Roman"/>
            <w:sz w:val="24"/>
            <w:szCs w:val="24"/>
          </w:rPr>
          <w:t>-</w:t>
        </w:r>
      </w:ins>
      <w:ins w:id="69" w:author="Erin Rice" w:date="2013-10-15T16:14:00Z">
        <w:r>
          <w:rPr>
            <w:rFonts w:ascii="Times New Roman" w:hAnsi="Times New Roman" w:cs="Times New Roman"/>
            <w:sz w:val="24"/>
            <w:szCs w:val="24"/>
          </w:rPr>
          <w:t xml:space="preserve">oriented. However, </w:t>
        </w:r>
      </w:ins>
      <w:ins w:id="70" w:author="Erin Rice" w:date="2013-10-15T16:18:00Z">
        <w:r>
          <w:rPr>
            <w:rFonts w:ascii="Times New Roman" w:hAnsi="Times New Roman" w:cs="Times New Roman"/>
            <w:sz w:val="24"/>
            <w:szCs w:val="24"/>
          </w:rPr>
          <w:t xml:space="preserve">another critical achievement of </w:t>
        </w:r>
        <w:proofErr w:type="spellStart"/>
        <w:r>
          <w:rPr>
            <w:rFonts w:ascii="Times New Roman" w:hAnsi="Times New Roman" w:cs="Times New Roman"/>
            <w:sz w:val="24"/>
            <w:szCs w:val="24"/>
          </w:rPr>
          <w:t>Onabolu’s</w:t>
        </w:r>
      </w:ins>
      <w:proofErr w:type="spellEnd"/>
      <w:r w:rsidR="000D1863">
        <w:rPr>
          <w:rFonts w:ascii="Times New Roman" w:hAnsi="Times New Roman" w:cs="Times New Roman"/>
          <w:sz w:val="24"/>
          <w:szCs w:val="24"/>
        </w:rPr>
        <w:t xml:space="preserve">, </w:t>
      </w:r>
      <w:r w:rsidR="005B5A44">
        <w:rPr>
          <w:rFonts w:ascii="Times New Roman" w:hAnsi="Times New Roman" w:cs="Times New Roman"/>
          <w:sz w:val="24"/>
          <w:szCs w:val="24"/>
        </w:rPr>
        <w:t>his</w:t>
      </w:r>
      <w:r w:rsidR="005B5A44" w:rsidRPr="005B5A44">
        <w:rPr>
          <w:rFonts w:ascii="Times New Roman" w:hAnsi="Times New Roman" w:cs="Times New Roman"/>
          <w:sz w:val="24"/>
          <w:szCs w:val="24"/>
        </w:rPr>
        <w:t xml:space="preserve"> request for qualified teaching staff </w:t>
      </w:r>
      <w:ins w:id="71" w:author="Erin Rice" w:date="2013-10-15T16:18:00Z">
        <w:r>
          <w:rPr>
            <w:rFonts w:ascii="Times New Roman" w:hAnsi="Times New Roman" w:cs="Times New Roman"/>
            <w:sz w:val="24"/>
            <w:szCs w:val="24"/>
          </w:rPr>
          <w:t>to be hired from abroad</w:t>
        </w:r>
      </w:ins>
      <w:r w:rsidR="000D1863">
        <w:rPr>
          <w:rFonts w:ascii="Times New Roman" w:hAnsi="Times New Roman" w:cs="Times New Roman"/>
          <w:sz w:val="24"/>
          <w:szCs w:val="24"/>
        </w:rPr>
        <w:t>, resulted in the hiring of an influential force for arts education based on regional traditions.</w:t>
      </w:r>
      <w:ins w:id="72" w:author="Erin Rice" w:date="2013-10-15T16:18:00Z">
        <w:r>
          <w:rPr>
            <w:rFonts w:ascii="Times New Roman" w:hAnsi="Times New Roman" w:cs="Times New Roman"/>
            <w:sz w:val="24"/>
            <w:szCs w:val="24"/>
          </w:rPr>
          <w:t xml:space="preserve"> </w:t>
        </w:r>
      </w:ins>
      <w:del w:id="73" w:author="Erin Rice" w:date="2013-10-15T16:19:00Z">
        <w:r w:rsidR="005B5A44" w:rsidRPr="005B5A44" w:rsidDel="00985E9C">
          <w:rPr>
            <w:rFonts w:ascii="Times New Roman" w:hAnsi="Times New Roman" w:cs="Times New Roman"/>
            <w:sz w:val="24"/>
            <w:szCs w:val="24"/>
          </w:rPr>
          <w:delText xml:space="preserve">prompted </w:delText>
        </w:r>
      </w:del>
      <w:ins w:id="74" w:author="Erin Rice" w:date="2013-10-15T16:20:00Z">
        <w:r>
          <w:rPr>
            <w:rFonts w:ascii="Times New Roman" w:hAnsi="Times New Roman" w:cs="Times New Roman"/>
            <w:sz w:val="24"/>
            <w:szCs w:val="24"/>
          </w:rPr>
          <w:t>T</w:t>
        </w:r>
      </w:ins>
      <w:del w:id="75" w:author="Erin Rice" w:date="2013-10-15T16:20:00Z">
        <w:r w:rsidR="005B5A44" w:rsidRPr="005B5A44" w:rsidDel="00985E9C">
          <w:rPr>
            <w:rFonts w:ascii="Times New Roman" w:hAnsi="Times New Roman" w:cs="Times New Roman"/>
            <w:sz w:val="24"/>
            <w:szCs w:val="24"/>
          </w:rPr>
          <w:delText>t</w:delText>
        </w:r>
      </w:del>
      <w:r w:rsidR="005B5A44" w:rsidRPr="005B5A44">
        <w:rPr>
          <w:rFonts w:ascii="Times New Roman" w:hAnsi="Times New Roman" w:cs="Times New Roman"/>
          <w:sz w:val="24"/>
          <w:szCs w:val="24"/>
        </w:rPr>
        <w:t xml:space="preserve">he colonial education department </w:t>
      </w:r>
      <w:ins w:id="76" w:author="Erin Rice" w:date="2013-10-15T16:20:00Z">
        <w:r>
          <w:rPr>
            <w:rFonts w:ascii="Times New Roman" w:hAnsi="Times New Roman" w:cs="Times New Roman"/>
            <w:sz w:val="24"/>
            <w:szCs w:val="24"/>
          </w:rPr>
          <w:t xml:space="preserve">conceded to </w:t>
        </w:r>
      </w:ins>
      <w:proofErr w:type="spellStart"/>
      <w:r w:rsidR="000D1863">
        <w:rPr>
          <w:rFonts w:ascii="Times New Roman" w:hAnsi="Times New Roman" w:cs="Times New Roman"/>
          <w:sz w:val="24"/>
          <w:szCs w:val="24"/>
        </w:rPr>
        <w:t>Onabolu’s</w:t>
      </w:r>
      <w:proofErr w:type="spellEnd"/>
      <w:ins w:id="77" w:author="Erin Rice" w:date="2013-10-15T16:20:00Z">
        <w:r>
          <w:rPr>
            <w:rFonts w:ascii="Times New Roman" w:hAnsi="Times New Roman" w:cs="Times New Roman"/>
            <w:sz w:val="24"/>
            <w:szCs w:val="24"/>
          </w:rPr>
          <w:t xml:space="preserve"> request by</w:t>
        </w:r>
      </w:ins>
      <w:del w:id="78" w:author="Erin Rice" w:date="2013-10-15T16:20:00Z">
        <w:r w:rsidR="005B5A44" w:rsidRPr="005B5A44" w:rsidDel="00985E9C">
          <w:rPr>
            <w:rFonts w:ascii="Times New Roman" w:hAnsi="Times New Roman" w:cs="Times New Roman"/>
            <w:sz w:val="24"/>
            <w:szCs w:val="24"/>
          </w:rPr>
          <w:delText>to</w:delText>
        </w:r>
      </w:del>
      <w:r w:rsidR="005B5A44" w:rsidRPr="005B5A44">
        <w:rPr>
          <w:rFonts w:ascii="Times New Roman" w:hAnsi="Times New Roman" w:cs="Times New Roman"/>
          <w:sz w:val="24"/>
          <w:szCs w:val="24"/>
        </w:rPr>
        <w:t xml:space="preserve"> invit</w:t>
      </w:r>
      <w:ins w:id="79" w:author="Erin Rice" w:date="2013-10-15T16:20:00Z">
        <w:r>
          <w:rPr>
            <w:rFonts w:ascii="Times New Roman" w:hAnsi="Times New Roman" w:cs="Times New Roman"/>
            <w:sz w:val="24"/>
            <w:szCs w:val="24"/>
          </w:rPr>
          <w:t>ing</w:t>
        </w:r>
      </w:ins>
      <w:del w:id="80" w:author="Erin Rice" w:date="2013-10-15T16:20:00Z">
        <w:r w:rsidR="005B5A44" w:rsidRPr="005B5A44" w:rsidDel="00985E9C">
          <w:rPr>
            <w:rFonts w:ascii="Times New Roman" w:hAnsi="Times New Roman" w:cs="Times New Roman"/>
            <w:sz w:val="24"/>
            <w:szCs w:val="24"/>
          </w:rPr>
          <w:delText>e</w:delText>
        </w:r>
      </w:del>
      <w:r w:rsidR="005B5A44" w:rsidRPr="005B5A44">
        <w:rPr>
          <w:rFonts w:ascii="Times New Roman" w:hAnsi="Times New Roman" w:cs="Times New Roman"/>
          <w:sz w:val="24"/>
          <w:szCs w:val="24"/>
        </w:rPr>
        <w:t xml:space="preserve"> Kenneth C. Murray, a young British teacher to come and help develop art education in Nigeria. </w:t>
      </w:r>
      <w:ins w:id="81" w:author="Erin Rice" w:date="2013-10-15T16:21:00Z">
        <w:r w:rsidR="003A758B">
          <w:rPr>
            <w:rFonts w:ascii="Times New Roman" w:hAnsi="Times New Roman" w:cs="Times New Roman"/>
            <w:sz w:val="24"/>
            <w:szCs w:val="24"/>
          </w:rPr>
          <w:t xml:space="preserve">Murray’s appointment would prove to be a turning point in arts education through </w:t>
        </w:r>
      </w:ins>
      <w:ins w:id="82" w:author="Erin Rice" w:date="2013-10-15T16:25:00Z">
        <w:r w:rsidR="003A758B">
          <w:rPr>
            <w:rFonts w:ascii="Times New Roman" w:hAnsi="Times New Roman" w:cs="Times New Roman"/>
            <w:sz w:val="24"/>
            <w:szCs w:val="24"/>
          </w:rPr>
          <w:t>the promotion of Nigerian arts and crafts in the schools.</w:t>
        </w:r>
      </w:ins>
      <w:ins w:id="83" w:author="Erin Rice" w:date="2013-10-15T16:21:00Z">
        <w:r w:rsidR="003A758B">
          <w:rPr>
            <w:rFonts w:ascii="Times New Roman" w:hAnsi="Times New Roman" w:cs="Times New Roman"/>
            <w:sz w:val="24"/>
            <w:szCs w:val="24"/>
          </w:rPr>
          <w:t xml:space="preserve"> </w:t>
        </w:r>
      </w:ins>
      <w:r w:rsidR="005B5A44" w:rsidRPr="005B5A44">
        <w:rPr>
          <w:rFonts w:ascii="Times New Roman" w:hAnsi="Times New Roman" w:cs="Times New Roman"/>
          <w:sz w:val="24"/>
          <w:szCs w:val="24"/>
        </w:rPr>
        <w:t>Th</w:t>
      </w:r>
      <w:del w:id="84" w:author="Erin Rice" w:date="2013-10-15T16:25:00Z">
        <w:r w:rsidR="005B5A44" w:rsidRPr="005B5A44" w:rsidDel="003A758B">
          <w:rPr>
            <w:rFonts w:ascii="Times New Roman" w:hAnsi="Times New Roman" w:cs="Times New Roman"/>
            <w:sz w:val="24"/>
            <w:szCs w:val="24"/>
          </w:rPr>
          <w:delText>r</w:delText>
        </w:r>
      </w:del>
      <w:r w:rsidR="005B5A44" w:rsidRPr="005B5A44">
        <w:rPr>
          <w:rFonts w:ascii="Times New Roman" w:hAnsi="Times New Roman" w:cs="Times New Roman"/>
          <w:sz w:val="24"/>
          <w:szCs w:val="24"/>
        </w:rPr>
        <w:t xml:space="preserve">ough the activities of </w:t>
      </w:r>
      <w:r w:rsidR="000D1863">
        <w:rPr>
          <w:rFonts w:ascii="Times New Roman" w:hAnsi="Times New Roman" w:cs="Times New Roman"/>
          <w:sz w:val="24"/>
          <w:szCs w:val="24"/>
        </w:rPr>
        <w:t xml:space="preserve">Murray and </w:t>
      </w:r>
      <w:proofErr w:type="spellStart"/>
      <w:r w:rsidR="000D1863">
        <w:rPr>
          <w:rFonts w:ascii="Times New Roman" w:hAnsi="Times New Roman" w:cs="Times New Roman"/>
          <w:sz w:val="24"/>
          <w:szCs w:val="24"/>
        </w:rPr>
        <w:t>Onabolu</w:t>
      </w:r>
      <w:proofErr w:type="spellEnd"/>
      <w:ins w:id="85" w:author="Erin Rice" w:date="2013-10-15T16:24:00Z">
        <w:r w:rsidR="003A758B">
          <w:rPr>
            <w:rFonts w:ascii="Times New Roman" w:hAnsi="Times New Roman" w:cs="Times New Roman"/>
            <w:sz w:val="24"/>
            <w:szCs w:val="24"/>
          </w:rPr>
          <w:t xml:space="preserve"> had different aims</w:t>
        </w:r>
      </w:ins>
      <w:r w:rsidR="005B5A44" w:rsidRPr="005B5A44">
        <w:rPr>
          <w:rFonts w:ascii="Times New Roman" w:hAnsi="Times New Roman" w:cs="Times New Roman"/>
          <w:sz w:val="24"/>
          <w:szCs w:val="24"/>
        </w:rPr>
        <w:t xml:space="preserve">, </w:t>
      </w:r>
      <w:ins w:id="86" w:author="Erin Rice" w:date="2013-10-15T16:24:00Z">
        <w:r w:rsidR="003A758B">
          <w:rPr>
            <w:rFonts w:ascii="Times New Roman" w:hAnsi="Times New Roman" w:cs="Times New Roman"/>
            <w:sz w:val="24"/>
            <w:szCs w:val="24"/>
          </w:rPr>
          <w:t xml:space="preserve">their efforts resulted in </w:t>
        </w:r>
      </w:ins>
      <w:r w:rsidR="005B5A44" w:rsidRPr="005B5A44">
        <w:rPr>
          <w:rFonts w:ascii="Times New Roman" w:hAnsi="Times New Roman" w:cs="Times New Roman"/>
          <w:sz w:val="24"/>
          <w:szCs w:val="24"/>
        </w:rPr>
        <w:t xml:space="preserve">numerous new artists and art instructors </w:t>
      </w:r>
      <w:del w:id="87" w:author="Erin Rice" w:date="2013-10-15T16:25:00Z">
        <w:r w:rsidR="005B5A44" w:rsidRPr="005B5A44" w:rsidDel="003A758B">
          <w:rPr>
            <w:rFonts w:ascii="Times New Roman" w:hAnsi="Times New Roman" w:cs="Times New Roman"/>
            <w:sz w:val="24"/>
            <w:szCs w:val="24"/>
          </w:rPr>
          <w:delText>were trained</w:delText>
        </w:r>
      </w:del>
      <w:r w:rsidR="005B5A44" w:rsidRPr="005B5A44">
        <w:rPr>
          <w:rFonts w:ascii="Times New Roman" w:hAnsi="Times New Roman" w:cs="Times New Roman"/>
          <w:sz w:val="24"/>
          <w:szCs w:val="24"/>
        </w:rPr>
        <w:t xml:space="preserve">, and </w:t>
      </w:r>
      <w:del w:id="88" w:author="Erin Rice" w:date="2013-10-15T16:21:00Z">
        <w:r w:rsidR="005B5A44" w:rsidRPr="005B5A44" w:rsidDel="003A758B">
          <w:rPr>
            <w:rFonts w:ascii="Times New Roman" w:hAnsi="Times New Roman" w:cs="Times New Roman"/>
            <w:sz w:val="24"/>
            <w:szCs w:val="24"/>
          </w:rPr>
          <w:delText xml:space="preserve">the </w:delText>
        </w:r>
      </w:del>
      <w:ins w:id="89" w:author="Erin Rice" w:date="2013-10-15T16:25:00Z">
        <w:r w:rsidR="003A758B">
          <w:rPr>
            <w:rFonts w:ascii="Times New Roman" w:hAnsi="Times New Roman" w:cs="Times New Roman"/>
            <w:sz w:val="24"/>
            <w:szCs w:val="24"/>
          </w:rPr>
          <w:t>the laying of a</w:t>
        </w:r>
      </w:ins>
      <w:ins w:id="90" w:author="Erin Rice" w:date="2013-10-15T16:21:00Z">
        <w:r w:rsidR="003A758B" w:rsidRPr="005B5A44">
          <w:rPr>
            <w:rFonts w:ascii="Times New Roman" w:hAnsi="Times New Roman" w:cs="Times New Roman"/>
            <w:sz w:val="24"/>
            <w:szCs w:val="24"/>
          </w:rPr>
          <w:t xml:space="preserve"> </w:t>
        </w:r>
      </w:ins>
      <w:r w:rsidR="005B5A44" w:rsidRPr="005B5A44">
        <w:rPr>
          <w:rFonts w:ascii="Times New Roman" w:hAnsi="Times New Roman" w:cs="Times New Roman"/>
          <w:sz w:val="24"/>
          <w:szCs w:val="24"/>
        </w:rPr>
        <w:t>foundation for Nigeria’s Modern art movement</w:t>
      </w:r>
      <w:ins w:id="91" w:author="Erin Rice" w:date="2013-10-15T16:25:00Z">
        <w:r w:rsidR="003A758B">
          <w:rPr>
            <w:rFonts w:ascii="Times New Roman" w:hAnsi="Times New Roman" w:cs="Times New Roman"/>
            <w:sz w:val="24"/>
            <w:szCs w:val="24"/>
          </w:rPr>
          <w:t>.</w:t>
        </w:r>
      </w:ins>
      <w:del w:id="92" w:author="Erin Rice" w:date="2013-10-15T16:25:00Z">
        <w:r w:rsidR="005B5A44" w:rsidRPr="005B5A44" w:rsidDel="003A758B">
          <w:rPr>
            <w:rFonts w:ascii="Times New Roman" w:hAnsi="Times New Roman" w:cs="Times New Roman"/>
            <w:sz w:val="24"/>
            <w:szCs w:val="24"/>
          </w:rPr>
          <w:delText xml:space="preserve"> was laid.</w:delText>
        </w:r>
      </w:del>
    </w:p>
    <w:p w:rsidR="005B5A44" w:rsidRDefault="005B5A44" w:rsidP="00F40C69">
      <w:pPr>
        <w:spacing w:line="480" w:lineRule="auto"/>
        <w:jc w:val="both"/>
        <w:rPr>
          <w:rFonts w:ascii="Times New Roman" w:hAnsi="Times New Roman" w:cs="Times New Roman"/>
          <w:sz w:val="24"/>
          <w:szCs w:val="24"/>
        </w:rPr>
      </w:pPr>
    </w:p>
    <w:p w:rsidR="00AE4976" w:rsidRDefault="00AE4976" w:rsidP="00AE4976">
      <w:pPr>
        <w:spacing w:line="240" w:lineRule="auto"/>
        <w:rPr>
          <w:rFonts w:ascii="Times New Roman" w:hAnsi="Times New Roman" w:cs="Times New Roman"/>
          <w:sz w:val="24"/>
          <w:szCs w:val="24"/>
        </w:rPr>
      </w:pPr>
    </w:p>
    <w:p w:rsidR="009A65FE" w:rsidRDefault="007955C9" w:rsidP="000F6B71">
      <w:pPr>
        <w:spacing w:line="48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4545485" cy="5943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7453" cy="5946173"/>
                    </a:xfrm>
                    <a:prstGeom prst="rect">
                      <a:avLst/>
                    </a:prstGeom>
                    <a:noFill/>
                  </pic:spPr>
                </pic:pic>
              </a:graphicData>
            </a:graphic>
          </wp:inline>
        </w:drawing>
      </w:r>
    </w:p>
    <w:p w:rsidR="007955C9" w:rsidRDefault="007955C9" w:rsidP="007955C9">
      <w:pPr>
        <w:spacing w:line="240" w:lineRule="auto"/>
        <w:jc w:val="both"/>
        <w:rPr>
          <w:rFonts w:ascii="Times New Roman" w:hAnsi="Times New Roman" w:cs="Times New Roman"/>
          <w:sz w:val="20"/>
          <w:szCs w:val="20"/>
          <w:lang w:val="fr-FR"/>
        </w:rPr>
      </w:pPr>
      <w:r w:rsidRPr="007955C9">
        <w:rPr>
          <w:rFonts w:ascii="Times New Roman" w:hAnsi="Times New Roman" w:cs="Times New Roman"/>
          <w:sz w:val="20"/>
          <w:szCs w:val="20"/>
          <w:lang w:val="fr-FR"/>
        </w:rPr>
        <w:t xml:space="preserve">Aina Onabolu, Portrait of a Man, 1955. </w:t>
      </w:r>
      <w:proofErr w:type="spellStart"/>
      <w:r w:rsidRPr="007955C9">
        <w:rPr>
          <w:rFonts w:ascii="Times New Roman" w:hAnsi="Times New Roman" w:cs="Times New Roman"/>
          <w:sz w:val="20"/>
          <w:szCs w:val="20"/>
          <w:lang w:val="fr-FR"/>
        </w:rPr>
        <w:t>Watercolour</w:t>
      </w:r>
      <w:proofErr w:type="spellEnd"/>
      <w:r w:rsidRPr="007955C9">
        <w:rPr>
          <w:rFonts w:ascii="Times New Roman" w:hAnsi="Times New Roman" w:cs="Times New Roman"/>
          <w:sz w:val="20"/>
          <w:szCs w:val="20"/>
          <w:lang w:val="fr-FR"/>
        </w:rPr>
        <w:t xml:space="preserve"> on </w:t>
      </w:r>
      <w:proofErr w:type="spellStart"/>
      <w:r w:rsidRPr="007955C9">
        <w:rPr>
          <w:rFonts w:ascii="Times New Roman" w:hAnsi="Times New Roman" w:cs="Times New Roman"/>
          <w:sz w:val="20"/>
          <w:szCs w:val="20"/>
          <w:lang w:val="fr-FR"/>
        </w:rPr>
        <w:t>board</w:t>
      </w:r>
      <w:proofErr w:type="spellEnd"/>
      <w:r w:rsidRPr="007955C9">
        <w:rPr>
          <w:rFonts w:ascii="Times New Roman" w:hAnsi="Times New Roman" w:cs="Times New Roman"/>
          <w:sz w:val="20"/>
          <w:szCs w:val="20"/>
          <w:lang w:val="fr-FR"/>
        </w:rPr>
        <w:t xml:space="preserve">. 48.5 x 38.5 cm. </w:t>
      </w:r>
    </w:p>
    <w:p w:rsidR="007955C9" w:rsidRPr="007955C9" w:rsidRDefault="007955C9" w:rsidP="007955C9">
      <w:pPr>
        <w:spacing w:line="240" w:lineRule="auto"/>
        <w:jc w:val="both"/>
        <w:rPr>
          <w:rFonts w:ascii="Times New Roman" w:hAnsi="Times New Roman" w:cs="Times New Roman"/>
          <w:sz w:val="20"/>
          <w:szCs w:val="20"/>
          <w:lang w:val="fr-FR"/>
        </w:rPr>
      </w:pPr>
      <w:r w:rsidRPr="007955C9">
        <w:rPr>
          <w:rFonts w:ascii="Times New Roman" w:hAnsi="Times New Roman" w:cs="Times New Roman"/>
          <w:sz w:val="20"/>
          <w:szCs w:val="20"/>
          <w:lang w:val="fr-FR"/>
        </w:rPr>
        <w:t xml:space="preserve">Collection of </w:t>
      </w:r>
      <w:proofErr w:type="spellStart"/>
      <w:r w:rsidRPr="007955C9">
        <w:rPr>
          <w:rFonts w:ascii="Times New Roman" w:hAnsi="Times New Roman" w:cs="Times New Roman"/>
          <w:sz w:val="20"/>
          <w:szCs w:val="20"/>
          <w:lang w:val="fr-FR"/>
        </w:rPr>
        <w:t>Omooba</w:t>
      </w:r>
      <w:proofErr w:type="spellEnd"/>
      <w:r w:rsidRPr="007955C9">
        <w:rPr>
          <w:rFonts w:ascii="Times New Roman" w:hAnsi="Times New Roman" w:cs="Times New Roman"/>
          <w:sz w:val="20"/>
          <w:szCs w:val="20"/>
          <w:lang w:val="fr-FR"/>
        </w:rPr>
        <w:t xml:space="preserve"> </w:t>
      </w:r>
      <w:proofErr w:type="spellStart"/>
      <w:r w:rsidRPr="007955C9">
        <w:rPr>
          <w:rFonts w:ascii="Times New Roman" w:hAnsi="Times New Roman" w:cs="Times New Roman"/>
          <w:sz w:val="20"/>
          <w:szCs w:val="20"/>
          <w:lang w:val="fr-FR"/>
        </w:rPr>
        <w:t>Yemisi</w:t>
      </w:r>
      <w:proofErr w:type="spellEnd"/>
      <w:r w:rsidRPr="007955C9">
        <w:rPr>
          <w:rFonts w:ascii="Times New Roman" w:hAnsi="Times New Roman" w:cs="Times New Roman"/>
          <w:sz w:val="20"/>
          <w:szCs w:val="20"/>
          <w:lang w:val="fr-FR"/>
        </w:rPr>
        <w:t xml:space="preserve"> </w:t>
      </w:r>
      <w:proofErr w:type="spellStart"/>
      <w:r w:rsidRPr="007955C9">
        <w:rPr>
          <w:rFonts w:ascii="Times New Roman" w:hAnsi="Times New Roman" w:cs="Times New Roman"/>
          <w:sz w:val="20"/>
          <w:szCs w:val="20"/>
          <w:lang w:val="fr-FR"/>
        </w:rPr>
        <w:t>Adedoyin</w:t>
      </w:r>
      <w:proofErr w:type="spellEnd"/>
      <w:r w:rsidRPr="007955C9">
        <w:rPr>
          <w:rFonts w:ascii="Times New Roman" w:hAnsi="Times New Roman" w:cs="Times New Roman"/>
          <w:sz w:val="20"/>
          <w:szCs w:val="20"/>
          <w:lang w:val="fr-FR"/>
        </w:rPr>
        <w:t xml:space="preserve"> </w:t>
      </w:r>
      <w:proofErr w:type="spellStart"/>
      <w:r w:rsidRPr="007955C9">
        <w:rPr>
          <w:rFonts w:ascii="Times New Roman" w:hAnsi="Times New Roman" w:cs="Times New Roman"/>
          <w:sz w:val="20"/>
          <w:szCs w:val="20"/>
          <w:lang w:val="fr-FR"/>
        </w:rPr>
        <w:t>Shyllon</w:t>
      </w:r>
      <w:proofErr w:type="spellEnd"/>
      <w:r w:rsidRPr="007955C9">
        <w:rPr>
          <w:rFonts w:ascii="Times New Roman" w:hAnsi="Times New Roman" w:cs="Times New Roman"/>
          <w:sz w:val="20"/>
          <w:szCs w:val="20"/>
          <w:lang w:val="fr-FR"/>
        </w:rPr>
        <w:t xml:space="preserve"> Art </w:t>
      </w:r>
      <w:proofErr w:type="spellStart"/>
      <w:r w:rsidRPr="007955C9">
        <w:rPr>
          <w:rFonts w:ascii="Times New Roman" w:hAnsi="Times New Roman" w:cs="Times New Roman"/>
          <w:sz w:val="20"/>
          <w:szCs w:val="20"/>
          <w:lang w:val="fr-FR"/>
        </w:rPr>
        <w:t>Foundation</w:t>
      </w:r>
      <w:proofErr w:type="spellEnd"/>
      <w:r w:rsidRPr="007955C9">
        <w:rPr>
          <w:rFonts w:ascii="Times New Roman" w:hAnsi="Times New Roman" w:cs="Times New Roman"/>
          <w:sz w:val="20"/>
          <w:szCs w:val="20"/>
          <w:lang w:val="fr-FR"/>
        </w:rPr>
        <w:t xml:space="preserve"> (OYASAF)</w:t>
      </w:r>
    </w:p>
    <w:p w:rsidR="007955C9" w:rsidRDefault="004522C5" w:rsidP="007955C9">
      <w:pPr>
        <w:spacing w:line="240" w:lineRule="auto"/>
        <w:jc w:val="both"/>
        <w:rPr>
          <w:rFonts w:ascii="Times New Roman" w:hAnsi="Times New Roman" w:cs="Times New Roman"/>
          <w:sz w:val="20"/>
          <w:szCs w:val="20"/>
          <w:lang w:val="fr-FR"/>
        </w:rPr>
      </w:pPr>
      <w:hyperlink r:id="rId7" w:history="1">
        <w:r w:rsidR="007955C9" w:rsidRPr="000163B2">
          <w:rPr>
            <w:rStyle w:val="Hyperlink"/>
            <w:rFonts w:ascii="Times New Roman" w:hAnsi="Times New Roman" w:cs="Times New Roman"/>
            <w:sz w:val="20"/>
            <w:szCs w:val="20"/>
            <w:lang w:val="fr-FR"/>
          </w:rPr>
          <w:t>http://www.arthouse-ng.com/L0802/Popups/AINA_ONABOLU.html</w:t>
        </w:r>
      </w:hyperlink>
    </w:p>
    <w:p w:rsidR="007955C9" w:rsidRPr="007955C9" w:rsidRDefault="007955C9" w:rsidP="007955C9">
      <w:pPr>
        <w:spacing w:line="240" w:lineRule="auto"/>
        <w:jc w:val="both"/>
        <w:rPr>
          <w:rFonts w:ascii="Times New Roman" w:hAnsi="Times New Roman" w:cs="Times New Roman"/>
          <w:sz w:val="20"/>
          <w:szCs w:val="20"/>
          <w:lang w:val="fr-FR"/>
        </w:rPr>
      </w:pPr>
    </w:p>
    <w:p w:rsidR="007955C9" w:rsidRDefault="007955C9" w:rsidP="000F6B71">
      <w:pPr>
        <w:spacing w:line="480" w:lineRule="auto"/>
        <w:jc w:val="both"/>
        <w:rPr>
          <w:rFonts w:ascii="Times New Roman" w:hAnsi="Times New Roman" w:cs="Times New Roman"/>
          <w:b/>
          <w:sz w:val="24"/>
          <w:szCs w:val="24"/>
          <w:lang w:val="fr-FR"/>
        </w:rPr>
      </w:pPr>
    </w:p>
    <w:p w:rsidR="007955C9" w:rsidRDefault="007955C9" w:rsidP="000F6B71">
      <w:pPr>
        <w:spacing w:line="480" w:lineRule="auto"/>
        <w:jc w:val="both"/>
        <w:rPr>
          <w:rFonts w:ascii="Times New Roman" w:hAnsi="Times New Roman" w:cs="Times New Roman"/>
          <w:b/>
          <w:sz w:val="24"/>
          <w:szCs w:val="24"/>
          <w:lang w:val="fr-FR"/>
        </w:rPr>
      </w:pPr>
    </w:p>
    <w:p w:rsidR="00B350A5" w:rsidRDefault="009A65FE" w:rsidP="000F6B71">
      <w:pPr>
        <w:spacing w:line="480" w:lineRule="auto"/>
        <w:jc w:val="both"/>
        <w:rPr>
          <w:rFonts w:ascii="Times New Roman" w:hAnsi="Times New Roman" w:cs="Times New Roman"/>
          <w:b/>
          <w:sz w:val="24"/>
          <w:szCs w:val="24"/>
          <w:lang w:val="fr-FR"/>
        </w:rPr>
      </w:pPr>
      <w:r w:rsidRPr="00B350A5">
        <w:rPr>
          <w:rFonts w:ascii="Times New Roman" w:hAnsi="Times New Roman" w:cs="Times New Roman"/>
          <w:b/>
          <w:sz w:val="24"/>
          <w:szCs w:val="24"/>
          <w:lang w:val="fr-FR"/>
        </w:rPr>
        <w:t>References</w:t>
      </w:r>
      <w:r w:rsidR="00B350A5" w:rsidRPr="00B350A5">
        <w:rPr>
          <w:rFonts w:ascii="Times New Roman" w:hAnsi="Times New Roman" w:cs="Times New Roman"/>
          <w:b/>
          <w:sz w:val="24"/>
          <w:szCs w:val="24"/>
          <w:lang w:val="fr-FR"/>
        </w:rPr>
        <w:t xml:space="preserve"> and further reading</w:t>
      </w:r>
      <w:r w:rsidR="00B350A5">
        <w:rPr>
          <w:rFonts w:ascii="Times New Roman" w:hAnsi="Times New Roman" w:cs="Times New Roman"/>
          <w:b/>
          <w:sz w:val="24"/>
          <w:szCs w:val="24"/>
          <w:lang w:val="fr-FR"/>
        </w:rPr>
        <w:t>.</w:t>
      </w:r>
    </w:p>
    <w:p w:rsidR="000F6B71" w:rsidRPr="007D48FC" w:rsidRDefault="00B350A5" w:rsidP="007D48FC">
      <w:pPr>
        <w:pStyle w:val="ListParagraph"/>
        <w:numPr>
          <w:ilvl w:val="0"/>
          <w:numId w:val="1"/>
        </w:numPr>
        <w:spacing w:line="480" w:lineRule="auto"/>
        <w:jc w:val="both"/>
        <w:rPr>
          <w:rFonts w:ascii="Times New Roman" w:hAnsi="Times New Roman" w:cs="Times New Roman"/>
          <w:sz w:val="24"/>
          <w:szCs w:val="24"/>
          <w:lang w:val="fr-FR"/>
        </w:rPr>
      </w:pPr>
      <w:proofErr w:type="spellStart"/>
      <w:r w:rsidRPr="007D48FC">
        <w:rPr>
          <w:rFonts w:ascii="Times New Roman" w:hAnsi="Times New Roman" w:cs="Times New Roman"/>
          <w:sz w:val="24"/>
          <w:szCs w:val="24"/>
          <w:lang w:val="fr-FR"/>
        </w:rPr>
        <w:t>Olubukola</w:t>
      </w:r>
      <w:proofErr w:type="spellEnd"/>
      <w:r w:rsidR="00F46D4C">
        <w:rPr>
          <w:rFonts w:ascii="Times New Roman" w:hAnsi="Times New Roman" w:cs="Times New Roman"/>
          <w:sz w:val="24"/>
          <w:szCs w:val="24"/>
          <w:lang w:val="fr-FR"/>
        </w:rPr>
        <w:t>,</w:t>
      </w:r>
      <w:r w:rsidRPr="007D48FC">
        <w:rPr>
          <w:rFonts w:ascii="Times New Roman" w:hAnsi="Times New Roman" w:cs="Times New Roman"/>
          <w:sz w:val="24"/>
          <w:szCs w:val="24"/>
          <w:lang w:val="fr-FR"/>
        </w:rPr>
        <w:t xml:space="preserve"> A. </w:t>
      </w:r>
      <w:proofErr w:type="spellStart"/>
      <w:r w:rsidRPr="007D48FC">
        <w:rPr>
          <w:rFonts w:ascii="Times New Roman" w:hAnsi="Times New Roman" w:cs="Times New Roman"/>
          <w:sz w:val="24"/>
          <w:szCs w:val="24"/>
          <w:lang w:val="fr-FR"/>
        </w:rPr>
        <w:t>Gbadegasin</w:t>
      </w:r>
      <w:proofErr w:type="spellEnd"/>
      <w:r w:rsidRPr="007D48FC">
        <w:rPr>
          <w:rFonts w:ascii="Times New Roman" w:hAnsi="Times New Roman" w:cs="Times New Roman"/>
          <w:sz w:val="24"/>
          <w:szCs w:val="24"/>
          <w:lang w:val="fr-FR"/>
        </w:rPr>
        <w:t xml:space="preserve"> </w:t>
      </w:r>
      <w:r w:rsidR="009A65FE" w:rsidRPr="007D48FC">
        <w:rPr>
          <w:rFonts w:ascii="Times New Roman" w:hAnsi="Times New Roman" w:cs="Times New Roman"/>
          <w:sz w:val="24"/>
          <w:szCs w:val="24"/>
          <w:lang w:val="fr-FR"/>
        </w:rPr>
        <w:t xml:space="preserve"> </w:t>
      </w:r>
      <w:r w:rsidRPr="007D48FC">
        <w:rPr>
          <w:rFonts w:ascii="Times New Roman" w:hAnsi="Times New Roman" w:cs="Times New Roman"/>
          <w:sz w:val="24"/>
          <w:szCs w:val="24"/>
          <w:lang w:val="fr-FR"/>
        </w:rPr>
        <w:t xml:space="preserve">(2006) The intersection of modern art, </w:t>
      </w:r>
      <w:proofErr w:type="spellStart"/>
      <w:r w:rsidRPr="007D48FC">
        <w:rPr>
          <w:rFonts w:ascii="Times New Roman" w:hAnsi="Times New Roman" w:cs="Times New Roman"/>
          <w:sz w:val="24"/>
          <w:szCs w:val="24"/>
          <w:lang w:val="fr-FR"/>
        </w:rPr>
        <w:t>anthropology</w:t>
      </w:r>
      <w:proofErr w:type="spellEnd"/>
      <w:r w:rsidRPr="007D48FC">
        <w:rPr>
          <w:rFonts w:ascii="Times New Roman" w:hAnsi="Times New Roman" w:cs="Times New Roman"/>
          <w:sz w:val="24"/>
          <w:szCs w:val="24"/>
          <w:lang w:val="fr-FR"/>
        </w:rPr>
        <w:t xml:space="preserve">, and international </w:t>
      </w:r>
      <w:proofErr w:type="spellStart"/>
      <w:r w:rsidRPr="007D48FC">
        <w:rPr>
          <w:rFonts w:ascii="Times New Roman" w:hAnsi="Times New Roman" w:cs="Times New Roman"/>
          <w:sz w:val="24"/>
          <w:szCs w:val="24"/>
          <w:lang w:val="fr-FR"/>
        </w:rPr>
        <w:t>politics</w:t>
      </w:r>
      <w:proofErr w:type="spellEnd"/>
      <w:r w:rsidRPr="007D48FC">
        <w:rPr>
          <w:rFonts w:ascii="Times New Roman" w:hAnsi="Times New Roman" w:cs="Times New Roman"/>
          <w:sz w:val="24"/>
          <w:szCs w:val="24"/>
          <w:lang w:val="fr-FR"/>
        </w:rPr>
        <w:t xml:space="preserve"> in colonial Nigeria, 1910-1914. </w:t>
      </w:r>
      <w:proofErr w:type="spellStart"/>
      <w:r w:rsidRPr="007D48FC">
        <w:rPr>
          <w:rFonts w:ascii="Times New Roman" w:hAnsi="Times New Roman" w:cs="Times New Roman"/>
          <w:sz w:val="24"/>
          <w:szCs w:val="24"/>
          <w:lang w:val="fr-FR"/>
        </w:rPr>
        <w:t>Emory</w:t>
      </w:r>
      <w:proofErr w:type="spellEnd"/>
      <w:r w:rsidRPr="007D48FC">
        <w:rPr>
          <w:rFonts w:ascii="Times New Roman" w:hAnsi="Times New Roman" w:cs="Times New Roman"/>
          <w:sz w:val="24"/>
          <w:szCs w:val="24"/>
          <w:lang w:val="fr-FR"/>
        </w:rPr>
        <w:t xml:space="preserve"> </w:t>
      </w:r>
      <w:proofErr w:type="spellStart"/>
      <w:r w:rsidRPr="007D48FC">
        <w:rPr>
          <w:rFonts w:ascii="Times New Roman" w:hAnsi="Times New Roman" w:cs="Times New Roman"/>
          <w:sz w:val="24"/>
          <w:szCs w:val="24"/>
          <w:lang w:val="fr-FR"/>
        </w:rPr>
        <w:t>University</w:t>
      </w:r>
      <w:proofErr w:type="spellEnd"/>
      <w:r w:rsidRPr="007D48FC">
        <w:rPr>
          <w:rFonts w:ascii="Times New Roman" w:hAnsi="Times New Roman" w:cs="Times New Roman"/>
          <w:sz w:val="24"/>
          <w:szCs w:val="24"/>
          <w:lang w:val="fr-FR"/>
        </w:rPr>
        <w:t>. MA dissertation.</w:t>
      </w:r>
    </w:p>
    <w:p w:rsidR="00B350A5" w:rsidRPr="007D48FC" w:rsidRDefault="00B350A5" w:rsidP="007D48FC">
      <w:pPr>
        <w:pStyle w:val="ListParagraph"/>
        <w:numPr>
          <w:ilvl w:val="0"/>
          <w:numId w:val="1"/>
        </w:numPr>
        <w:spacing w:line="480" w:lineRule="auto"/>
        <w:jc w:val="both"/>
        <w:rPr>
          <w:rFonts w:ascii="Times New Roman" w:hAnsi="Times New Roman" w:cs="Times New Roman"/>
          <w:sz w:val="24"/>
          <w:szCs w:val="24"/>
          <w:lang w:val="fr-FR"/>
        </w:rPr>
      </w:pPr>
      <w:proofErr w:type="spellStart"/>
      <w:r w:rsidRPr="007D48FC">
        <w:rPr>
          <w:rFonts w:ascii="Times New Roman" w:hAnsi="Times New Roman" w:cs="Times New Roman"/>
          <w:sz w:val="24"/>
          <w:szCs w:val="24"/>
          <w:lang w:val="fr-FR"/>
        </w:rPr>
        <w:t>Irivwieri</w:t>
      </w:r>
      <w:proofErr w:type="spellEnd"/>
      <w:r w:rsidR="00F46D4C">
        <w:rPr>
          <w:rFonts w:ascii="Times New Roman" w:hAnsi="Times New Roman" w:cs="Times New Roman"/>
          <w:sz w:val="24"/>
          <w:szCs w:val="24"/>
          <w:lang w:val="fr-FR"/>
        </w:rPr>
        <w:t>,</w:t>
      </w:r>
      <w:r w:rsidRPr="007D48FC">
        <w:rPr>
          <w:rFonts w:ascii="Times New Roman" w:hAnsi="Times New Roman" w:cs="Times New Roman"/>
          <w:sz w:val="24"/>
          <w:szCs w:val="24"/>
          <w:lang w:val="fr-FR"/>
        </w:rPr>
        <w:t xml:space="preserve"> G. </w:t>
      </w:r>
      <w:proofErr w:type="spellStart"/>
      <w:r w:rsidRPr="007D48FC">
        <w:rPr>
          <w:rFonts w:ascii="Times New Roman" w:hAnsi="Times New Roman" w:cs="Times New Roman"/>
          <w:sz w:val="24"/>
          <w:szCs w:val="24"/>
          <w:lang w:val="fr-FR"/>
        </w:rPr>
        <w:t>Ogheneruemu</w:t>
      </w:r>
      <w:proofErr w:type="spellEnd"/>
      <w:r w:rsidRPr="007D48FC">
        <w:rPr>
          <w:rFonts w:ascii="Times New Roman" w:hAnsi="Times New Roman" w:cs="Times New Roman"/>
          <w:sz w:val="24"/>
          <w:szCs w:val="24"/>
          <w:lang w:val="fr-FR"/>
        </w:rPr>
        <w:t xml:space="preserve"> (2010) </w:t>
      </w:r>
      <w:proofErr w:type="spellStart"/>
      <w:r w:rsidRPr="007D48FC">
        <w:rPr>
          <w:rFonts w:ascii="Times New Roman" w:hAnsi="Times New Roman" w:cs="Times New Roman"/>
          <w:sz w:val="24"/>
          <w:szCs w:val="24"/>
          <w:lang w:val="fr-FR"/>
        </w:rPr>
        <w:t>Aina</w:t>
      </w:r>
      <w:proofErr w:type="spellEnd"/>
      <w:r w:rsidRPr="007D48FC">
        <w:rPr>
          <w:rFonts w:ascii="Times New Roman" w:hAnsi="Times New Roman" w:cs="Times New Roman"/>
          <w:sz w:val="24"/>
          <w:szCs w:val="24"/>
          <w:lang w:val="fr-FR"/>
        </w:rPr>
        <w:t xml:space="preserve"> </w:t>
      </w:r>
      <w:proofErr w:type="spellStart"/>
      <w:r w:rsidRPr="007D48FC">
        <w:rPr>
          <w:rFonts w:ascii="Times New Roman" w:hAnsi="Times New Roman" w:cs="Times New Roman"/>
          <w:sz w:val="24"/>
          <w:szCs w:val="24"/>
          <w:lang w:val="fr-FR"/>
        </w:rPr>
        <w:t>Onabolu</w:t>
      </w:r>
      <w:proofErr w:type="spellEnd"/>
      <w:r w:rsidRPr="007D48FC">
        <w:rPr>
          <w:rFonts w:ascii="Times New Roman" w:hAnsi="Times New Roman" w:cs="Times New Roman"/>
          <w:sz w:val="24"/>
          <w:szCs w:val="24"/>
          <w:lang w:val="fr-FR"/>
        </w:rPr>
        <w:t xml:space="preserve"> and </w:t>
      </w:r>
      <w:proofErr w:type="spellStart"/>
      <w:r w:rsidRPr="007D48FC">
        <w:rPr>
          <w:rFonts w:ascii="Times New Roman" w:hAnsi="Times New Roman" w:cs="Times New Roman"/>
          <w:sz w:val="24"/>
          <w:szCs w:val="24"/>
          <w:lang w:val="fr-FR"/>
        </w:rPr>
        <w:t>Naturalism</w:t>
      </w:r>
      <w:proofErr w:type="spellEnd"/>
      <w:r w:rsidRPr="007D48FC">
        <w:rPr>
          <w:rFonts w:ascii="Times New Roman" w:hAnsi="Times New Roman" w:cs="Times New Roman"/>
          <w:sz w:val="24"/>
          <w:szCs w:val="24"/>
          <w:lang w:val="fr-FR"/>
        </w:rPr>
        <w:t xml:space="preserve"> in </w:t>
      </w:r>
      <w:proofErr w:type="spellStart"/>
      <w:r w:rsidRPr="007D48FC">
        <w:rPr>
          <w:rFonts w:ascii="Times New Roman" w:hAnsi="Times New Roman" w:cs="Times New Roman"/>
          <w:sz w:val="24"/>
          <w:szCs w:val="24"/>
          <w:lang w:val="fr-FR"/>
        </w:rPr>
        <w:t>Nigerian</w:t>
      </w:r>
      <w:proofErr w:type="spellEnd"/>
      <w:r w:rsidRPr="007D48FC">
        <w:rPr>
          <w:rFonts w:ascii="Times New Roman" w:hAnsi="Times New Roman" w:cs="Times New Roman"/>
          <w:sz w:val="24"/>
          <w:szCs w:val="24"/>
          <w:lang w:val="fr-FR"/>
        </w:rPr>
        <w:t xml:space="preserve"> Visual Arts</w:t>
      </w:r>
      <w:r w:rsidR="007D48FC" w:rsidRPr="007D48FC">
        <w:rPr>
          <w:rFonts w:ascii="Times New Roman" w:hAnsi="Times New Roman" w:cs="Times New Roman"/>
          <w:sz w:val="24"/>
          <w:szCs w:val="24"/>
          <w:lang w:val="fr-FR"/>
        </w:rPr>
        <w:t xml:space="preserve"> in </w:t>
      </w:r>
      <w:proofErr w:type="spellStart"/>
      <w:r w:rsidR="007D48FC" w:rsidRPr="007D48FC">
        <w:rPr>
          <w:rFonts w:ascii="Times New Roman" w:hAnsi="Times New Roman" w:cs="Times New Roman"/>
          <w:i/>
          <w:sz w:val="24"/>
          <w:szCs w:val="24"/>
          <w:lang w:val="fr-FR"/>
        </w:rPr>
        <w:t>African</w:t>
      </w:r>
      <w:proofErr w:type="spellEnd"/>
      <w:r w:rsidR="007D48FC" w:rsidRPr="007D48FC">
        <w:rPr>
          <w:rFonts w:ascii="Times New Roman" w:hAnsi="Times New Roman" w:cs="Times New Roman"/>
          <w:i/>
          <w:sz w:val="24"/>
          <w:szCs w:val="24"/>
          <w:lang w:val="fr-FR"/>
        </w:rPr>
        <w:t xml:space="preserve"> </w:t>
      </w:r>
      <w:proofErr w:type="spellStart"/>
      <w:r w:rsidR="007D48FC" w:rsidRPr="007D48FC">
        <w:rPr>
          <w:rFonts w:ascii="Times New Roman" w:hAnsi="Times New Roman" w:cs="Times New Roman"/>
          <w:i/>
          <w:sz w:val="24"/>
          <w:szCs w:val="24"/>
          <w:lang w:val="fr-FR"/>
        </w:rPr>
        <w:t>Research</w:t>
      </w:r>
      <w:proofErr w:type="spellEnd"/>
      <w:r w:rsidR="007D48FC" w:rsidRPr="007D48FC">
        <w:rPr>
          <w:rFonts w:ascii="Times New Roman" w:hAnsi="Times New Roman" w:cs="Times New Roman"/>
          <w:i/>
          <w:sz w:val="24"/>
          <w:szCs w:val="24"/>
          <w:lang w:val="fr-FR"/>
        </w:rPr>
        <w:t xml:space="preserve"> </w:t>
      </w:r>
      <w:proofErr w:type="spellStart"/>
      <w:r w:rsidR="007D48FC" w:rsidRPr="007D48FC">
        <w:rPr>
          <w:rFonts w:ascii="Times New Roman" w:hAnsi="Times New Roman" w:cs="Times New Roman"/>
          <w:i/>
          <w:sz w:val="24"/>
          <w:szCs w:val="24"/>
          <w:lang w:val="fr-FR"/>
        </w:rPr>
        <w:t>Review</w:t>
      </w:r>
      <w:proofErr w:type="spellEnd"/>
      <w:r w:rsidR="007D48FC" w:rsidRPr="007D48FC">
        <w:rPr>
          <w:rFonts w:ascii="Times New Roman" w:hAnsi="Times New Roman" w:cs="Times New Roman"/>
          <w:sz w:val="24"/>
          <w:szCs w:val="24"/>
          <w:lang w:val="fr-FR"/>
        </w:rPr>
        <w:t xml:space="preserve"> 4(1)</w:t>
      </w:r>
      <w:r w:rsidR="00033F23">
        <w:rPr>
          <w:rFonts w:ascii="Times New Roman" w:hAnsi="Times New Roman" w:cs="Times New Roman"/>
          <w:sz w:val="24"/>
          <w:szCs w:val="24"/>
          <w:lang w:val="fr-FR"/>
        </w:rPr>
        <w:t xml:space="preserve"> 40-50</w:t>
      </w:r>
    </w:p>
    <w:p w:rsidR="007D48FC" w:rsidRPr="00033F23" w:rsidRDefault="007D48FC" w:rsidP="004D5645">
      <w:pPr>
        <w:pStyle w:val="ListParagraph"/>
        <w:numPr>
          <w:ilvl w:val="0"/>
          <w:numId w:val="1"/>
        </w:numPr>
        <w:spacing w:line="480" w:lineRule="auto"/>
        <w:jc w:val="both"/>
        <w:rPr>
          <w:rFonts w:ascii="Times New Roman" w:hAnsi="Times New Roman" w:cs="Times New Roman"/>
          <w:sz w:val="24"/>
          <w:szCs w:val="24"/>
          <w:lang w:val="fr-FR"/>
        </w:rPr>
      </w:pPr>
      <w:proofErr w:type="spellStart"/>
      <w:r w:rsidRPr="00033F23">
        <w:rPr>
          <w:rFonts w:ascii="Times New Roman" w:hAnsi="Times New Roman" w:cs="Times New Roman"/>
          <w:sz w:val="24"/>
          <w:szCs w:val="24"/>
          <w:lang w:val="fr-FR"/>
        </w:rPr>
        <w:t>Ikpakronyi</w:t>
      </w:r>
      <w:proofErr w:type="spellEnd"/>
      <w:r w:rsidRPr="00033F23">
        <w:rPr>
          <w:rFonts w:ascii="Times New Roman" w:hAnsi="Times New Roman" w:cs="Times New Roman"/>
          <w:sz w:val="24"/>
          <w:szCs w:val="24"/>
          <w:lang w:val="fr-FR"/>
        </w:rPr>
        <w:t>, O. Simon. (1999) Aina Onabolu: His Life, His Works and His Contributions to the</w:t>
      </w:r>
      <w:r w:rsidR="00033F23" w:rsidRPr="00033F23">
        <w:rPr>
          <w:rFonts w:ascii="Times New Roman" w:hAnsi="Times New Roman" w:cs="Times New Roman"/>
          <w:sz w:val="24"/>
          <w:szCs w:val="24"/>
          <w:lang w:val="fr-FR"/>
        </w:rPr>
        <w:t xml:space="preserve"> </w:t>
      </w:r>
      <w:proofErr w:type="spellStart"/>
      <w:r w:rsidRPr="00033F23">
        <w:rPr>
          <w:rFonts w:ascii="Times New Roman" w:hAnsi="Times New Roman" w:cs="Times New Roman"/>
          <w:sz w:val="24"/>
          <w:szCs w:val="24"/>
          <w:lang w:val="fr-FR"/>
        </w:rPr>
        <w:t>Developments</w:t>
      </w:r>
      <w:proofErr w:type="spellEnd"/>
      <w:r w:rsidRPr="00033F23">
        <w:rPr>
          <w:rFonts w:ascii="Times New Roman" w:hAnsi="Times New Roman" w:cs="Times New Roman"/>
          <w:sz w:val="24"/>
          <w:szCs w:val="24"/>
          <w:lang w:val="fr-FR"/>
        </w:rPr>
        <w:t xml:space="preserve"> of </w:t>
      </w:r>
      <w:proofErr w:type="spellStart"/>
      <w:r w:rsidRPr="00033F23">
        <w:rPr>
          <w:rFonts w:ascii="Times New Roman" w:hAnsi="Times New Roman" w:cs="Times New Roman"/>
          <w:sz w:val="24"/>
          <w:szCs w:val="24"/>
          <w:lang w:val="fr-FR"/>
        </w:rPr>
        <w:t>Contemporary</w:t>
      </w:r>
      <w:proofErr w:type="spellEnd"/>
      <w:r w:rsidRPr="00033F23">
        <w:rPr>
          <w:rFonts w:ascii="Times New Roman" w:hAnsi="Times New Roman" w:cs="Times New Roman"/>
          <w:sz w:val="24"/>
          <w:szCs w:val="24"/>
          <w:lang w:val="fr-FR"/>
        </w:rPr>
        <w:t xml:space="preserve"> </w:t>
      </w:r>
      <w:proofErr w:type="spellStart"/>
      <w:r w:rsidRPr="00033F23">
        <w:rPr>
          <w:rFonts w:ascii="Times New Roman" w:hAnsi="Times New Roman" w:cs="Times New Roman"/>
          <w:sz w:val="24"/>
          <w:szCs w:val="24"/>
          <w:lang w:val="fr-FR"/>
        </w:rPr>
        <w:t>Nigerian</w:t>
      </w:r>
      <w:proofErr w:type="spellEnd"/>
      <w:r w:rsidRPr="00033F23">
        <w:rPr>
          <w:rFonts w:ascii="Times New Roman" w:hAnsi="Times New Roman" w:cs="Times New Roman"/>
          <w:sz w:val="24"/>
          <w:szCs w:val="24"/>
          <w:lang w:val="fr-FR"/>
        </w:rPr>
        <w:t xml:space="preserve"> Art, </w:t>
      </w:r>
      <w:r w:rsidRPr="00033F23">
        <w:rPr>
          <w:rFonts w:ascii="Times New Roman" w:hAnsi="Times New Roman" w:cs="Times New Roman"/>
          <w:i/>
          <w:sz w:val="24"/>
          <w:szCs w:val="24"/>
          <w:lang w:val="fr-FR"/>
        </w:rPr>
        <w:t>Onabolu: Pioneer of Modern Art</w:t>
      </w:r>
      <w:r w:rsidRPr="00033F23">
        <w:rPr>
          <w:rFonts w:ascii="Times New Roman" w:hAnsi="Times New Roman" w:cs="Times New Roman"/>
          <w:sz w:val="24"/>
          <w:szCs w:val="24"/>
          <w:lang w:val="fr-FR"/>
        </w:rPr>
        <w:t>. Lagos,</w:t>
      </w:r>
      <w:r w:rsidR="00033F23" w:rsidRPr="00033F23">
        <w:rPr>
          <w:rFonts w:ascii="Times New Roman" w:hAnsi="Times New Roman" w:cs="Times New Roman"/>
          <w:sz w:val="24"/>
          <w:szCs w:val="24"/>
          <w:lang w:val="fr-FR"/>
        </w:rPr>
        <w:t xml:space="preserve"> </w:t>
      </w:r>
      <w:r w:rsidRPr="00033F23">
        <w:rPr>
          <w:rFonts w:ascii="Times New Roman" w:hAnsi="Times New Roman" w:cs="Times New Roman"/>
          <w:sz w:val="24"/>
          <w:szCs w:val="24"/>
          <w:lang w:val="fr-FR"/>
        </w:rPr>
        <w:t xml:space="preserve">Nigeria: National </w:t>
      </w:r>
      <w:proofErr w:type="spellStart"/>
      <w:r w:rsidRPr="00033F23">
        <w:rPr>
          <w:rFonts w:ascii="Times New Roman" w:hAnsi="Times New Roman" w:cs="Times New Roman"/>
          <w:sz w:val="24"/>
          <w:szCs w:val="24"/>
          <w:lang w:val="fr-FR"/>
        </w:rPr>
        <w:t>Gallery</w:t>
      </w:r>
      <w:proofErr w:type="spellEnd"/>
      <w:r w:rsidRPr="00033F23">
        <w:rPr>
          <w:rFonts w:ascii="Times New Roman" w:hAnsi="Times New Roman" w:cs="Times New Roman"/>
          <w:sz w:val="24"/>
          <w:szCs w:val="24"/>
          <w:lang w:val="fr-FR"/>
        </w:rPr>
        <w:t xml:space="preserve"> of Art.</w:t>
      </w:r>
    </w:p>
    <w:p w:rsidR="007D48FC" w:rsidRDefault="00033F23" w:rsidP="004D5645">
      <w:pPr>
        <w:pStyle w:val="ListParagraph"/>
        <w:numPr>
          <w:ilvl w:val="0"/>
          <w:numId w:val="1"/>
        </w:numPr>
        <w:spacing w:line="48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Oguibe</w:t>
      </w:r>
      <w:proofErr w:type="spellEnd"/>
      <w:r w:rsidR="00F46D4C">
        <w:rPr>
          <w:rFonts w:ascii="Times New Roman" w:hAnsi="Times New Roman" w:cs="Times New Roman"/>
          <w:sz w:val="24"/>
          <w:szCs w:val="24"/>
          <w:lang w:val="fr-FR"/>
        </w:rPr>
        <w:t>,</w:t>
      </w:r>
      <w:r w:rsidRPr="00033F23">
        <w:rPr>
          <w:rFonts w:ascii="Times New Roman" w:hAnsi="Times New Roman" w:cs="Times New Roman"/>
          <w:sz w:val="24"/>
          <w:szCs w:val="24"/>
          <w:lang w:val="fr-FR"/>
        </w:rPr>
        <w:t xml:space="preserve"> </w:t>
      </w:r>
      <w:proofErr w:type="spellStart"/>
      <w:r w:rsidRPr="00033F23">
        <w:rPr>
          <w:rFonts w:ascii="Times New Roman" w:hAnsi="Times New Roman" w:cs="Times New Roman"/>
          <w:sz w:val="24"/>
          <w:szCs w:val="24"/>
          <w:lang w:val="fr-FR"/>
        </w:rPr>
        <w:t>Olu</w:t>
      </w:r>
      <w:proofErr w:type="spellEnd"/>
      <w:r w:rsidRPr="00033F23">
        <w:rPr>
          <w:rFonts w:ascii="Times New Roman" w:hAnsi="Times New Roman" w:cs="Times New Roman"/>
          <w:sz w:val="24"/>
          <w:szCs w:val="24"/>
          <w:lang w:val="fr-FR"/>
        </w:rPr>
        <w:t xml:space="preserve">. (2002) Appropriation as </w:t>
      </w:r>
      <w:proofErr w:type="spellStart"/>
      <w:r w:rsidRPr="00033F23">
        <w:rPr>
          <w:rFonts w:ascii="Times New Roman" w:hAnsi="Times New Roman" w:cs="Times New Roman"/>
          <w:sz w:val="24"/>
          <w:szCs w:val="24"/>
          <w:lang w:val="fr-FR"/>
        </w:rPr>
        <w:t>Nationalism</w:t>
      </w:r>
      <w:proofErr w:type="spellEnd"/>
      <w:r w:rsidRPr="00033F23">
        <w:rPr>
          <w:rFonts w:ascii="Times New Roman" w:hAnsi="Times New Roman" w:cs="Times New Roman"/>
          <w:sz w:val="24"/>
          <w:szCs w:val="24"/>
          <w:lang w:val="fr-FR"/>
        </w:rPr>
        <w:t xml:space="preserve"> in Modern </w:t>
      </w:r>
      <w:proofErr w:type="spellStart"/>
      <w:r w:rsidRPr="00033F23">
        <w:rPr>
          <w:rFonts w:ascii="Times New Roman" w:hAnsi="Times New Roman" w:cs="Times New Roman"/>
          <w:sz w:val="24"/>
          <w:szCs w:val="24"/>
          <w:lang w:val="fr-FR"/>
        </w:rPr>
        <w:t>African</w:t>
      </w:r>
      <w:proofErr w:type="spellEnd"/>
      <w:r w:rsidRPr="00033F23">
        <w:rPr>
          <w:rFonts w:ascii="Times New Roman" w:hAnsi="Times New Roman" w:cs="Times New Roman"/>
          <w:sz w:val="24"/>
          <w:szCs w:val="24"/>
          <w:lang w:val="fr-FR"/>
        </w:rPr>
        <w:t xml:space="preserve"> Art. </w:t>
      </w:r>
      <w:proofErr w:type="spellStart"/>
      <w:r w:rsidRPr="00033F23">
        <w:rPr>
          <w:rFonts w:ascii="Times New Roman" w:hAnsi="Times New Roman" w:cs="Times New Roman"/>
          <w:i/>
          <w:sz w:val="24"/>
          <w:szCs w:val="24"/>
          <w:lang w:val="fr-FR"/>
        </w:rPr>
        <w:t>Third</w:t>
      </w:r>
      <w:proofErr w:type="spellEnd"/>
      <w:r w:rsidRPr="00033F23">
        <w:rPr>
          <w:rFonts w:ascii="Times New Roman" w:hAnsi="Times New Roman" w:cs="Times New Roman"/>
          <w:i/>
          <w:sz w:val="24"/>
          <w:szCs w:val="24"/>
          <w:lang w:val="fr-FR"/>
        </w:rPr>
        <w:t xml:space="preserve"> </w:t>
      </w:r>
      <w:proofErr w:type="spellStart"/>
      <w:r w:rsidRPr="00033F23">
        <w:rPr>
          <w:rFonts w:ascii="Times New Roman" w:hAnsi="Times New Roman" w:cs="Times New Roman"/>
          <w:i/>
          <w:sz w:val="24"/>
          <w:szCs w:val="24"/>
          <w:lang w:val="fr-FR"/>
        </w:rPr>
        <w:t>Text</w:t>
      </w:r>
      <w:proofErr w:type="spellEnd"/>
      <w:r w:rsidRPr="00033F23">
        <w:rPr>
          <w:rFonts w:ascii="Times New Roman" w:hAnsi="Times New Roman" w:cs="Times New Roman"/>
          <w:i/>
          <w:sz w:val="24"/>
          <w:szCs w:val="24"/>
          <w:lang w:val="fr-FR"/>
        </w:rPr>
        <w:t>,</w:t>
      </w:r>
      <w:r w:rsidRPr="00033F23">
        <w:rPr>
          <w:rFonts w:ascii="Times New Roman" w:hAnsi="Times New Roman" w:cs="Times New Roman"/>
          <w:sz w:val="24"/>
          <w:szCs w:val="24"/>
          <w:lang w:val="fr-FR"/>
        </w:rPr>
        <w:t xml:space="preserve"> 16(3) 243-259</w:t>
      </w:r>
      <w:r w:rsidR="007D48FC" w:rsidRPr="00033F23">
        <w:rPr>
          <w:rFonts w:ascii="Times New Roman" w:hAnsi="Times New Roman" w:cs="Times New Roman"/>
          <w:sz w:val="24"/>
          <w:szCs w:val="24"/>
          <w:lang w:val="fr-FR"/>
        </w:rPr>
        <w:t xml:space="preserve"> </w:t>
      </w:r>
    </w:p>
    <w:p w:rsidR="00033F23" w:rsidRDefault="00033F23" w:rsidP="004D5645">
      <w:pPr>
        <w:pStyle w:val="ListParagraph"/>
        <w:numPr>
          <w:ilvl w:val="0"/>
          <w:numId w:val="1"/>
        </w:numPr>
        <w:spacing w:line="480" w:lineRule="auto"/>
        <w:jc w:val="both"/>
        <w:rPr>
          <w:rFonts w:ascii="Times New Roman" w:hAnsi="Times New Roman" w:cs="Times New Roman"/>
          <w:sz w:val="24"/>
          <w:szCs w:val="24"/>
          <w:lang w:val="fr-FR"/>
        </w:rPr>
      </w:pPr>
      <w:r w:rsidRPr="00033F23">
        <w:rPr>
          <w:rFonts w:ascii="Times New Roman" w:hAnsi="Times New Roman" w:cs="Times New Roman"/>
          <w:sz w:val="24"/>
          <w:szCs w:val="24"/>
          <w:lang w:val="fr-FR"/>
        </w:rPr>
        <w:t>Onabolu</w:t>
      </w:r>
      <w:r w:rsidR="00F46D4C">
        <w:rPr>
          <w:rFonts w:ascii="Times New Roman" w:hAnsi="Times New Roman" w:cs="Times New Roman"/>
          <w:sz w:val="24"/>
          <w:szCs w:val="24"/>
          <w:lang w:val="fr-FR"/>
        </w:rPr>
        <w:t>,</w:t>
      </w:r>
      <w:r w:rsidRPr="00033F23">
        <w:rPr>
          <w:rFonts w:ascii="Times New Roman" w:hAnsi="Times New Roman" w:cs="Times New Roman"/>
          <w:sz w:val="24"/>
          <w:szCs w:val="24"/>
          <w:lang w:val="fr-FR"/>
        </w:rPr>
        <w:t xml:space="preserve"> Aina, et al (1999) </w:t>
      </w:r>
      <w:proofErr w:type="spellStart"/>
      <w:r w:rsidRPr="00033F23">
        <w:rPr>
          <w:rFonts w:ascii="Times New Roman" w:hAnsi="Times New Roman" w:cs="Times New Roman"/>
          <w:sz w:val="24"/>
          <w:szCs w:val="24"/>
          <w:lang w:val="fr-FR"/>
        </w:rPr>
        <w:t>Aina</w:t>
      </w:r>
      <w:proofErr w:type="spellEnd"/>
      <w:r w:rsidRPr="00033F23">
        <w:rPr>
          <w:rFonts w:ascii="Times New Roman" w:hAnsi="Times New Roman" w:cs="Times New Roman"/>
          <w:sz w:val="24"/>
          <w:szCs w:val="24"/>
          <w:lang w:val="fr-FR"/>
        </w:rPr>
        <w:t xml:space="preserve"> </w:t>
      </w:r>
      <w:proofErr w:type="spellStart"/>
      <w:r w:rsidRPr="00033F23">
        <w:rPr>
          <w:rFonts w:ascii="Times New Roman" w:hAnsi="Times New Roman" w:cs="Times New Roman"/>
          <w:sz w:val="24"/>
          <w:szCs w:val="24"/>
          <w:lang w:val="fr-FR"/>
        </w:rPr>
        <w:t>Onabolu</w:t>
      </w:r>
      <w:proofErr w:type="spellEnd"/>
      <w:r w:rsidRPr="00033F23">
        <w:rPr>
          <w:rFonts w:ascii="Times New Roman" w:hAnsi="Times New Roman" w:cs="Times New Roman"/>
          <w:sz w:val="24"/>
          <w:szCs w:val="24"/>
          <w:lang w:val="fr-FR"/>
        </w:rPr>
        <w:t xml:space="preserve">: </w:t>
      </w:r>
      <w:proofErr w:type="spellStart"/>
      <w:r w:rsidRPr="00033F23">
        <w:rPr>
          <w:rFonts w:ascii="Times New Roman" w:hAnsi="Times New Roman" w:cs="Times New Roman"/>
          <w:sz w:val="24"/>
          <w:szCs w:val="24"/>
          <w:lang w:val="fr-FR"/>
        </w:rPr>
        <w:t>symbol</w:t>
      </w:r>
      <w:proofErr w:type="spellEnd"/>
      <w:r w:rsidRPr="00033F23">
        <w:rPr>
          <w:rFonts w:ascii="Times New Roman" w:hAnsi="Times New Roman" w:cs="Times New Roman"/>
          <w:sz w:val="24"/>
          <w:szCs w:val="24"/>
          <w:lang w:val="fr-FR"/>
        </w:rPr>
        <w:t xml:space="preserve"> of the National studios of art. Nigeria: National </w:t>
      </w:r>
      <w:proofErr w:type="spellStart"/>
      <w:r w:rsidRPr="00033F23">
        <w:rPr>
          <w:rFonts w:ascii="Times New Roman" w:hAnsi="Times New Roman" w:cs="Times New Roman"/>
          <w:sz w:val="24"/>
          <w:szCs w:val="24"/>
          <w:lang w:val="fr-FR"/>
        </w:rPr>
        <w:t>Gallery</w:t>
      </w:r>
      <w:proofErr w:type="spellEnd"/>
      <w:r w:rsidRPr="00033F23">
        <w:rPr>
          <w:rFonts w:ascii="Times New Roman" w:hAnsi="Times New Roman" w:cs="Times New Roman"/>
          <w:sz w:val="24"/>
          <w:szCs w:val="24"/>
          <w:lang w:val="fr-FR"/>
        </w:rPr>
        <w:t xml:space="preserve"> of Art.</w:t>
      </w:r>
    </w:p>
    <w:p w:rsidR="00033F23" w:rsidRDefault="00033F23" w:rsidP="004D5645">
      <w:pPr>
        <w:pStyle w:val="ListParagraph"/>
        <w:numPr>
          <w:ilvl w:val="0"/>
          <w:numId w:val="1"/>
        </w:numPr>
        <w:spacing w:line="480" w:lineRule="auto"/>
        <w:jc w:val="both"/>
        <w:rPr>
          <w:rFonts w:ascii="Times New Roman" w:hAnsi="Times New Roman" w:cs="Times New Roman"/>
          <w:sz w:val="24"/>
          <w:szCs w:val="24"/>
          <w:lang w:val="fr-FR"/>
        </w:rPr>
      </w:pPr>
      <w:proofErr w:type="spellStart"/>
      <w:r w:rsidRPr="00033F23">
        <w:rPr>
          <w:rFonts w:ascii="Times New Roman" w:hAnsi="Times New Roman" w:cs="Times New Roman"/>
          <w:sz w:val="24"/>
          <w:szCs w:val="24"/>
          <w:lang w:val="fr-FR"/>
        </w:rPr>
        <w:t>Oloidi</w:t>
      </w:r>
      <w:proofErr w:type="spellEnd"/>
      <w:r w:rsidR="00F46D4C">
        <w:rPr>
          <w:rFonts w:ascii="Times New Roman" w:hAnsi="Times New Roman" w:cs="Times New Roman"/>
          <w:sz w:val="24"/>
          <w:szCs w:val="24"/>
          <w:lang w:val="fr-FR"/>
        </w:rPr>
        <w:t>,</w:t>
      </w:r>
      <w:r w:rsidRPr="00033F23">
        <w:rPr>
          <w:rFonts w:ascii="Times New Roman" w:hAnsi="Times New Roman" w:cs="Times New Roman"/>
          <w:sz w:val="24"/>
          <w:szCs w:val="24"/>
          <w:lang w:val="fr-FR"/>
        </w:rPr>
        <w:t xml:space="preserve"> Ola (1999) </w:t>
      </w:r>
      <w:proofErr w:type="spellStart"/>
      <w:r w:rsidRPr="00033F23">
        <w:rPr>
          <w:rFonts w:ascii="Times New Roman" w:hAnsi="Times New Roman" w:cs="Times New Roman"/>
          <w:sz w:val="24"/>
          <w:szCs w:val="24"/>
          <w:lang w:val="fr-FR"/>
        </w:rPr>
        <w:t>Onabolu</w:t>
      </w:r>
      <w:proofErr w:type="spellEnd"/>
      <w:r w:rsidRPr="00033F23">
        <w:rPr>
          <w:rFonts w:ascii="Times New Roman" w:hAnsi="Times New Roman" w:cs="Times New Roman"/>
          <w:sz w:val="24"/>
          <w:szCs w:val="24"/>
          <w:lang w:val="fr-FR"/>
        </w:rPr>
        <w:t xml:space="preserve">, Pioneer of Modern Art in Nigeria: an Introduction. </w:t>
      </w:r>
      <w:r w:rsidRPr="00033F23">
        <w:rPr>
          <w:rFonts w:ascii="Times New Roman" w:hAnsi="Times New Roman" w:cs="Times New Roman"/>
          <w:i/>
          <w:sz w:val="24"/>
          <w:szCs w:val="24"/>
          <w:lang w:val="fr-FR"/>
        </w:rPr>
        <w:t>USO: Nigerian Journal of Art</w:t>
      </w:r>
      <w:r w:rsidRPr="00033F23">
        <w:rPr>
          <w:rFonts w:ascii="Times New Roman" w:hAnsi="Times New Roman" w:cs="Times New Roman"/>
          <w:sz w:val="24"/>
          <w:szCs w:val="24"/>
          <w:lang w:val="fr-FR"/>
        </w:rPr>
        <w:t>, 2</w:t>
      </w:r>
      <w:r>
        <w:rPr>
          <w:rFonts w:ascii="Times New Roman" w:hAnsi="Times New Roman" w:cs="Times New Roman"/>
          <w:sz w:val="24"/>
          <w:szCs w:val="24"/>
          <w:lang w:val="fr-FR"/>
        </w:rPr>
        <w:t>(</w:t>
      </w:r>
      <w:r w:rsidRPr="00033F23">
        <w:rPr>
          <w:rFonts w:ascii="Times New Roman" w:hAnsi="Times New Roman" w:cs="Times New Roman"/>
          <w:sz w:val="24"/>
          <w:szCs w:val="24"/>
          <w:lang w:val="fr-FR"/>
        </w:rPr>
        <w:t>1</w:t>
      </w:r>
      <w:r>
        <w:rPr>
          <w:rFonts w:ascii="Times New Roman" w:hAnsi="Times New Roman" w:cs="Times New Roman"/>
          <w:sz w:val="24"/>
          <w:szCs w:val="24"/>
          <w:lang w:val="fr-FR"/>
        </w:rPr>
        <w:t>)</w:t>
      </w:r>
      <w:r w:rsidRPr="00033F23">
        <w:rPr>
          <w:rFonts w:ascii="Times New Roman" w:hAnsi="Times New Roman" w:cs="Times New Roman"/>
          <w:sz w:val="24"/>
          <w:szCs w:val="24"/>
          <w:lang w:val="fr-FR"/>
        </w:rPr>
        <w:t xml:space="preserve"> 1-9.</w:t>
      </w:r>
    </w:p>
    <w:p w:rsidR="00033F23" w:rsidRPr="00033F23" w:rsidRDefault="00F46D4C" w:rsidP="004D5645">
      <w:pPr>
        <w:pStyle w:val="ListParagraph"/>
        <w:numPr>
          <w:ilvl w:val="0"/>
          <w:numId w:val="1"/>
        </w:numPr>
        <w:spacing w:line="480" w:lineRule="auto"/>
        <w:jc w:val="both"/>
        <w:rPr>
          <w:rFonts w:ascii="Times New Roman" w:hAnsi="Times New Roman" w:cs="Times New Roman"/>
          <w:sz w:val="24"/>
          <w:szCs w:val="24"/>
          <w:lang w:val="fr-FR"/>
        </w:rPr>
      </w:pPr>
      <w:r>
        <w:rPr>
          <w:rFonts w:ascii="Times New Roman" w:hAnsi="Times New Roman" w:cs="Times New Roman"/>
          <w:sz w:val="24"/>
          <w:szCs w:val="24"/>
          <w:lang w:val="fr-FR"/>
        </w:rPr>
        <w:t>_________</w:t>
      </w:r>
      <w:r w:rsidR="00033F23" w:rsidRPr="00033F23">
        <w:rPr>
          <w:rFonts w:ascii="Times New Roman" w:hAnsi="Times New Roman" w:cs="Times New Roman"/>
          <w:sz w:val="24"/>
          <w:szCs w:val="24"/>
          <w:lang w:val="fr-FR"/>
        </w:rPr>
        <w:t xml:space="preserve">(1991) Defender of </w:t>
      </w:r>
      <w:proofErr w:type="spellStart"/>
      <w:r w:rsidR="00033F23" w:rsidRPr="00033F23">
        <w:rPr>
          <w:rFonts w:ascii="Times New Roman" w:hAnsi="Times New Roman" w:cs="Times New Roman"/>
          <w:sz w:val="24"/>
          <w:szCs w:val="24"/>
          <w:lang w:val="fr-FR"/>
        </w:rPr>
        <w:t>African</w:t>
      </w:r>
      <w:proofErr w:type="spellEnd"/>
      <w:r w:rsidR="00033F23" w:rsidRPr="00033F23">
        <w:rPr>
          <w:rFonts w:ascii="Times New Roman" w:hAnsi="Times New Roman" w:cs="Times New Roman"/>
          <w:sz w:val="24"/>
          <w:szCs w:val="24"/>
          <w:lang w:val="fr-FR"/>
        </w:rPr>
        <w:t xml:space="preserve"> </w:t>
      </w:r>
      <w:proofErr w:type="spellStart"/>
      <w:r w:rsidR="00033F23" w:rsidRPr="00033F23">
        <w:rPr>
          <w:rFonts w:ascii="Times New Roman" w:hAnsi="Times New Roman" w:cs="Times New Roman"/>
          <w:sz w:val="24"/>
          <w:szCs w:val="24"/>
          <w:lang w:val="fr-FR"/>
        </w:rPr>
        <w:t>creativity</w:t>
      </w:r>
      <w:proofErr w:type="spellEnd"/>
      <w:r w:rsidR="00033F23" w:rsidRPr="00033F23">
        <w:rPr>
          <w:rFonts w:ascii="Times New Roman" w:hAnsi="Times New Roman" w:cs="Times New Roman"/>
          <w:sz w:val="24"/>
          <w:szCs w:val="24"/>
          <w:lang w:val="fr-FR"/>
        </w:rPr>
        <w:t xml:space="preserve">: </w:t>
      </w:r>
      <w:proofErr w:type="spellStart"/>
      <w:r w:rsidR="00033F23" w:rsidRPr="00033F23">
        <w:rPr>
          <w:rFonts w:ascii="Times New Roman" w:hAnsi="Times New Roman" w:cs="Times New Roman"/>
          <w:sz w:val="24"/>
          <w:szCs w:val="24"/>
          <w:lang w:val="fr-FR"/>
        </w:rPr>
        <w:t>Aina</w:t>
      </w:r>
      <w:proofErr w:type="spellEnd"/>
      <w:r w:rsidR="00033F23" w:rsidRPr="00033F23">
        <w:rPr>
          <w:rFonts w:ascii="Times New Roman" w:hAnsi="Times New Roman" w:cs="Times New Roman"/>
          <w:sz w:val="24"/>
          <w:szCs w:val="24"/>
          <w:lang w:val="fr-FR"/>
        </w:rPr>
        <w:t xml:space="preserve"> </w:t>
      </w:r>
      <w:proofErr w:type="spellStart"/>
      <w:r w:rsidR="00033F23" w:rsidRPr="00033F23">
        <w:rPr>
          <w:rFonts w:ascii="Times New Roman" w:hAnsi="Times New Roman" w:cs="Times New Roman"/>
          <w:sz w:val="24"/>
          <w:szCs w:val="24"/>
          <w:lang w:val="fr-FR"/>
        </w:rPr>
        <w:t>Onabolu</w:t>
      </w:r>
      <w:proofErr w:type="spellEnd"/>
      <w:r w:rsidR="00033F23" w:rsidRPr="00033F23">
        <w:rPr>
          <w:rFonts w:ascii="Times New Roman" w:hAnsi="Times New Roman" w:cs="Times New Roman"/>
          <w:sz w:val="24"/>
          <w:szCs w:val="24"/>
          <w:lang w:val="fr-FR"/>
        </w:rPr>
        <w:t xml:space="preserve">, pioneer of western art in West </w:t>
      </w:r>
      <w:proofErr w:type="spellStart"/>
      <w:r w:rsidR="00033F23" w:rsidRPr="00033F23">
        <w:rPr>
          <w:rFonts w:ascii="Times New Roman" w:hAnsi="Times New Roman" w:cs="Times New Roman"/>
          <w:sz w:val="24"/>
          <w:szCs w:val="24"/>
          <w:lang w:val="fr-FR"/>
        </w:rPr>
        <w:t>Africa</w:t>
      </w:r>
      <w:proofErr w:type="spellEnd"/>
      <w:r w:rsidR="00033F23" w:rsidRPr="00033F23">
        <w:rPr>
          <w:rFonts w:ascii="Times New Roman" w:hAnsi="Times New Roman" w:cs="Times New Roman"/>
          <w:sz w:val="24"/>
          <w:szCs w:val="24"/>
          <w:lang w:val="fr-FR"/>
        </w:rPr>
        <w:t xml:space="preserve">. </w:t>
      </w:r>
      <w:proofErr w:type="spellStart"/>
      <w:r w:rsidR="00033F23" w:rsidRPr="00033F23">
        <w:rPr>
          <w:rFonts w:ascii="Times New Roman" w:hAnsi="Times New Roman" w:cs="Times New Roman"/>
          <w:i/>
          <w:sz w:val="24"/>
          <w:szCs w:val="24"/>
          <w:lang w:val="fr-FR"/>
        </w:rPr>
        <w:t>Africana</w:t>
      </w:r>
      <w:proofErr w:type="spellEnd"/>
      <w:r w:rsidR="00033F23" w:rsidRPr="00033F23">
        <w:rPr>
          <w:rFonts w:ascii="Times New Roman" w:hAnsi="Times New Roman" w:cs="Times New Roman"/>
          <w:i/>
          <w:sz w:val="24"/>
          <w:szCs w:val="24"/>
          <w:lang w:val="fr-FR"/>
        </w:rPr>
        <w:t xml:space="preserve"> </w:t>
      </w:r>
      <w:proofErr w:type="spellStart"/>
      <w:r w:rsidR="00033F23" w:rsidRPr="00033F23">
        <w:rPr>
          <w:rFonts w:ascii="Times New Roman" w:hAnsi="Times New Roman" w:cs="Times New Roman"/>
          <w:i/>
          <w:sz w:val="24"/>
          <w:szCs w:val="24"/>
          <w:lang w:val="fr-FR"/>
        </w:rPr>
        <w:t>Research</w:t>
      </w:r>
      <w:proofErr w:type="spellEnd"/>
      <w:r w:rsidR="00033F23" w:rsidRPr="00033F23">
        <w:rPr>
          <w:rFonts w:ascii="Times New Roman" w:hAnsi="Times New Roman" w:cs="Times New Roman"/>
          <w:i/>
          <w:sz w:val="24"/>
          <w:szCs w:val="24"/>
          <w:lang w:val="fr-FR"/>
        </w:rPr>
        <w:t xml:space="preserve"> Bulletin.</w:t>
      </w:r>
      <w:r w:rsidR="00033F23" w:rsidRPr="00033F23">
        <w:rPr>
          <w:rFonts w:ascii="Times New Roman" w:hAnsi="Times New Roman" w:cs="Times New Roman"/>
          <w:sz w:val="24"/>
          <w:szCs w:val="24"/>
          <w:lang w:val="fr-FR"/>
        </w:rPr>
        <w:t xml:space="preserve"> 17</w:t>
      </w:r>
      <w:r w:rsidR="00033F23">
        <w:rPr>
          <w:rFonts w:ascii="Times New Roman" w:hAnsi="Times New Roman" w:cs="Times New Roman"/>
          <w:sz w:val="24"/>
          <w:szCs w:val="24"/>
          <w:lang w:val="fr-FR"/>
        </w:rPr>
        <w:t>(</w:t>
      </w:r>
      <w:r w:rsidR="00033F23" w:rsidRPr="00033F23">
        <w:rPr>
          <w:rFonts w:ascii="Times New Roman" w:hAnsi="Times New Roman" w:cs="Times New Roman"/>
          <w:sz w:val="24"/>
          <w:szCs w:val="24"/>
          <w:lang w:val="fr-FR"/>
        </w:rPr>
        <w:t>2</w:t>
      </w:r>
      <w:r w:rsidR="00033F23">
        <w:rPr>
          <w:rFonts w:ascii="Times New Roman" w:hAnsi="Times New Roman" w:cs="Times New Roman"/>
          <w:sz w:val="24"/>
          <w:szCs w:val="24"/>
          <w:lang w:val="fr-FR"/>
        </w:rPr>
        <w:t>)</w:t>
      </w:r>
      <w:r w:rsidR="00033F23" w:rsidRPr="00033F23">
        <w:rPr>
          <w:rFonts w:ascii="Times New Roman" w:hAnsi="Times New Roman" w:cs="Times New Roman"/>
          <w:sz w:val="24"/>
          <w:szCs w:val="24"/>
          <w:lang w:val="fr-FR"/>
        </w:rPr>
        <w:t xml:space="preserve"> 21-49.</w:t>
      </w:r>
    </w:p>
    <w:p w:rsidR="00D26F3F" w:rsidRDefault="00033F23" w:rsidP="004D5645">
      <w:pPr>
        <w:pStyle w:val="ListParagraph"/>
        <w:numPr>
          <w:ilvl w:val="0"/>
          <w:numId w:val="1"/>
        </w:numPr>
        <w:spacing w:line="480" w:lineRule="auto"/>
        <w:jc w:val="both"/>
        <w:rPr>
          <w:rFonts w:ascii="Times New Roman" w:hAnsi="Times New Roman" w:cs="Times New Roman"/>
          <w:sz w:val="24"/>
          <w:szCs w:val="24"/>
          <w:lang w:val="fr-FR"/>
        </w:rPr>
      </w:pPr>
      <w:r w:rsidRPr="00033F23">
        <w:rPr>
          <w:rFonts w:ascii="Times New Roman" w:hAnsi="Times New Roman" w:cs="Times New Roman"/>
          <w:sz w:val="24"/>
          <w:szCs w:val="24"/>
          <w:lang w:val="fr-FR"/>
        </w:rPr>
        <w:t xml:space="preserve">_________(1986) </w:t>
      </w:r>
      <w:proofErr w:type="spellStart"/>
      <w:r w:rsidRPr="00033F23">
        <w:rPr>
          <w:rFonts w:ascii="Times New Roman" w:hAnsi="Times New Roman" w:cs="Times New Roman"/>
          <w:sz w:val="24"/>
          <w:szCs w:val="24"/>
          <w:lang w:val="fr-FR"/>
        </w:rPr>
        <w:t>Growth</w:t>
      </w:r>
      <w:proofErr w:type="spellEnd"/>
      <w:r w:rsidRPr="00033F23">
        <w:rPr>
          <w:rFonts w:ascii="Times New Roman" w:hAnsi="Times New Roman" w:cs="Times New Roman"/>
          <w:sz w:val="24"/>
          <w:szCs w:val="24"/>
          <w:lang w:val="fr-FR"/>
        </w:rPr>
        <w:t xml:space="preserve"> and </w:t>
      </w:r>
      <w:proofErr w:type="spellStart"/>
      <w:r w:rsidRPr="00033F23">
        <w:rPr>
          <w:rFonts w:ascii="Times New Roman" w:hAnsi="Times New Roman" w:cs="Times New Roman"/>
          <w:sz w:val="24"/>
          <w:szCs w:val="24"/>
          <w:lang w:val="fr-FR"/>
        </w:rPr>
        <w:t>development</w:t>
      </w:r>
      <w:proofErr w:type="spellEnd"/>
      <w:r w:rsidRPr="00033F23">
        <w:rPr>
          <w:rFonts w:ascii="Times New Roman" w:hAnsi="Times New Roman" w:cs="Times New Roman"/>
          <w:sz w:val="24"/>
          <w:szCs w:val="24"/>
          <w:lang w:val="fr-FR"/>
        </w:rPr>
        <w:t xml:space="preserve"> of </w:t>
      </w:r>
      <w:proofErr w:type="spellStart"/>
      <w:r w:rsidRPr="00033F23">
        <w:rPr>
          <w:rFonts w:ascii="Times New Roman" w:hAnsi="Times New Roman" w:cs="Times New Roman"/>
          <w:sz w:val="24"/>
          <w:szCs w:val="24"/>
          <w:lang w:val="fr-FR"/>
        </w:rPr>
        <w:t>formal</w:t>
      </w:r>
      <w:proofErr w:type="spellEnd"/>
      <w:r w:rsidRPr="00033F23">
        <w:rPr>
          <w:rFonts w:ascii="Times New Roman" w:hAnsi="Times New Roman" w:cs="Times New Roman"/>
          <w:sz w:val="24"/>
          <w:szCs w:val="24"/>
          <w:lang w:val="fr-FR"/>
        </w:rPr>
        <w:t xml:space="preserve"> art </w:t>
      </w:r>
      <w:proofErr w:type="spellStart"/>
      <w:r w:rsidRPr="00033F23">
        <w:rPr>
          <w:rFonts w:ascii="Times New Roman" w:hAnsi="Times New Roman" w:cs="Times New Roman"/>
          <w:sz w:val="24"/>
          <w:szCs w:val="24"/>
          <w:lang w:val="fr-FR"/>
        </w:rPr>
        <w:t>education</w:t>
      </w:r>
      <w:proofErr w:type="spellEnd"/>
      <w:r w:rsidRPr="00033F23">
        <w:rPr>
          <w:rFonts w:ascii="Times New Roman" w:hAnsi="Times New Roman" w:cs="Times New Roman"/>
          <w:sz w:val="24"/>
          <w:szCs w:val="24"/>
          <w:lang w:val="fr-FR"/>
        </w:rPr>
        <w:t xml:space="preserve">. </w:t>
      </w:r>
      <w:proofErr w:type="spellStart"/>
      <w:r w:rsidRPr="00F46D4C">
        <w:rPr>
          <w:rFonts w:ascii="Times New Roman" w:hAnsi="Times New Roman" w:cs="Times New Roman"/>
          <w:i/>
          <w:sz w:val="24"/>
          <w:szCs w:val="24"/>
          <w:lang w:val="fr-FR"/>
        </w:rPr>
        <w:t>Transafrican</w:t>
      </w:r>
      <w:proofErr w:type="spellEnd"/>
      <w:r w:rsidRPr="00F46D4C">
        <w:rPr>
          <w:rFonts w:ascii="Times New Roman" w:hAnsi="Times New Roman" w:cs="Times New Roman"/>
          <w:i/>
          <w:sz w:val="24"/>
          <w:szCs w:val="24"/>
          <w:lang w:val="fr-FR"/>
        </w:rPr>
        <w:t xml:space="preserve"> journal of </w:t>
      </w:r>
      <w:proofErr w:type="spellStart"/>
      <w:r w:rsidRPr="00F46D4C">
        <w:rPr>
          <w:rFonts w:ascii="Times New Roman" w:hAnsi="Times New Roman" w:cs="Times New Roman"/>
          <w:i/>
          <w:sz w:val="24"/>
          <w:szCs w:val="24"/>
          <w:lang w:val="fr-FR"/>
        </w:rPr>
        <w:t>history</w:t>
      </w:r>
      <w:proofErr w:type="spellEnd"/>
      <w:r w:rsidRPr="00F46D4C">
        <w:rPr>
          <w:rFonts w:ascii="Times New Roman" w:hAnsi="Times New Roman" w:cs="Times New Roman"/>
          <w:i/>
          <w:sz w:val="24"/>
          <w:szCs w:val="24"/>
          <w:lang w:val="fr-FR"/>
        </w:rPr>
        <w:t>.</w:t>
      </w:r>
      <w:r w:rsidRPr="00033F23">
        <w:rPr>
          <w:rFonts w:ascii="Times New Roman" w:hAnsi="Times New Roman" w:cs="Times New Roman"/>
          <w:sz w:val="24"/>
          <w:szCs w:val="24"/>
          <w:lang w:val="fr-FR"/>
        </w:rPr>
        <w:t xml:space="preserve"> 15</w:t>
      </w:r>
      <w:r w:rsidR="00F46D4C">
        <w:rPr>
          <w:rFonts w:ascii="Times New Roman" w:hAnsi="Times New Roman" w:cs="Times New Roman"/>
          <w:sz w:val="24"/>
          <w:szCs w:val="24"/>
          <w:lang w:val="fr-FR"/>
        </w:rPr>
        <w:t>(1)</w:t>
      </w:r>
      <w:r w:rsidRPr="00033F23">
        <w:rPr>
          <w:rFonts w:ascii="Times New Roman" w:hAnsi="Times New Roman" w:cs="Times New Roman"/>
          <w:sz w:val="24"/>
          <w:szCs w:val="24"/>
          <w:lang w:val="fr-FR"/>
        </w:rPr>
        <w:t xml:space="preserve"> 108-126.</w:t>
      </w:r>
      <w:r w:rsidR="009D605F">
        <w:rPr>
          <w:rFonts w:ascii="Times New Roman" w:hAnsi="Times New Roman" w:cs="Times New Roman"/>
          <w:sz w:val="24"/>
          <w:szCs w:val="24"/>
          <w:lang w:val="fr-FR"/>
        </w:rPr>
        <w:t xml:space="preserve"> </w:t>
      </w:r>
    </w:p>
    <w:p w:rsidR="00033F23" w:rsidRPr="00033F23" w:rsidRDefault="009D605F" w:rsidP="004D5645">
      <w:pPr>
        <w:pStyle w:val="ListParagraph"/>
        <w:numPr>
          <w:ilvl w:val="0"/>
          <w:numId w:val="1"/>
        </w:numPr>
        <w:spacing w:line="480" w:lineRule="auto"/>
        <w:jc w:val="both"/>
        <w:rPr>
          <w:rFonts w:ascii="Times New Roman" w:hAnsi="Times New Roman" w:cs="Times New Roman"/>
          <w:sz w:val="24"/>
          <w:szCs w:val="24"/>
          <w:lang w:val="fr-FR"/>
        </w:rPr>
      </w:pPr>
      <w:proofErr w:type="spellStart"/>
      <w:r>
        <w:rPr>
          <w:rFonts w:ascii="Times New Roman" w:hAnsi="Times New Roman" w:cs="Times New Roman"/>
          <w:sz w:val="24"/>
          <w:szCs w:val="24"/>
          <w:lang w:val="fr-FR"/>
        </w:rPr>
        <w:t>Onuchukwu</w:t>
      </w:r>
      <w:proofErr w:type="spellEnd"/>
      <w:r>
        <w:rPr>
          <w:rFonts w:ascii="Times New Roman" w:hAnsi="Times New Roman" w:cs="Times New Roman"/>
          <w:sz w:val="24"/>
          <w:szCs w:val="24"/>
          <w:lang w:val="fr-FR"/>
        </w:rPr>
        <w:t xml:space="preserve">, </w:t>
      </w:r>
      <w:proofErr w:type="spellStart"/>
      <w:r>
        <w:rPr>
          <w:rFonts w:ascii="Times New Roman" w:hAnsi="Times New Roman" w:cs="Times New Roman"/>
          <w:sz w:val="24"/>
          <w:szCs w:val="24"/>
          <w:lang w:val="fr-FR"/>
        </w:rPr>
        <w:t>Chidum</w:t>
      </w:r>
      <w:proofErr w:type="spellEnd"/>
      <w:r>
        <w:rPr>
          <w:rFonts w:ascii="Times New Roman" w:hAnsi="Times New Roman" w:cs="Times New Roman"/>
          <w:sz w:val="24"/>
          <w:szCs w:val="24"/>
          <w:lang w:val="fr-FR"/>
        </w:rPr>
        <w:t xml:space="preserve"> (1994) </w:t>
      </w:r>
      <w:ins w:id="93" w:author="Erin Rice" w:date="2013-10-15T15:00:00Z">
        <w:r>
          <w:rPr>
            <w:rFonts w:ascii="Times New Roman" w:hAnsi="Times New Roman" w:cs="Times New Roman"/>
            <w:sz w:val="24"/>
            <w:szCs w:val="24"/>
          </w:rPr>
          <w:t xml:space="preserve">“Art Education in Nigeria” </w:t>
        </w:r>
        <w:r>
          <w:rPr>
            <w:rFonts w:ascii="Times New Roman" w:hAnsi="Times New Roman" w:cs="Times New Roman"/>
            <w:i/>
            <w:sz w:val="24"/>
            <w:szCs w:val="24"/>
          </w:rPr>
          <w:t>Art Education</w:t>
        </w:r>
      </w:ins>
      <w:ins w:id="94" w:author="Erin Rice" w:date="2013-10-15T15:01:00Z">
        <w:r>
          <w:rPr>
            <w:rFonts w:ascii="Times New Roman" w:hAnsi="Times New Roman" w:cs="Times New Roman"/>
            <w:sz w:val="24"/>
            <w:szCs w:val="24"/>
          </w:rPr>
          <w:t xml:space="preserve"> 54-60</w:t>
        </w:r>
      </w:ins>
    </w:p>
    <w:sectPr w:rsidR="00033F23" w:rsidRPr="00033F23" w:rsidSect="005B5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Cambria"/>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446AC"/>
    <w:multiLevelType w:val="hybridMultilevel"/>
    <w:tmpl w:val="43BA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1A6"/>
    <w:rsid w:val="00033F23"/>
    <w:rsid w:val="00087709"/>
    <w:rsid w:val="000C163B"/>
    <w:rsid w:val="000D1863"/>
    <w:rsid w:val="000D6C95"/>
    <w:rsid w:val="000F6B71"/>
    <w:rsid w:val="00112003"/>
    <w:rsid w:val="00117CC6"/>
    <w:rsid w:val="00176758"/>
    <w:rsid w:val="001E0FC1"/>
    <w:rsid w:val="00201335"/>
    <w:rsid w:val="00215F8D"/>
    <w:rsid w:val="002501A6"/>
    <w:rsid w:val="0027544C"/>
    <w:rsid w:val="00333A57"/>
    <w:rsid w:val="00365190"/>
    <w:rsid w:val="003A1ED3"/>
    <w:rsid w:val="003A758B"/>
    <w:rsid w:val="003F5B52"/>
    <w:rsid w:val="004213A7"/>
    <w:rsid w:val="004522C5"/>
    <w:rsid w:val="0045618C"/>
    <w:rsid w:val="004A74BA"/>
    <w:rsid w:val="004C0FDC"/>
    <w:rsid w:val="004D1538"/>
    <w:rsid w:val="004D5645"/>
    <w:rsid w:val="00567E52"/>
    <w:rsid w:val="005767FE"/>
    <w:rsid w:val="005804A6"/>
    <w:rsid w:val="005841DA"/>
    <w:rsid w:val="00585614"/>
    <w:rsid w:val="00585C4D"/>
    <w:rsid w:val="005B5A44"/>
    <w:rsid w:val="005B5B23"/>
    <w:rsid w:val="0063400F"/>
    <w:rsid w:val="006427AD"/>
    <w:rsid w:val="00697C71"/>
    <w:rsid w:val="006B655E"/>
    <w:rsid w:val="007205C8"/>
    <w:rsid w:val="00725813"/>
    <w:rsid w:val="0077569B"/>
    <w:rsid w:val="007955C9"/>
    <w:rsid w:val="007A1459"/>
    <w:rsid w:val="007D48FC"/>
    <w:rsid w:val="008168BA"/>
    <w:rsid w:val="0087133E"/>
    <w:rsid w:val="008920BD"/>
    <w:rsid w:val="008A37E2"/>
    <w:rsid w:val="00903FCE"/>
    <w:rsid w:val="00985E9C"/>
    <w:rsid w:val="009A65FE"/>
    <w:rsid w:val="009D605F"/>
    <w:rsid w:val="009F6FB9"/>
    <w:rsid w:val="00A31743"/>
    <w:rsid w:val="00A36561"/>
    <w:rsid w:val="00A41689"/>
    <w:rsid w:val="00AE4976"/>
    <w:rsid w:val="00B10BAC"/>
    <w:rsid w:val="00B115D9"/>
    <w:rsid w:val="00B350A5"/>
    <w:rsid w:val="00BB563E"/>
    <w:rsid w:val="00CF78E1"/>
    <w:rsid w:val="00D01B1C"/>
    <w:rsid w:val="00D26F3F"/>
    <w:rsid w:val="00D57115"/>
    <w:rsid w:val="00D9266F"/>
    <w:rsid w:val="00DF177A"/>
    <w:rsid w:val="00E4025C"/>
    <w:rsid w:val="00E81E9C"/>
    <w:rsid w:val="00EF57E8"/>
    <w:rsid w:val="00F261FD"/>
    <w:rsid w:val="00F40C69"/>
    <w:rsid w:val="00F46D4C"/>
    <w:rsid w:val="00F826DE"/>
    <w:rsid w:val="00F82F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6B71"/>
    <w:rPr>
      <w:sz w:val="16"/>
      <w:szCs w:val="16"/>
    </w:rPr>
  </w:style>
  <w:style w:type="paragraph" w:styleId="CommentText">
    <w:name w:val="annotation text"/>
    <w:basedOn w:val="Normal"/>
    <w:link w:val="CommentTextChar"/>
    <w:uiPriority w:val="99"/>
    <w:semiHidden/>
    <w:unhideWhenUsed/>
    <w:rsid w:val="000F6B71"/>
    <w:pPr>
      <w:spacing w:line="240" w:lineRule="auto"/>
    </w:pPr>
    <w:rPr>
      <w:sz w:val="20"/>
      <w:szCs w:val="20"/>
    </w:rPr>
  </w:style>
  <w:style w:type="character" w:customStyle="1" w:styleId="CommentTextChar">
    <w:name w:val="Comment Text Char"/>
    <w:basedOn w:val="DefaultParagraphFont"/>
    <w:link w:val="CommentText"/>
    <w:uiPriority w:val="99"/>
    <w:semiHidden/>
    <w:rsid w:val="000F6B71"/>
    <w:rPr>
      <w:sz w:val="20"/>
      <w:szCs w:val="20"/>
    </w:rPr>
  </w:style>
  <w:style w:type="paragraph" w:styleId="CommentSubject">
    <w:name w:val="annotation subject"/>
    <w:basedOn w:val="CommentText"/>
    <w:next w:val="CommentText"/>
    <w:link w:val="CommentSubjectChar"/>
    <w:uiPriority w:val="99"/>
    <w:semiHidden/>
    <w:unhideWhenUsed/>
    <w:rsid w:val="000F6B71"/>
    <w:rPr>
      <w:b/>
      <w:bCs/>
    </w:rPr>
  </w:style>
  <w:style w:type="character" w:customStyle="1" w:styleId="CommentSubjectChar">
    <w:name w:val="Comment Subject Char"/>
    <w:basedOn w:val="CommentTextChar"/>
    <w:link w:val="CommentSubject"/>
    <w:uiPriority w:val="99"/>
    <w:semiHidden/>
    <w:rsid w:val="000F6B71"/>
    <w:rPr>
      <w:b/>
      <w:bCs/>
      <w:sz w:val="20"/>
      <w:szCs w:val="20"/>
    </w:rPr>
  </w:style>
  <w:style w:type="paragraph" w:styleId="BalloonText">
    <w:name w:val="Balloon Text"/>
    <w:basedOn w:val="Normal"/>
    <w:link w:val="BalloonTextChar"/>
    <w:uiPriority w:val="99"/>
    <w:semiHidden/>
    <w:unhideWhenUsed/>
    <w:rsid w:val="000F6B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B71"/>
    <w:rPr>
      <w:rFonts w:ascii="Segoe UI" w:hAnsi="Segoe UI" w:cs="Segoe UI"/>
      <w:sz w:val="18"/>
      <w:szCs w:val="18"/>
    </w:rPr>
  </w:style>
  <w:style w:type="paragraph" w:styleId="ListParagraph">
    <w:name w:val="List Paragraph"/>
    <w:basedOn w:val="Normal"/>
    <w:uiPriority w:val="34"/>
    <w:qFormat/>
    <w:rsid w:val="007D48FC"/>
    <w:pPr>
      <w:ind w:left="720"/>
      <w:contextualSpacing/>
    </w:pPr>
  </w:style>
  <w:style w:type="character" w:styleId="Hyperlink">
    <w:name w:val="Hyperlink"/>
    <w:basedOn w:val="DefaultParagraphFont"/>
    <w:uiPriority w:val="99"/>
    <w:unhideWhenUsed/>
    <w:rsid w:val="007955C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6B71"/>
    <w:rPr>
      <w:sz w:val="16"/>
      <w:szCs w:val="16"/>
    </w:rPr>
  </w:style>
  <w:style w:type="paragraph" w:styleId="CommentText">
    <w:name w:val="annotation text"/>
    <w:basedOn w:val="Normal"/>
    <w:link w:val="CommentTextChar"/>
    <w:uiPriority w:val="99"/>
    <w:semiHidden/>
    <w:unhideWhenUsed/>
    <w:rsid w:val="000F6B71"/>
    <w:pPr>
      <w:spacing w:line="240" w:lineRule="auto"/>
    </w:pPr>
    <w:rPr>
      <w:sz w:val="20"/>
      <w:szCs w:val="20"/>
    </w:rPr>
  </w:style>
  <w:style w:type="character" w:customStyle="1" w:styleId="CommentTextChar">
    <w:name w:val="Comment Text Char"/>
    <w:basedOn w:val="DefaultParagraphFont"/>
    <w:link w:val="CommentText"/>
    <w:uiPriority w:val="99"/>
    <w:semiHidden/>
    <w:rsid w:val="000F6B71"/>
    <w:rPr>
      <w:sz w:val="20"/>
      <w:szCs w:val="20"/>
    </w:rPr>
  </w:style>
  <w:style w:type="paragraph" w:styleId="CommentSubject">
    <w:name w:val="annotation subject"/>
    <w:basedOn w:val="CommentText"/>
    <w:next w:val="CommentText"/>
    <w:link w:val="CommentSubjectChar"/>
    <w:uiPriority w:val="99"/>
    <w:semiHidden/>
    <w:unhideWhenUsed/>
    <w:rsid w:val="000F6B71"/>
    <w:rPr>
      <w:b/>
      <w:bCs/>
    </w:rPr>
  </w:style>
  <w:style w:type="character" w:customStyle="1" w:styleId="CommentSubjectChar">
    <w:name w:val="Comment Subject Char"/>
    <w:basedOn w:val="CommentTextChar"/>
    <w:link w:val="CommentSubject"/>
    <w:uiPriority w:val="99"/>
    <w:semiHidden/>
    <w:rsid w:val="000F6B71"/>
    <w:rPr>
      <w:b/>
      <w:bCs/>
      <w:sz w:val="20"/>
      <w:szCs w:val="20"/>
    </w:rPr>
  </w:style>
  <w:style w:type="paragraph" w:styleId="BalloonText">
    <w:name w:val="Balloon Text"/>
    <w:basedOn w:val="Normal"/>
    <w:link w:val="BalloonTextChar"/>
    <w:uiPriority w:val="99"/>
    <w:semiHidden/>
    <w:unhideWhenUsed/>
    <w:rsid w:val="000F6B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B71"/>
    <w:rPr>
      <w:rFonts w:ascii="Segoe UI" w:hAnsi="Segoe UI" w:cs="Segoe UI"/>
      <w:sz w:val="18"/>
      <w:szCs w:val="18"/>
    </w:rPr>
  </w:style>
  <w:style w:type="paragraph" w:styleId="ListParagraph">
    <w:name w:val="List Paragraph"/>
    <w:basedOn w:val="Normal"/>
    <w:uiPriority w:val="34"/>
    <w:qFormat/>
    <w:rsid w:val="007D48FC"/>
    <w:pPr>
      <w:ind w:left="720"/>
      <w:contextualSpacing/>
    </w:pPr>
  </w:style>
  <w:style w:type="character" w:styleId="Hyperlink">
    <w:name w:val="Hyperlink"/>
    <w:basedOn w:val="DefaultParagraphFont"/>
    <w:uiPriority w:val="99"/>
    <w:unhideWhenUsed/>
    <w:rsid w:val="007955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www.arthouse-ng.com/L0802/Popups/AINA_ONABOLU.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Ndubuisi</dc:creator>
  <cp:lastModifiedBy>doctor</cp:lastModifiedBy>
  <cp:revision>2</cp:revision>
  <dcterms:created xsi:type="dcterms:W3CDTF">2014-02-02T12:12:00Z</dcterms:created>
  <dcterms:modified xsi:type="dcterms:W3CDTF">2014-02-02T12:12:00Z</dcterms:modified>
</cp:coreProperties>
</file>