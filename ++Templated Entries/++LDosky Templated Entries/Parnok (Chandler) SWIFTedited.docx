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CEBABEE" w14:textId="01C46EC2" w:rsidR="00355B4F" w:rsidRPr="002F2CB0" w:rsidRDefault="00E62361" w:rsidP="00095468">
      <w:pPr>
        <w:ind w:left="-57"/>
        <w:rPr>
          <w:b/>
          <w:rPrChange w:id="0" w:author="Megan Swift" w:date="2014-05-01T13:16:00Z">
            <w:rPr>
              <w:b/>
            </w:rPr>
          </w:rPrChange>
        </w:rPr>
        <w:pPrChange w:id="1" w:author="Megan Swift" w:date="2014-05-01T13:15:00Z">
          <w:pPr>
            <w:spacing w:line="360" w:lineRule="auto"/>
            <w:ind w:left="-57"/>
          </w:pPr>
        </w:pPrChange>
      </w:pPr>
      <w:proofErr w:type="spellStart"/>
      <w:r w:rsidRPr="002F2CB0">
        <w:rPr>
          <w:b/>
        </w:rPr>
        <w:t>Parnok</w:t>
      </w:r>
      <w:proofErr w:type="spellEnd"/>
      <w:r w:rsidRPr="002F2CB0">
        <w:rPr>
          <w:b/>
        </w:rPr>
        <w:t xml:space="preserve">, </w:t>
      </w:r>
      <w:r w:rsidR="00355B4F" w:rsidRPr="002F2CB0">
        <w:rPr>
          <w:rStyle w:val="Emphasis"/>
          <w:b/>
          <w:i w:val="0"/>
        </w:rPr>
        <w:t>Sofia</w:t>
      </w:r>
      <w:r w:rsidR="00355B4F" w:rsidRPr="002F2CB0">
        <w:rPr>
          <w:rStyle w:val="st"/>
          <w:b/>
          <w:rPrChange w:id="2" w:author="Megan Swift" w:date="2014-05-01T13:16:00Z">
            <w:rPr>
              <w:rStyle w:val="st"/>
              <w:b/>
            </w:rPr>
          </w:rPrChange>
        </w:rPr>
        <w:t xml:space="preserve"> </w:t>
      </w:r>
      <w:proofErr w:type="spellStart"/>
      <w:r w:rsidR="00355B4F" w:rsidRPr="002F2CB0">
        <w:rPr>
          <w:rStyle w:val="st"/>
          <w:b/>
          <w:rPrChange w:id="3" w:author="Megan Swift" w:date="2014-05-01T13:16:00Z">
            <w:rPr>
              <w:rStyle w:val="st"/>
              <w:b/>
            </w:rPr>
          </w:rPrChange>
        </w:rPr>
        <w:t>Yakovlevna</w:t>
      </w:r>
      <w:proofErr w:type="spellEnd"/>
      <w:r w:rsidR="00355B4F" w:rsidRPr="002F2CB0">
        <w:rPr>
          <w:rStyle w:val="st"/>
          <w:b/>
          <w:rPrChange w:id="4" w:author="Megan Swift" w:date="2014-05-01T13:16:00Z">
            <w:rPr>
              <w:rStyle w:val="st"/>
              <w:b/>
            </w:rPr>
          </w:rPrChange>
        </w:rPr>
        <w:t xml:space="preserve"> </w:t>
      </w:r>
      <w:r w:rsidRPr="002F2CB0">
        <w:rPr>
          <w:rStyle w:val="st"/>
          <w:b/>
          <w:rPrChange w:id="5" w:author="Megan Swift" w:date="2014-05-01T13:16:00Z">
            <w:rPr>
              <w:rStyle w:val="st"/>
              <w:b/>
            </w:rPr>
          </w:rPrChange>
        </w:rPr>
        <w:t>(</w:t>
      </w:r>
      <w:proofErr w:type="spellStart"/>
      <w:r w:rsidRPr="002F2CB0">
        <w:rPr>
          <w:rStyle w:val="st"/>
          <w:b/>
          <w:lang w:val="ru-RU"/>
          <w:rPrChange w:id="6" w:author="Megan Swift" w:date="2014-05-01T13:16:00Z">
            <w:rPr>
              <w:rStyle w:val="st"/>
              <w:b/>
              <w:lang w:val="ru-RU"/>
            </w:rPr>
          </w:rPrChange>
        </w:rPr>
        <w:t>Парнок</w:t>
      </w:r>
      <w:proofErr w:type="spellEnd"/>
      <w:r w:rsidRPr="002F2CB0">
        <w:rPr>
          <w:rStyle w:val="st"/>
          <w:b/>
          <w:lang w:val="ru-RU"/>
          <w:rPrChange w:id="7" w:author="Megan Swift" w:date="2014-05-01T13:16:00Z">
            <w:rPr>
              <w:rStyle w:val="st"/>
              <w:b/>
              <w:lang w:val="ru-RU"/>
            </w:rPr>
          </w:rPrChange>
        </w:rPr>
        <w:t xml:space="preserve">, София Яковлевна, </w:t>
      </w:r>
      <w:r w:rsidR="00355B4F" w:rsidRPr="002F2CB0">
        <w:rPr>
          <w:rStyle w:val="st"/>
          <w:b/>
          <w:rPrChange w:id="8" w:author="Megan Swift" w:date="2014-05-01T13:16:00Z">
            <w:rPr>
              <w:rStyle w:val="st"/>
              <w:b/>
            </w:rPr>
          </w:rPrChange>
        </w:rPr>
        <w:t>1885 – 1933)</w:t>
      </w:r>
    </w:p>
    <w:p w14:paraId="682F9B35" w14:textId="77777777" w:rsidR="00355B4F" w:rsidRPr="002F2CB0" w:rsidRDefault="00355B4F" w:rsidP="00095468">
      <w:pPr>
        <w:ind w:left="-57" w:firstLine="720"/>
        <w:rPr>
          <w:b/>
          <w:bCs/>
          <w:rPrChange w:id="9" w:author="Megan Swift" w:date="2014-05-01T13:16:00Z">
            <w:rPr>
              <w:b/>
              <w:bCs/>
            </w:rPr>
          </w:rPrChange>
        </w:rPr>
        <w:pPrChange w:id="10" w:author="Megan Swift" w:date="2014-05-01T13:15:00Z">
          <w:pPr>
            <w:spacing w:line="360" w:lineRule="auto"/>
            <w:ind w:left="-57" w:firstLine="720"/>
          </w:pPr>
        </w:pPrChange>
      </w:pPr>
    </w:p>
    <w:p w14:paraId="0562209E" w14:textId="5D94AF07" w:rsidR="00AA5922" w:rsidRPr="002F2CB0" w:rsidRDefault="00095468" w:rsidP="00095468">
      <w:pPr>
        <w:rPr>
          <w:rPrChange w:id="11" w:author="Megan Swift" w:date="2014-05-01T13:16:00Z">
            <w:rPr/>
          </w:rPrChange>
        </w:rPr>
        <w:pPrChange w:id="12" w:author="Megan Swift" w:date="2014-05-01T13:15:00Z">
          <w:pPr>
            <w:spacing w:line="360" w:lineRule="auto"/>
            <w:ind w:left="-57" w:firstLine="720"/>
          </w:pPr>
        </w:pPrChange>
      </w:pPr>
      <w:ins w:id="13" w:author="Megan Swift" w:date="2014-05-01T13:14:00Z">
        <w:r w:rsidRPr="002F2CB0">
          <w:rPr>
            <w:noProof/>
            <w:lang w:val="en-US"/>
          </w:rPr>
          <w:drawing>
            <wp:anchor distT="0" distB="0" distL="114300" distR="114300" simplePos="0" relativeHeight="251660288" behindDoc="0" locked="0" layoutInCell="1" allowOverlap="1" wp14:anchorId="18B1DD8E" wp14:editId="1CD23874">
              <wp:simplePos x="0" y="0"/>
              <wp:positionH relativeFrom="margin">
                <wp:align>left</wp:align>
              </wp:positionH>
              <wp:positionV relativeFrom="margin">
                <wp:align>top</wp:align>
              </wp:positionV>
              <wp:extent cx="1143000" cy="1551940"/>
              <wp:effectExtent l="0" t="0" r="0" b="0"/>
              <wp:wrapSquare wrapText="bothSides"/>
              <wp:docPr id="2" name="Picture 2" descr="Macintosh HD:Users:meganswift:Desktop:441px-София_Яковлевна_Парнок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Macintosh HD:Users:meganswift:Desktop:441px-София_Яковлевна_Парнок.jpg"/>
                      <pic:cNvPicPr>
                        <a:picLocks noChangeAspect="1" noChangeArrowheads="1"/>
                      </pic:cNvPicPr>
                    </pic:nvPicPr>
                    <pic:blipFill>
                      <a:blip r:embed="rId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43000" cy="1551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w:r>
        <w:r w:rsidRPr="002F2CB0">
          <w:rPr>
            <w:noProof/>
            <w:lang w:val="en-US"/>
            <w:rPrChange w:id="14" w:author="Megan Swift" w:date="2014-05-01T13:16:00Z">
              <w:rPr>
                <w:noProof/>
                <w:lang w:val="en-US"/>
              </w:rPr>
            </w:rPrChange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610B0FCD" wp14:editId="6FCF23B2">
                  <wp:simplePos x="0" y="0"/>
                  <wp:positionH relativeFrom="column">
                    <wp:posOffset>914400</wp:posOffset>
                  </wp:positionH>
                  <wp:positionV relativeFrom="paragraph">
                    <wp:posOffset>160020</wp:posOffset>
                  </wp:positionV>
                  <wp:extent cx="297815" cy="914400"/>
                  <wp:effectExtent l="0" t="0" r="0" b="0"/>
                  <wp:wrapSquare wrapText="bothSides"/>
                  <wp:docPr id="3" name="Text Box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29781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D150CAC" w14:textId="77777777" w:rsidR="00095468" w:rsidRDefault="00095468"/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id="_x0000_t202" coordsize="21600,21600" o:spt="202" path="m0,0l0,21600,21600,21600,21600,0xe">
                  <v:stroke joinstyle="miter"/>
                  <v:path gradientshapeok="t" o:connecttype="rect"/>
                </v:shapetype>
                <v:shape id="Text Box 3" o:spid="_x0000_s1026" type="#_x0000_t202" style="position:absolute;margin-left:1in;margin-top:12.6pt;width:23.45pt;height:1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L85bMsCAAALBgAADgAAAGRycy9lMm9Eb2MueG1srFTdT9swEH+ftP/B8ntJUlJoI1IUijpNQoAG&#10;E8+uY7fR/CXbtOmm/e87O0kpbA9j2otzufv5fPe7j4vLVgq0ZdY1WpU4O0kxYorqulHrEn99XI6m&#10;GDlPVE2EVqzEe+bw5fzjh4udKdhYb7SomUXgRLliZ0q88d4USeLohkniTrRhCoxcW0k8/Np1Uluy&#10;A+9SJOM0PUt22tbGasqcA+11Z8Tz6J9zRv0d5455JEoMsfl42niuwpnML0ixtsRsGtqHQf4hCkka&#10;BY8eXF0TT9CzbX5zJRtqtdPcn1AtE815Q1nMAbLJ0jfZPGyIYTEXIMeZA03u/7mlt9t7i5q6xKcY&#10;KSKhRI+s9ehKt+g0sLMzrgDQgwGYb0ENVR70DpQh6ZZbGb6QDgI78Lw/cBucUVCOZ+fTbIIRBdMs&#10;y/M0cp+8XDbW+U9MSxSEElsoXWSUbG+ch0AAOkDCW0ovGyFi+YR6pQBgp2Gx/t1tUkAgIAZkCCnW&#10;5sdicj6uziez0Vk1yUZ5lk5HVZWOR9fLKq3SfLmY5Vc/IQpJsrzYQZcY6LHAD/CwFGTdVySY/64k&#10;ktBXDZxlSWydLj9wHPMcQk0C+R3JUfJ7wUICQn1hHIoWuQ6KOC5sISzaEmh0QilTPpYpkgHogOJA&#10;2Hsu9vhIWaTyPZc78oeXtfKHy7JR2sbSvgm7/jaEzDs8kHGUdxB9u2r7plzpeg89aXU3087QZQOd&#10;c0OcvycWhhjaEBaTv4ODC70rse4ljDbafv+TPuChkGDFKJS7xAq2Fkbis4KZi20LOyT+5NA68II9&#10;tqyOLepZLjQUI4MFaGgUA96LQeRWyyfYXlV4E0xEUXi5xH4QF75bVLD9KKuqCIKtYYi/UQ+GBteh&#10;NmEqHtsnYk0/Oh7651YPy4MUbyaow4abSlfPXvMmjlegt+O0px02TuzGfjuGlXb8H1EvO3z+CwAA&#10;//8DAFBLAwQUAAYACAAAACEAUEucsuEAAAAKAQAADwAAAGRycy9kb3ducmV2LnhtbEyPwU7DMBBE&#10;70j8g7VIXBB1akpFQpwKgeBCVUThwNFJliQQryPbTQNf3+0Jbjva0cybfDXZXozoQ+dIw3yWgECq&#10;XN1Ro+H97fHyBkSIhmrTO0INPxhgVZye5Car3Z5ecdzGRnAIhcxoaGMcMilD1aI1YeYGJP59Om9N&#10;ZOkbWXuz53DbS5UkS2lNR9zQmgHvW6y+tzur4ffFr51S66d5+XHVjfHh4mvzvNH6/Gy6uwURcYp/&#10;ZjjiMzoUzFS6HdVB9KwXC94SNahrBeJoSJMURMnHMlUgi1z+n1AcAAAA//8DAFBLAQItABQABgAI&#10;AAAAIQDkmcPA+wAAAOEBAAATAAAAAAAAAAAAAAAAAAAAAABbQ29udGVudF9UeXBlc10ueG1sUEsB&#10;Ai0AFAAGAAgAAAAhACOyauHXAAAAlAEAAAsAAAAAAAAAAAAAAAAALAEAAF9yZWxzLy5yZWxzUEsB&#10;Ai0AFAAGAAgAAAAhAAi/OWzLAgAACwYAAA4AAAAAAAAAAAAAAAAALAIAAGRycy9lMm9Eb2MueG1s&#10;UEsBAi0AFAAGAAgAAAAhAFBLnLLhAAAACgEAAA8AAAAAAAAAAAAAAAAAIwUAAGRycy9kb3ducmV2&#10;LnhtbFBLBQYAAAAABAAEAPMAAAAxBgAAAAA=&#10;" filled="f" stroked="f">
                  <v:textbox>
                    <w:txbxContent>
                      <w:p w14:paraId="0D150CAC" w14:textId="77777777" w:rsidR="00095468" w:rsidRDefault="00095468"/>
                    </w:txbxContent>
                  </v:textbox>
                  <w10:wrap type="square"/>
                </v:shape>
              </w:pict>
            </mc:Fallback>
          </mc:AlternateContent>
        </w:r>
      </w:ins>
      <w:r w:rsidR="00AA5922" w:rsidRPr="002F2CB0">
        <w:t xml:space="preserve">After decades of neglect, now recognized as a gifted and original poet.  </w:t>
      </w:r>
    </w:p>
    <w:p w14:paraId="2089F124" w14:textId="77777777" w:rsidR="00AA5922" w:rsidRPr="002F2CB0" w:rsidRDefault="00355B4F" w:rsidP="00095468">
      <w:pPr>
        <w:ind w:left="-57"/>
        <w:rPr>
          <w:rPrChange w:id="15" w:author="Megan Swift" w:date="2014-05-01T13:16:00Z">
            <w:rPr/>
          </w:rPrChange>
        </w:rPr>
        <w:pPrChange w:id="16" w:author="Megan Swift" w:date="2014-05-01T13:15:00Z">
          <w:pPr>
            <w:spacing w:line="360" w:lineRule="auto"/>
            <w:ind w:left="-57" w:firstLine="720"/>
          </w:pPr>
        </w:pPrChange>
      </w:pPr>
      <w:r w:rsidRPr="002F2CB0">
        <w:rPr>
          <w:rPrChange w:id="17" w:author="Megan Swift" w:date="2014-05-01T13:16:00Z">
            <w:rPr/>
          </w:rPrChange>
        </w:rPr>
        <w:t xml:space="preserve">Sofia </w:t>
      </w:r>
      <w:proofErr w:type="spellStart"/>
      <w:r w:rsidRPr="002F2CB0">
        <w:rPr>
          <w:rPrChange w:id="18" w:author="Megan Swift" w:date="2014-05-01T13:16:00Z">
            <w:rPr/>
          </w:rPrChange>
        </w:rPr>
        <w:t>Parnok</w:t>
      </w:r>
      <w:proofErr w:type="spellEnd"/>
      <w:r w:rsidRPr="002F2CB0">
        <w:rPr>
          <w:rPrChange w:id="19" w:author="Megan Swift" w:date="2014-05-01T13:16:00Z">
            <w:rPr/>
          </w:rPrChange>
        </w:rPr>
        <w:t xml:space="preserve"> was born into a Jewish family, in the southern city of Taganrog.  Her father was a pharmacist</w:t>
      </w:r>
      <w:proofErr w:type="gramStart"/>
      <w:r w:rsidRPr="002F2CB0">
        <w:rPr>
          <w:rPrChange w:id="20" w:author="Megan Swift" w:date="2014-05-01T13:16:00Z">
            <w:rPr/>
          </w:rPrChange>
        </w:rPr>
        <w:t>;</w:t>
      </w:r>
      <w:proofErr w:type="gramEnd"/>
      <w:r w:rsidRPr="002F2CB0">
        <w:rPr>
          <w:rPrChange w:id="21" w:author="Megan Swift" w:date="2014-05-01T13:16:00Z">
            <w:rPr/>
          </w:rPrChange>
        </w:rPr>
        <w:t xml:space="preserve"> her mother, a doctor, died when Sofia was six.  </w:t>
      </w:r>
    </w:p>
    <w:p w14:paraId="66F4BE34" w14:textId="5BB7275E" w:rsidR="00355B4F" w:rsidRPr="002F2CB0" w:rsidRDefault="00AA5922" w:rsidP="00095468">
      <w:pPr>
        <w:ind w:left="-57"/>
        <w:rPr>
          <w:rPrChange w:id="22" w:author="Megan Swift" w:date="2014-05-01T13:16:00Z">
            <w:rPr/>
          </w:rPrChange>
        </w:rPr>
        <w:pPrChange w:id="23" w:author="Megan Swift" w:date="2014-05-01T13:15:00Z">
          <w:pPr>
            <w:spacing w:line="360" w:lineRule="auto"/>
            <w:ind w:left="-57" w:firstLine="720"/>
          </w:pPr>
        </w:pPrChange>
      </w:pPr>
      <w:proofErr w:type="spellStart"/>
      <w:r w:rsidRPr="002F2CB0">
        <w:rPr>
          <w:rPrChange w:id="24" w:author="Megan Swift" w:date="2014-05-01T13:16:00Z">
            <w:rPr/>
          </w:rPrChange>
        </w:rPr>
        <w:t>Parnok</w:t>
      </w:r>
      <w:proofErr w:type="spellEnd"/>
      <w:r w:rsidR="00355B4F" w:rsidRPr="002F2CB0">
        <w:rPr>
          <w:rPrChange w:id="25" w:author="Megan Swift" w:date="2014-05-01T13:16:00Z">
            <w:rPr/>
          </w:rPrChange>
        </w:rPr>
        <w:t xml:space="preserve"> studied music</w:t>
      </w:r>
      <w:r w:rsidRPr="002F2CB0">
        <w:rPr>
          <w:rPrChange w:id="26" w:author="Megan Swift" w:date="2014-05-01T13:16:00Z">
            <w:rPr/>
          </w:rPrChange>
        </w:rPr>
        <w:t xml:space="preserve"> </w:t>
      </w:r>
      <w:r w:rsidR="00355B4F" w:rsidRPr="002F2CB0">
        <w:rPr>
          <w:rPrChange w:id="27" w:author="Megan Swift" w:date="2014-05-01T13:16:00Z">
            <w:rPr/>
          </w:rPrChange>
        </w:rPr>
        <w:t>and law</w:t>
      </w:r>
      <w:r w:rsidRPr="002F2CB0">
        <w:rPr>
          <w:rPrChange w:id="28" w:author="Megan Swift" w:date="2014-05-01T13:16:00Z">
            <w:rPr/>
          </w:rPrChange>
        </w:rPr>
        <w:t xml:space="preserve"> </w:t>
      </w:r>
      <w:r w:rsidR="00355B4F" w:rsidRPr="002F2CB0">
        <w:rPr>
          <w:rPrChange w:id="29" w:author="Megan Swift" w:date="2014-05-01T13:16:00Z">
            <w:rPr/>
          </w:rPrChange>
        </w:rPr>
        <w:t>before deciding to devote herself to poetry.  In 1909, after divorcing her husband, she settled in Moscow</w:t>
      </w:r>
      <w:r w:rsidR="00EA6DC7" w:rsidRPr="002F2CB0">
        <w:rPr>
          <w:rPrChange w:id="30" w:author="Megan Swift" w:date="2014-05-01T13:16:00Z">
            <w:rPr/>
          </w:rPrChange>
        </w:rPr>
        <w:t>.  S</w:t>
      </w:r>
      <w:r w:rsidR="00355B4F" w:rsidRPr="002F2CB0">
        <w:rPr>
          <w:rPrChange w:id="31" w:author="Megan Swift" w:date="2014-05-01T13:16:00Z">
            <w:rPr/>
          </w:rPrChange>
        </w:rPr>
        <w:t xml:space="preserve">he converted to Orthodox Christianity; she appears </w:t>
      </w:r>
      <w:r w:rsidR="00F261E4" w:rsidRPr="002F2CB0">
        <w:rPr>
          <w:rPrChange w:id="32" w:author="Megan Swift" w:date="2014-05-01T13:16:00Z">
            <w:rPr/>
          </w:rPrChange>
        </w:rPr>
        <w:t xml:space="preserve">always </w:t>
      </w:r>
      <w:r w:rsidR="00355B4F" w:rsidRPr="002F2CB0">
        <w:rPr>
          <w:rPrChange w:id="33" w:author="Megan Swift" w:date="2014-05-01T13:16:00Z">
            <w:rPr/>
          </w:rPrChange>
        </w:rPr>
        <w:t>to have seen herself as Russian rather than Jewish</w:t>
      </w:r>
      <w:r w:rsidRPr="002F2CB0">
        <w:rPr>
          <w:rPrChange w:id="34" w:author="Megan Swift" w:date="2014-05-01T13:16:00Z">
            <w:rPr/>
          </w:rPrChange>
        </w:rPr>
        <w:t>.</w:t>
      </w:r>
    </w:p>
    <w:p w14:paraId="5631BFB5" w14:textId="67D9C9F6" w:rsidR="00355B4F" w:rsidRPr="002F2CB0" w:rsidRDefault="00355B4F" w:rsidP="00095468">
      <w:pPr>
        <w:rPr>
          <w:rPrChange w:id="35" w:author="Megan Swift" w:date="2014-05-01T13:16:00Z">
            <w:rPr/>
          </w:rPrChange>
        </w:rPr>
        <w:pPrChange w:id="36" w:author="Megan Swift" w:date="2014-05-01T13:15:00Z">
          <w:pPr>
            <w:spacing w:line="360" w:lineRule="auto"/>
            <w:ind w:firstLine="663"/>
          </w:pPr>
        </w:pPrChange>
      </w:pPr>
      <w:r w:rsidRPr="002F2CB0">
        <w:rPr>
          <w:rPrChange w:id="37" w:author="Megan Swift" w:date="2014-05-01T13:16:00Z">
            <w:rPr/>
          </w:rPrChange>
        </w:rPr>
        <w:t xml:space="preserve">In 1914 she </w:t>
      </w:r>
      <w:r w:rsidR="00EA6DC7" w:rsidRPr="002F2CB0">
        <w:rPr>
          <w:rPrChange w:id="38" w:author="Megan Swift" w:date="2014-05-01T13:16:00Z">
            <w:rPr/>
          </w:rPrChange>
        </w:rPr>
        <w:t>and</w:t>
      </w:r>
      <w:r w:rsidRPr="002F2CB0">
        <w:rPr>
          <w:rPrChange w:id="39" w:author="Megan Swift" w:date="2014-05-01T13:16:00Z">
            <w:rPr/>
          </w:rPrChange>
        </w:rPr>
        <w:t xml:space="preserve"> Marina </w:t>
      </w:r>
      <w:proofErr w:type="spellStart"/>
      <w:r w:rsidRPr="002F2CB0">
        <w:rPr>
          <w:rPrChange w:id="40" w:author="Megan Swift" w:date="2014-05-01T13:16:00Z">
            <w:rPr/>
          </w:rPrChange>
        </w:rPr>
        <w:t>Tsvetaeva</w:t>
      </w:r>
      <w:proofErr w:type="spellEnd"/>
      <w:r w:rsidR="00EA6DC7" w:rsidRPr="002F2CB0">
        <w:rPr>
          <w:rPrChange w:id="41" w:author="Megan Swift" w:date="2014-05-01T13:16:00Z">
            <w:rPr/>
          </w:rPrChange>
        </w:rPr>
        <w:t xml:space="preserve"> </w:t>
      </w:r>
      <w:r w:rsidRPr="002F2CB0">
        <w:rPr>
          <w:rPrChange w:id="42" w:author="Megan Swift" w:date="2014-05-01T13:16:00Z">
            <w:rPr/>
          </w:rPrChange>
        </w:rPr>
        <w:t>fell in love.</w:t>
      </w:r>
      <w:r w:rsidR="00EA6DC7" w:rsidRPr="002F2CB0">
        <w:rPr>
          <w:rPrChange w:id="43" w:author="Megan Swift" w:date="2014-05-01T13:16:00Z">
            <w:rPr/>
          </w:rPrChange>
        </w:rPr>
        <w:t xml:space="preserve"> </w:t>
      </w:r>
      <w:r w:rsidRPr="002F2CB0">
        <w:rPr>
          <w:rPrChange w:id="44" w:author="Megan Swift" w:date="2014-05-01T13:16:00Z">
            <w:rPr/>
          </w:rPrChange>
        </w:rPr>
        <w:t xml:space="preserve"> </w:t>
      </w:r>
      <w:proofErr w:type="spellStart"/>
      <w:r w:rsidRPr="002F2CB0">
        <w:rPr>
          <w:rPrChange w:id="45" w:author="Megan Swift" w:date="2014-05-01T13:16:00Z">
            <w:rPr/>
          </w:rPrChange>
        </w:rPr>
        <w:t>Tsvetaeva</w:t>
      </w:r>
      <w:proofErr w:type="spellEnd"/>
      <w:r w:rsidRPr="002F2CB0">
        <w:rPr>
          <w:rPrChange w:id="46" w:author="Megan Swift" w:date="2014-05-01T13:16:00Z">
            <w:rPr/>
          </w:rPrChange>
        </w:rPr>
        <w:t xml:space="preserve"> wrote about their affair in h</w:t>
      </w:r>
      <w:r w:rsidR="006F5A55" w:rsidRPr="002F2CB0">
        <w:rPr>
          <w:rPrChange w:id="47" w:author="Megan Swift" w:date="2014-05-01T13:16:00Z">
            <w:rPr/>
          </w:rPrChange>
        </w:rPr>
        <w:t>er poem-cycle “The Girl-Friend”</w:t>
      </w:r>
      <w:r w:rsidR="00F91E74" w:rsidRPr="002F2CB0">
        <w:rPr>
          <w:rPrChange w:id="48" w:author="Megan Swift" w:date="2014-05-01T13:16:00Z">
            <w:rPr/>
          </w:rPrChange>
        </w:rPr>
        <w:t>,</w:t>
      </w:r>
      <w:r w:rsidRPr="002F2CB0">
        <w:rPr>
          <w:rPrChange w:id="49" w:author="Megan Swift" w:date="2014-05-01T13:16:00Z">
            <w:rPr/>
          </w:rPrChange>
        </w:rPr>
        <w:t xml:space="preserve"> </w:t>
      </w:r>
      <w:proofErr w:type="spellStart"/>
      <w:r w:rsidRPr="002F2CB0">
        <w:rPr>
          <w:rPrChange w:id="50" w:author="Megan Swift" w:date="2014-05-01T13:16:00Z">
            <w:rPr/>
          </w:rPrChange>
        </w:rPr>
        <w:t>Parnok</w:t>
      </w:r>
      <w:proofErr w:type="spellEnd"/>
      <w:r w:rsidRPr="002F2CB0">
        <w:rPr>
          <w:rPrChange w:id="51" w:author="Megan Swift" w:date="2014-05-01T13:16:00Z">
            <w:rPr/>
          </w:rPrChange>
        </w:rPr>
        <w:t xml:space="preserve"> in her first book, </w:t>
      </w:r>
      <w:r w:rsidRPr="002F2CB0">
        <w:rPr>
          <w:i/>
          <w:iCs/>
          <w:rPrChange w:id="52" w:author="Megan Swift" w:date="2014-05-01T13:16:00Z">
            <w:rPr>
              <w:i/>
              <w:iCs/>
            </w:rPr>
          </w:rPrChange>
        </w:rPr>
        <w:t xml:space="preserve">Poems </w:t>
      </w:r>
      <w:r w:rsidRPr="002F2CB0">
        <w:rPr>
          <w:rPrChange w:id="53" w:author="Megan Swift" w:date="2014-05-01T13:16:00Z">
            <w:rPr/>
          </w:rPrChange>
        </w:rPr>
        <w:t xml:space="preserve">(1916).  No Russian poet </w:t>
      </w:r>
      <w:r w:rsidR="00A4430A" w:rsidRPr="002F2CB0">
        <w:rPr>
          <w:rPrChange w:id="54" w:author="Megan Swift" w:date="2014-05-01T13:16:00Z">
            <w:rPr/>
          </w:rPrChange>
        </w:rPr>
        <w:t xml:space="preserve">before her </w:t>
      </w:r>
      <w:r w:rsidRPr="002F2CB0">
        <w:rPr>
          <w:rPrChange w:id="55" w:author="Megan Swift" w:date="2014-05-01T13:16:00Z">
            <w:rPr/>
          </w:rPrChange>
        </w:rPr>
        <w:t>had written so directly about female, let alone lesbian</w:t>
      </w:r>
      <w:r w:rsidR="007A1E79" w:rsidRPr="002F2CB0">
        <w:rPr>
          <w:rPrChange w:id="56" w:author="Megan Swift" w:date="2014-05-01T13:16:00Z">
            <w:rPr/>
          </w:rPrChange>
        </w:rPr>
        <w:t>,</w:t>
      </w:r>
      <w:r w:rsidRPr="002F2CB0">
        <w:rPr>
          <w:rPrChange w:id="57" w:author="Megan Swift" w:date="2014-05-01T13:16:00Z">
            <w:rPr/>
          </w:rPrChange>
        </w:rPr>
        <w:t xml:space="preserve"> sexuality. </w:t>
      </w:r>
    </w:p>
    <w:p w14:paraId="425A0906" w14:textId="4CE4AD24" w:rsidR="00107561" w:rsidRPr="002F2CB0" w:rsidRDefault="00355B4F" w:rsidP="00095468">
      <w:pPr>
        <w:rPr>
          <w:rPrChange w:id="58" w:author="Megan Swift" w:date="2014-05-01T13:16:00Z">
            <w:rPr/>
          </w:rPrChange>
        </w:rPr>
        <w:pPrChange w:id="59" w:author="Megan Swift" w:date="2014-05-01T13:15:00Z">
          <w:pPr>
            <w:spacing w:line="360" w:lineRule="auto"/>
            <w:ind w:firstLine="663"/>
          </w:pPr>
        </w:pPrChange>
      </w:pPr>
      <w:r w:rsidRPr="002F2CB0">
        <w:rPr>
          <w:rPrChange w:id="60" w:author="Megan Swift" w:date="2014-05-01T13:16:00Z">
            <w:rPr/>
          </w:rPrChange>
        </w:rPr>
        <w:t>In the 1920s she published four collections of poetry</w:t>
      </w:r>
      <w:r w:rsidR="00F91E74" w:rsidRPr="002F2CB0">
        <w:rPr>
          <w:rPrChange w:id="61" w:author="Megan Swift" w:date="2014-05-01T13:16:00Z">
            <w:rPr/>
          </w:rPrChange>
        </w:rPr>
        <w:t>, the last two through The Knot, a publishing co-operative she had co-founded in 1926</w:t>
      </w:r>
      <w:r w:rsidRPr="002F2CB0">
        <w:rPr>
          <w:rPrChange w:id="62" w:author="Megan Swift" w:date="2014-05-01T13:16:00Z">
            <w:rPr/>
          </w:rPrChange>
        </w:rPr>
        <w:t xml:space="preserve">.  </w:t>
      </w:r>
      <w:r w:rsidR="00EA6DC7" w:rsidRPr="002F2CB0">
        <w:rPr>
          <w:rPrChange w:id="63" w:author="Megan Swift" w:date="2014-05-01T13:16:00Z">
            <w:rPr/>
          </w:rPrChange>
        </w:rPr>
        <w:t>An influential critic,</w:t>
      </w:r>
      <w:r w:rsidRPr="002F2CB0">
        <w:rPr>
          <w:rPrChange w:id="64" w:author="Megan Swift" w:date="2014-05-01T13:16:00Z">
            <w:rPr/>
          </w:rPrChange>
        </w:rPr>
        <w:t xml:space="preserve"> </w:t>
      </w:r>
      <w:r w:rsidR="00EA6DC7" w:rsidRPr="002F2CB0">
        <w:rPr>
          <w:rPrChange w:id="65" w:author="Megan Swift" w:date="2014-05-01T13:16:00Z">
            <w:rPr/>
          </w:rPrChange>
        </w:rPr>
        <w:t>she was the</w:t>
      </w:r>
      <w:r w:rsidRPr="002F2CB0">
        <w:rPr>
          <w:rPrChange w:id="66" w:author="Megan Swift" w:date="2014-05-01T13:16:00Z">
            <w:rPr/>
          </w:rPrChange>
        </w:rPr>
        <w:t xml:space="preserve"> first to pick out the four now </w:t>
      </w:r>
      <w:r w:rsidR="00AA5922" w:rsidRPr="002F2CB0">
        <w:rPr>
          <w:rPrChange w:id="67" w:author="Megan Swift" w:date="2014-05-01T13:16:00Z">
            <w:rPr/>
          </w:rPrChange>
        </w:rPr>
        <w:t>considered</w:t>
      </w:r>
      <w:r w:rsidRPr="002F2CB0">
        <w:rPr>
          <w:rPrChange w:id="68" w:author="Megan Swift" w:date="2014-05-01T13:16:00Z">
            <w:rPr/>
          </w:rPrChange>
        </w:rPr>
        <w:t xml:space="preserve"> the greatest Russian poets of the</w:t>
      </w:r>
      <w:r w:rsidR="00AA5922" w:rsidRPr="002F2CB0">
        <w:rPr>
          <w:rPrChange w:id="69" w:author="Megan Swift" w:date="2014-05-01T13:16:00Z">
            <w:rPr/>
          </w:rPrChange>
        </w:rPr>
        <w:t>ir time</w:t>
      </w:r>
      <w:r w:rsidRPr="002F2CB0">
        <w:rPr>
          <w:rPrChange w:id="70" w:author="Megan Swift" w:date="2014-05-01T13:16:00Z">
            <w:rPr/>
          </w:rPrChange>
        </w:rPr>
        <w:t xml:space="preserve">: </w:t>
      </w:r>
      <w:r w:rsidR="00EA6DC7" w:rsidRPr="002F2CB0">
        <w:rPr>
          <w:rPrChange w:id="71" w:author="Megan Swift" w:date="2014-05-01T13:16:00Z">
            <w:rPr/>
          </w:rPrChange>
        </w:rPr>
        <w:t xml:space="preserve">Pasternak, </w:t>
      </w:r>
      <w:proofErr w:type="spellStart"/>
      <w:r w:rsidR="00EA6DC7" w:rsidRPr="002F2CB0">
        <w:rPr>
          <w:rPrChange w:id="72" w:author="Megan Swift" w:date="2014-05-01T13:16:00Z">
            <w:rPr/>
          </w:rPrChange>
        </w:rPr>
        <w:t>Tsvetaeva</w:t>
      </w:r>
      <w:proofErr w:type="spellEnd"/>
      <w:r w:rsidR="00EA6DC7" w:rsidRPr="002F2CB0">
        <w:rPr>
          <w:rPrChange w:id="73" w:author="Megan Swift" w:date="2014-05-01T13:16:00Z">
            <w:rPr/>
          </w:rPrChange>
        </w:rPr>
        <w:t xml:space="preserve">, </w:t>
      </w:r>
      <w:proofErr w:type="spellStart"/>
      <w:r w:rsidR="00EA6DC7" w:rsidRPr="002F2CB0">
        <w:rPr>
          <w:rPrChange w:id="74" w:author="Megan Swift" w:date="2014-05-01T13:16:00Z">
            <w:rPr/>
          </w:rPrChange>
        </w:rPr>
        <w:t>Akhmatova</w:t>
      </w:r>
      <w:proofErr w:type="spellEnd"/>
      <w:r w:rsidRPr="002F2CB0">
        <w:rPr>
          <w:rPrChange w:id="75" w:author="Megan Swift" w:date="2014-05-01T13:16:00Z">
            <w:rPr/>
          </w:rPrChange>
        </w:rPr>
        <w:t xml:space="preserve"> and Mandelstam.  After 1928, unable to publish her own work</w:t>
      </w:r>
      <w:r w:rsidR="00EA6DC7" w:rsidRPr="002F2CB0">
        <w:rPr>
          <w:rPrChange w:id="76" w:author="Megan Swift" w:date="2014-05-01T13:16:00Z">
            <w:rPr/>
          </w:rPrChange>
        </w:rPr>
        <w:t>, she supported</w:t>
      </w:r>
      <w:r w:rsidRPr="002F2CB0">
        <w:rPr>
          <w:rPrChange w:id="77" w:author="Megan Swift" w:date="2014-05-01T13:16:00Z">
            <w:rPr/>
          </w:rPrChange>
        </w:rPr>
        <w:t xml:space="preserve"> herself mainly through translations from French</w:t>
      </w:r>
      <w:r w:rsidR="00107561" w:rsidRPr="002F2CB0">
        <w:rPr>
          <w:rPrChange w:id="78" w:author="Megan Swift" w:date="2014-05-01T13:16:00Z">
            <w:rPr/>
          </w:rPrChange>
        </w:rPr>
        <w:t>.</w:t>
      </w:r>
    </w:p>
    <w:p w14:paraId="4BBC3A82" w14:textId="7FD6A4DD" w:rsidR="00107561" w:rsidRPr="002F2CB0" w:rsidRDefault="00107561" w:rsidP="00095468">
      <w:pPr>
        <w:rPr>
          <w:rPrChange w:id="79" w:author="Megan Swift" w:date="2014-05-01T13:16:00Z">
            <w:rPr/>
          </w:rPrChange>
        </w:rPr>
        <w:pPrChange w:id="80" w:author="Megan Swift" w:date="2014-05-01T13:16:00Z">
          <w:pPr>
            <w:spacing w:line="360" w:lineRule="auto"/>
            <w:ind w:firstLine="663"/>
          </w:pPr>
        </w:pPrChange>
      </w:pPr>
      <w:r w:rsidRPr="002F2CB0">
        <w:rPr>
          <w:rPrChange w:id="81" w:author="Megan Swift" w:date="2014-05-01T13:16:00Z">
            <w:rPr/>
          </w:rPrChange>
        </w:rPr>
        <w:t xml:space="preserve">Intelligent and independent, Orthodox and lesbian, </w:t>
      </w:r>
      <w:proofErr w:type="spellStart"/>
      <w:r w:rsidRPr="002F2CB0">
        <w:rPr>
          <w:rPrChange w:id="82" w:author="Megan Swift" w:date="2014-05-01T13:16:00Z">
            <w:rPr/>
          </w:rPrChange>
        </w:rPr>
        <w:t>Parnok</w:t>
      </w:r>
      <w:proofErr w:type="spellEnd"/>
      <w:r w:rsidRPr="002F2CB0">
        <w:rPr>
          <w:rPrChange w:id="83" w:author="Megan Swift" w:date="2014-05-01T13:16:00Z">
            <w:rPr/>
          </w:rPrChange>
        </w:rPr>
        <w:t xml:space="preserve"> was d</w:t>
      </w:r>
      <w:r w:rsidR="00AA5922" w:rsidRPr="002F2CB0">
        <w:rPr>
          <w:rPrChange w:id="84" w:author="Megan Swift" w:date="2014-05-01T13:16:00Z">
            <w:rPr/>
          </w:rPrChange>
        </w:rPr>
        <w:t>eeply</w:t>
      </w:r>
      <w:r w:rsidR="00355B4F" w:rsidRPr="002F2CB0">
        <w:rPr>
          <w:rPrChange w:id="85" w:author="Megan Swift" w:date="2014-05-01T13:16:00Z">
            <w:rPr/>
          </w:rPrChange>
        </w:rPr>
        <w:t xml:space="preserve"> isolated</w:t>
      </w:r>
      <w:r w:rsidRPr="002F2CB0">
        <w:rPr>
          <w:rPrChange w:id="86" w:author="Megan Swift" w:date="2014-05-01T13:16:00Z">
            <w:rPr/>
          </w:rPrChange>
        </w:rPr>
        <w:t>, speaking</w:t>
      </w:r>
      <w:r w:rsidR="00355B4F" w:rsidRPr="002F2CB0">
        <w:rPr>
          <w:rPrChange w:id="87" w:author="Megan Swift" w:date="2014-05-01T13:16:00Z">
            <w:rPr/>
          </w:rPrChange>
        </w:rPr>
        <w:t xml:space="preserve"> of herself as an </w:t>
      </w:r>
      <w:r w:rsidR="006F5A55" w:rsidRPr="002F2CB0">
        <w:rPr>
          <w:rPrChange w:id="88" w:author="Megan Swift" w:date="2014-05-01T13:16:00Z">
            <w:rPr/>
          </w:rPrChange>
        </w:rPr>
        <w:t>“invisible woman”</w:t>
      </w:r>
      <w:r w:rsidR="00AA5922" w:rsidRPr="002F2CB0">
        <w:rPr>
          <w:rPrChange w:id="89" w:author="Megan Swift" w:date="2014-05-01T13:16:00Z">
            <w:rPr/>
          </w:rPrChange>
        </w:rPr>
        <w:t xml:space="preserve"> in Russian poetry and </w:t>
      </w:r>
      <w:r w:rsidRPr="002F2CB0">
        <w:rPr>
          <w:rPrChange w:id="90" w:author="Megan Swift" w:date="2014-05-01T13:16:00Z">
            <w:rPr/>
          </w:rPrChange>
        </w:rPr>
        <w:t>titling</w:t>
      </w:r>
      <w:r w:rsidR="00355B4F" w:rsidRPr="002F2CB0">
        <w:rPr>
          <w:rPrChange w:id="91" w:author="Megan Swift" w:date="2014-05-01T13:16:00Z">
            <w:rPr/>
          </w:rPrChange>
        </w:rPr>
        <w:t xml:space="preserve"> her last unpublished cycle </w:t>
      </w:r>
      <w:r w:rsidR="006F5A55" w:rsidRPr="002F2CB0">
        <w:rPr>
          <w:rPrChange w:id="92" w:author="Megan Swift" w:date="2014-05-01T13:16:00Z">
            <w:rPr/>
          </w:rPrChange>
        </w:rPr>
        <w:t>“A Useless Good”</w:t>
      </w:r>
      <w:r w:rsidR="00355B4F" w:rsidRPr="002F2CB0">
        <w:rPr>
          <w:rPrChange w:id="93" w:author="Megan Swift" w:date="2014-05-01T13:16:00Z">
            <w:rPr/>
          </w:rPrChange>
        </w:rPr>
        <w:t>.</w:t>
      </w:r>
      <w:r w:rsidR="00D5068E" w:rsidRPr="002F2CB0">
        <w:rPr>
          <w:rPrChange w:id="94" w:author="Megan Swift" w:date="2014-05-01T13:16:00Z">
            <w:rPr/>
          </w:rPrChange>
        </w:rPr>
        <w:t xml:space="preserve"> </w:t>
      </w:r>
      <w:r w:rsidR="00D26DCC" w:rsidRPr="002F2CB0">
        <w:rPr>
          <w:rPrChange w:id="95" w:author="Megan Swift" w:date="2014-05-01T13:16:00Z">
            <w:rPr/>
          </w:rPrChange>
        </w:rPr>
        <w:t xml:space="preserve"> </w:t>
      </w:r>
      <w:r w:rsidR="00CB3F78" w:rsidRPr="002F2CB0">
        <w:rPr>
          <w:rPrChange w:id="96" w:author="Megan Swift" w:date="2014-05-01T13:16:00Z">
            <w:rPr/>
          </w:rPrChange>
        </w:rPr>
        <w:t>Perfectly controlled but emotionally and sexually uninhibited, t</w:t>
      </w:r>
      <w:r w:rsidR="00F261E4" w:rsidRPr="002F2CB0">
        <w:rPr>
          <w:rPrChange w:id="97" w:author="Megan Swift" w:date="2014-05-01T13:16:00Z">
            <w:rPr/>
          </w:rPrChange>
        </w:rPr>
        <w:t xml:space="preserve">hese </w:t>
      </w:r>
      <w:r w:rsidR="00CB3F78" w:rsidRPr="002F2CB0">
        <w:rPr>
          <w:rPrChange w:id="98" w:author="Megan Swift" w:date="2014-05-01T13:16:00Z">
            <w:rPr/>
          </w:rPrChange>
        </w:rPr>
        <w:t xml:space="preserve">poems </w:t>
      </w:r>
      <w:r w:rsidR="00F261E4" w:rsidRPr="002F2CB0">
        <w:rPr>
          <w:rPrChange w:id="99" w:author="Megan Swift" w:date="2014-05-01T13:16:00Z">
            <w:rPr/>
          </w:rPrChange>
        </w:rPr>
        <w:t>are among her finest</w:t>
      </w:r>
      <w:r w:rsidR="00CB3F78" w:rsidRPr="002F2CB0">
        <w:rPr>
          <w:rPrChange w:id="100" w:author="Megan Swift" w:date="2014-05-01T13:16:00Z">
            <w:rPr/>
          </w:rPrChange>
        </w:rPr>
        <w:t xml:space="preserve">; they are addressed to Nina </w:t>
      </w:r>
      <w:proofErr w:type="spellStart"/>
      <w:r w:rsidR="00CB3F78" w:rsidRPr="002F2CB0">
        <w:rPr>
          <w:rPrChange w:id="101" w:author="Megan Swift" w:date="2014-05-01T13:16:00Z">
            <w:rPr/>
          </w:rPrChange>
        </w:rPr>
        <w:t>Vedeneyeva</w:t>
      </w:r>
      <w:proofErr w:type="spellEnd"/>
      <w:r w:rsidR="00CB3F78" w:rsidRPr="002F2CB0">
        <w:rPr>
          <w:rPrChange w:id="102" w:author="Megan Swift" w:date="2014-05-01T13:16:00Z">
            <w:rPr/>
          </w:rPrChange>
        </w:rPr>
        <w:t>, the physicist who was her last lover (her “grey-haired Eve”)</w:t>
      </w:r>
      <w:r w:rsidR="00F261E4" w:rsidRPr="002F2CB0">
        <w:rPr>
          <w:rPrChange w:id="103" w:author="Megan Swift" w:date="2014-05-01T13:16:00Z">
            <w:rPr/>
          </w:rPrChange>
        </w:rPr>
        <w:t xml:space="preserve">.  In 1933 </w:t>
      </w:r>
      <w:proofErr w:type="spellStart"/>
      <w:r w:rsidR="00F261E4" w:rsidRPr="002F2CB0">
        <w:rPr>
          <w:rPrChange w:id="104" w:author="Megan Swift" w:date="2014-05-01T13:16:00Z">
            <w:rPr/>
          </w:rPrChange>
        </w:rPr>
        <w:t>Parnok</w:t>
      </w:r>
      <w:proofErr w:type="spellEnd"/>
      <w:r w:rsidR="00F261E4" w:rsidRPr="002F2CB0">
        <w:rPr>
          <w:rPrChange w:id="105" w:author="Megan Swift" w:date="2014-05-01T13:16:00Z">
            <w:rPr/>
          </w:rPrChange>
        </w:rPr>
        <w:t xml:space="preserve"> died of a heart attack</w:t>
      </w:r>
      <w:r w:rsidR="00355B4F" w:rsidRPr="002F2CB0">
        <w:rPr>
          <w:rPrChange w:id="106" w:author="Megan Swift" w:date="2014-05-01T13:16:00Z">
            <w:rPr/>
          </w:rPrChange>
        </w:rPr>
        <w:t>.</w:t>
      </w:r>
    </w:p>
    <w:p w14:paraId="747DFA90" w14:textId="77777777" w:rsidR="00107561" w:rsidRPr="002F2CB0" w:rsidRDefault="00107561" w:rsidP="00095468">
      <w:pPr>
        <w:ind w:firstLine="663"/>
        <w:rPr>
          <w:rPrChange w:id="107" w:author="Megan Swift" w:date="2014-05-01T13:16:00Z">
            <w:rPr/>
          </w:rPrChange>
        </w:rPr>
        <w:pPrChange w:id="108" w:author="Megan Swift" w:date="2014-05-01T13:15:00Z">
          <w:pPr>
            <w:spacing w:line="360" w:lineRule="auto"/>
            <w:ind w:firstLine="663"/>
          </w:pPr>
        </w:pPrChange>
      </w:pPr>
    </w:p>
    <w:p w14:paraId="634C5251" w14:textId="26DBC59E" w:rsidR="00107561" w:rsidRPr="002F2CB0" w:rsidRDefault="00107561" w:rsidP="00095468">
      <w:pPr>
        <w:rPr>
          <w:rPrChange w:id="109" w:author="Megan Swift" w:date="2014-05-01T13:16:00Z">
            <w:rPr/>
          </w:rPrChange>
        </w:rPr>
      </w:pPr>
      <w:r w:rsidRPr="002F2CB0">
        <w:rPr>
          <w:b/>
          <w:rPrChange w:id="110" w:author="Megan Swift" w:date="2014-05-01T13:16:00Z">
            <w:rPr>
              <w:b/>
            </w:rPr>
          </w:rPrChange>
        </w:rPr>
        <w:t>References and Further Reading</w:t>
      </w:r>
      <w:r w:rsidRPr="002F2CB0">
        <w:rPr>
          <w:rPrChange w:id="111" w:author="Megan Swift" w:date="2014-05-01T13:16:00Z">
            <w:rPr/>
          </w:rPrChange>
        </w:rPr>
        <w:t>:</w:t>
      </w:r>
    </w:p>
    <w:p w14:paraId="583906B5" w14:textId="77777777" w:rsidR="00107561" w:rsidRPr="002F2CB0" w:rsidRDefault="00107561" w:rsidP="00CE1C34">
      <w:pPr>
        <w:rPr>
          <w:rPrChange w:id="112" w:author="Megan Swift" w:date="2014-05-01T13:16:00Z">
            <w:rPr/>
          </w:rPrChange>
        </w:rPr>
      </w:pPr>
    </w:p>
    <w:p w14:paraId="475E41E5" w14:textId="3E25045C" w:rsidR="00107561" w:rsidRPr="002F2CB0" w:rsidRDefault="00107561" w:rsidP="002F2CB0">
      <w:pPr>
        <w:rPr>
          <w:rPrChange w:id="113" w:author="Megan Swift" w:date="2014-05-01T13:16:00Z">
            <w:rPr/>
          </w:rPrChange>
        </w:rPr>
      </w:pPr>
      <w:r w:rsidRPr="002F2CB0">
        <w:rPr>
          <w:rPrChange w:id="114" w:author="Megan Swift" w:date="2014-05-01T13:16:00Z">
            <w:rPr/>
          </w:rPrChange>
        </w:rPr>
        <w:t xml:space="preserve">Diana Lewis Burgin, </w:t>
      </w:r>
      <w:r w:rsidRPr="002F2CB0">
        <w:rPr>
          <w:i/>
          <w:rPrChange w:id="115" w:author="Megan Swift" w:date="2014-05-01T13:16:00Z">
            <w:rPr>
              <w:i/>
            </w:rPr>
          </w:rPrChange>
        </w:rPr>
        <w:t xml:space="preserve">Sophia </w:t>
      </w:r>
      <w:proofErr w:type="spellStart"/>
      <w:r w:rsidRPr="002F2CB0">
        <w:rPr>
          <w:i/>
          <w:rPrChange w:id="116" w:author="Megan Swift" w:date="2014-05-01T13:16:00Z">
            <w:rPr>
              <w:i/>
            </w:rPr>
          </w:rPrChange>
        </w:rPr>
        <w:t>Parnok</w:t>
      </w:r>
      <w:proofErr w:type="spellEnd"/>
      <w:r w:rsidRPr="002F2CB0">
        <w:rPr>
          <w:i/>
          <w:rPrChange w:id="117" w:author="Megan Swift" w:date="2014-05-01T13:16:00Z">
            <w:rPr>
              <w:i/>
            </w:rPr>
          </w:rPrChange>
        </w:rPr>
        <w:t>: the Life and Work of Russia’s Sappho</w:t>
      </w:r>
      <w:r w:rsidRPr="002F2CB0">
        <w:rPr>
          <w:rPrChange w:id="118" w:author="Megan Swift" w:date="2014-05-01T13:16:00Z">
            <w:rPr/>
          </w:rPrChange>
        </w:rPr>
        <w:t xml:space="preserve"> (New York UP, 1994</w:t>
      </w:r>
      <w:r w:rsidR="00CB15C5" w:rsidRPr="002F2CB0">
        <w:rPr>
          <w:rPrChange w:id="119" w:author="Megan Swift" w:date="2014-05-01T13:16:00Z">
            <w:rPr/>
          </w:rPrChange>
        </w:rPr>
        <w:t>)</w:t>
      </w:r>
      <w:ins w:id="120" w:author="Robert Chandler" w:date="2014-05-01T09:56:00Z">
        <w:r w:rsidR="00116865" w:rsidRPr="002F2CB0">
          <w:rPr>
            <w:rPrChange w:id="121" w:author="Megan Swift" w:date="2014-05-01T13:16:00Z">
              <w:rPr/>
            </w:rPrChange>
          </w:rPr>
          <w:t xml:space="preserve">.  </w:t>
        </w:r>
        <w:proofErr w:type="gramStart"/>
        <w:r w:rsidR="00116865" w:rsidRPr="002F2CB0">
          <w:rPr>
            <w:rPrChange w:id="122" w:author="Megan Swift" w:date="2014-05-01T13:16:00Z">
              <w:rPr/>
            </w:rPrChange>
          </w:rPr>
          <w:t>A complete biography that includes</w:t>
        </w:r>
      </w:ins>
      <w:ins w:id="123" w:author="Robert Chandler" w:date="2014-05-01T09:57:00Z">
        <w:r w:rsidR="00116865" w:rsidRPr="002F2CB0">
          <w:rPr>
            <w:rPrChange w:id="124" w:author="Megan Swift" w:date="2014-05-01T13:16:00Z">
              <w:rPr/>
            </w:rPrChange>
          </w:rPr>
          <w:t xml:space="preserve"> accurate</w:t>
        </w:r>
      </w:ins>
      <w:ins w:id="125" w:author="Robert Chandler" w:date="2014-05-01T09:56:00Z">
        <w:r w:rsidR="00116865" w:rsidRPr="002F2CB0">
          <w:rPr>
            <w:rPrChange w:id="126" w:author="Megan Swift" w:date="2014-05-01T13:16:00Z">
              <w:rPr/>
            </w:rPrChange>
          </w:rPr>
          <w:t xml:space="preserve"> translations </w:t>
        </w:r>
      </w:ins>
      <w:ins w:id="127" w:author="Robert Chandler" w:date="2014-05-01T09:57:00Z">
        <w:r w:rsidR="00116865" w:rsidRPr="002F2CB0">
          <w:rPr>
            <w:rPrChange w:id="128" w:author="Megan Swift" w:date="2014-05-01T13:16:00Z">
              <w:rPr/>
            </w:rPrChange>
          </w:rPr>
          <w:t>of many poems.</w:t>
        </w:r>
      </w:ins>
      <w:proofErr w:type="gramEnd"/>
    </w:p>
    <w:p w14:paraId="1AA9520D" w14:textId="77777777" w:rsidR="001B3A30" w:rsidRPr="002F2CB0" w:rsidRDefault="001B3A30" w:rsidP="002F2CB0">
      <w:pPr>
        <w:rPr>
          <w:rPrChange w:id="129" w:author="Megan Swift" w:date="2014-05-01T13:16:00Z">
            <w:rPr/>
          </w:rPrChange>
        </w:rPr>
      </w:pPr>
    </w:p>
    <w:p w14:paraId="525C0A44" w14:textId="62F4055C" w:rsidR="0081662E" w:rsidRPr="002F2CB0" w:rsidRDefault="0081662E" w:rsidP="00095468">
      <w:pPr>
        <w:rPr>
          <w:rPrChange w:id="130" w:author="Megan Swift" w:date="2014-05-01T13:16:00Z">
            <w:rPr/>
          </w:rPrChange>
        </w:rPr>
        <w:pPrChange w:id="131" w:author="Megan Swift" w:date="2014-05-01T13:15:00Z">
          <w:pPr/>
        </w:pPrChange>
      </w:pPr>
      <w:r w:rsidRPr="002F2CB0">
        <w:rPr>
          <w:rPrChange w:id="132" w:author="Megan Swift" w:date="2014-05-01T13:16:00Z">
            <w:rPr/>
          </w:rPrChange>
        </w:rPr>
        <w:t xml:space="preserve">Pamela Chester and </w:t>
      </w:r>
      <w:proofErr w:type="spellStart"/>
      <w:r w:rsidRPr="002F2CB0">
        <w:rPr>
          <w:rPrChange w:id="133" w:author="Megan Swift" w:date="2014-05-01T13:16:00Z">
            <w:rPr/>
          </w:rPrChange>
        </w:rPr>
        <w:t>Sibelan</w:t>
      </w:r>
      <w:proofErr w:type="spellEnd"/>
      <w:r w:rsidRPr="002F2CB0">
        <w:rPr>
          <w:rPrChange w:id="134" w:author="Megan Swift" w:date="2014-05-01T13:16:00Z">
            <w:rPr/>
          </w:rPrChange>
        </w:rPr>
        <w:t xml:space="preserve"> Forrester, </w:t>
      </w:r>
      <w:r w:rsidRPr="002F2CB0">
        <w:rPr>
          <w:i/>
          <w:rPrChange w:id="135" w:author="Megan Swift" w:date="2014-05-01T13:16:00Z">
            <w:rPr>
              <w:i/>
            </w:rPr>
          </w:rPrChange>
        </w:rPr>
        <w:t>Engendering Slavic Literatures</w:t>
      </w:r>
      <w:r w:rsidR="00F91E74" w:rsidRPr="002F2CB0">
        <w:rPr>
          <w:rPrChange w:id="136" w:author="Megan Swift" w:date="2014-05-01T13:16:00Z">
            <w:rPr/>
          </w:rPrChange>
        </w:rPr>
        <w:t xml:space="preserve"> (Indiana UP, 1996) </w:t>
      </w:r>
      <w:r w:rsidR="00CB15C5" w:rsidRPr="002F2CB0">
        <w:rPr>
          <w:rPrChange w:id="137" w:author="Megan Swift" w:date="2014-05-01T13:16:00Z">
            <w:rPr/>
          </w:rPrChange>
        </w:rPr>
        <w:t>Includes s</w:t>
      </w:r>
      <w:r w:rsidR="00C65E38" w:rsidRPr="002F2CB0">
        <w:rPr>
          <w:rPrChange w:id="138" w:author="Megan Swift" w:date="2014-05-01T13:16:00Z">
            <w:rPr/>
          </w:rPrChange>
        </w:rPr>
        <w:t>everal p</w:t>
      </w:r>
      <w:r w:rsidR="00F91E74" w:rsidRPr="002F2CB0">
        <w:rPr>
          <w:rPrChange w:id="139" w:author="Megan Swift" w:date="2014-05-01T13:16:00Z">
            <w:rPr/>
          </w:rPrChange>
        </w:rPr>
        <w:t xml:space="preserve">ages about </w:t>
      </w:r>
      <w:bookmarkStart w:id="140" w:name="_GoBack"/>
      <w:bookmarkEnd w:id="140"/>
      <w:proofErr w:type="spellStart"/>
      <w:r w:rsidR="00F91E74" w:rsidRPr="002F2CB0">
        <w:rPr>
          <w:rPrChange w:id="141" w:author="Megan Swift" w:date="2014-05-01T13:16:00Z">
            <w:rPr/>
          </w:rPrChange>
        </w:rPr>
        <w:t>Tsvetaeva</w:t>
      </w:r>
      <w:proofErr w:type="spellEnd"/>
      <w:r w:rsidR="00F91E74" w:rsidRPr="002F2CB0">
        <w:rPr>
          <w:rPrChange w:id="142" w:author="Megan Swift" w:date="2014-05-01T13:16:00Z">
            <w:rPr/>
          </w:rPrChange>
        </w:rPr>
        <w:t xml:space="preserve"> and </w:t>
      </w:r>
      <w:proofErr w:type="spellStart"/>
      <w:r w:rsidR="00F91E74" w:rsidRPr="002F2CB0">
        <w:rPr>
          <w:rPrChange w:id="143" w:author="Megan Swift" w:date="2014-05-01T13:16:00Z">
            <w:rPr/>
          </w:rPrChange>
        </w:rPr>
        <w:t>Parnok</w:t>
      </w:r>
      <w:proofErr w:type="spellEnd"/>
      <w:r w:rsidR="00F91E74" w:rsidRPr="002F2CB0">
        <w:rPr>
          <w:rPrChange w:id="144" w:author="Megan Swift" w:date="2014-05-01T13:16:00Z">
            <w:rPr/>
          </w:rPrChange>
        </w:rPr>
        <w:t>.</w:t>
      </w:r>
    </w:p>
    <w:p w14:paraId="6CBD78E3" w14:textId="77777777" w:rsidR="001B3A30" w:rsidRPr="002F2CB0" w:rsidRDefault="001B3A30" w:rsidP="00095468">
      <w:pPr>
        <w:rPr>
          <w:lang w:val="en-US"/>
          <w:rPrChange w:id="145" w:author="Megan Swift" w:date="2014-05-01T13:16:00Z">
            <w:rPr>
              <w:lang w:val="en-US"/>
            </w:rPr>
          </w:rPrChange>
        </w:rPr>
        <w:pPrChange w:id="146" w:author="Megan Swift" w:date="2014-05-01T13:15:00Z">
          <w:pPr/>
        </w:pPrChange>
      </w:pPr>
    </w:p>
    <w:p w14:paraId="1ABB9F21" w14:textId="74215699" w:rsidR="00107561" w:rsidRPr="002F2CB0" w:rsidRDefault="00107561" w:rsidP="00095468">
      <w:pPr>
        <w:rPr>
          <w:rPrChange w:id="147" w:author="Megan Swift" w:date="2014-05-01T13:16:00Z">
            <w:rPr/>
          </w:rPrChange>
        </w:rPr>
        <w:pPrChange w:id="148" w:author="Megan Swift" w:date="2014-05-01T13:15:00Z">
          <w:pPr/>
        </w:pPrChange>
      </w:pPr>
      <w:proofErr w:type="spellStart"/>
      <w:r w:rsidRPr="002F2CB0">
        <w:rPr>
          <w:lang w:val="en-US"/>
          <w:rPrChange w:id="149" w:author="Megan Swift" w:date="2014-05-01T13:16:00Z">
            <w:rPr>
              <w:lang w:val="en-US"/>
            </w:rPr>
          </w:rPrChange>
        </w:rPr>
        <w:t>Catriona</w:t>
      </w:r>
      <w:proofErr w:type="spellEnd"/>
      <w:r w:rsidRPr="002F2CB0">
        <w:rPr>
          <w:lang w:val="en-US"/>
          <w:rPrChange w:id="150" w:author="Megan Swift" w:date="2014-05-01T13:16:00Z">
            <w:rPr>
              <w:lang w:val="en-US"/>
            </w:rPr>
          </w:rPrChange>
        </w:rPr>
        <w:t xml:space="preserve"> Kelly, </w:t>
      </w:r>
      <w:r w:rsidRPr="002F2CB0">
        <w:rPr>
          <w:i/>
          <w:lang w:val="en-US"/>
          <w:rPrChange w:id="151" w:author="Megan Swift" w:date="2014-05-01T13:16:00Z">
            <w:rPr>
              <w:i/>
              <w:lang w:val="en-US"/>
            </w:rPr>
          </w:rPrChange>
        </w:rPr>
        <w:t>An Anthology of Russian Women’s Writing 1820-1992</w:t>
      </w:r>
      <w:r w:rsidRPr="002F2CB0">
        <w:rPr>
          <w:lang w:val="en-US"/>
          <w:rPrChange w:id="152" w:author="Megan Swift" w:date="2014-05-01T13:16:00Z">
            <w:rPr>
              <w:lang w:val="en-US"/>
            </w:rPr>
          </w:rPrChange>
        </w:rPr>
        <w:t xml:space="preserve"> (Oxford UP, 1994)</w:t>
      </w:r>
    </w:p>
    <w:p w14:paraId="2255F83C" w14:textId="3F5C4762" w:rsidR="009B4FF3" w:rsidRPr="002F2CB0" w:rsidRDefault="001B3A30" w:rsidP="00095468">
      <w:pPr>
        <w:rPr>
          <w:ins w:id="153" w:author="Robert Chandler" w:date="2014-05-01T09:58:00Z"/>
          <w:lang w:val="en-US"/>
          <w:rPrChange w:id="154" w:author="Megan Swift" w:date="2014-05-01T13:16:00Z">
            <w:rPr>
              <w:ins w:id="155" w:author="Robert Chandler" w:date="2014-05-01T09:58:00Z"/>
              <w:lang w:val="en-US"/>
            </w:rPr>
          </w:rPrChange>
        </w:rPr>
        <w:pPrChange w:id="156" w:author="Megan Swift" w:date="2014-05-01T13:15:00Z">
          <w:pPr/>
        </w:pPrChange>
      </w:pPr>
      <w:r w:rsidRPr="002F2CB0">
        <w:rPr>
          <w:lang w:val="en-US"/>
          <w:rPrChange w:id="157" w:author="Megan Swift" w:date="2014-05-01T13:16:00Z">
            <w:rPr>
              <w:lang w:val="en-US"/>
            </w:rPr>
          </w:rPrChange>
        </w:rPr>
        <w:t xml:space="preserve">    -</w:t>
      </w:r>
      <w:proofErr w:type="gramStart"/>
      <w:r w:rsidRPr="002F2CB0">
        <w:rPr>
          <w:lang w:val="en-US"/>
          <w:rPrChange w:id="158" w:author="Megan Swift" w:date="2014-05-01T13:16:00Z">
            <w:rPr>
              <w:lang w:val="en-US"/>
            </w:rPr>
          </w:rPrChange>
        </w:rPr>
        <w:t xml:space="preserve">- </w:t>
      </w:r>
      <w:r w:rsidR="00107561" w:rsidRPr="002F2CB0">
        <w:rPr>
          <w:lang w:val="en-US"/>
          <w:rPrChange w:id="159" w:author="Megan Swift" w:date="2014-05-01T13:16:00Z">
            <w:rPr>
              <w:lang w:val="en-US"/>
            </w:rPr>
          </w:rPrChange>
        </w:rPr>
        <w:t xml:space="preserve"> </w:t>
      </w:r>
      <w:r w:rsidR="00107561" w:rsidRPr="002F2CB0">
        <w:rPr>
          <w:i/>
          <w:lang w:val="en-US"/>
          <w:rPrChange w:id="160" w:author="Megan Swift" w:date="2014-05-01T13:16:00Z">
            <w:rPr>
              <w:i/>
              <w:lang w:val="en-US"/>
            </w:rPr>
          </w:rPrChange>
        </w:rPr>
        <w:t>A</w:t>
      </w:r>
      <w:proofErr w:type="gramEnd"/>
      <w:r w:rsidR="00107561" w:rsidRPr="002F2CB0">
        <w:rPr>
          <w:i/>
          <w:lang w:val="en-US"/>
          <w:rPrChange w:id="161" w:author="Megan Swift" w:date="2014-05-01T13:16:00Z">
            <w:rPr>
              <w:i/>
              <w:lang w:val="en-US"/>
            </w:rPr>
          </w:rPrChange>
        </w:rPr>
        <w:t xml:space="preserve"> History of Russian Women’s Writing 1820-1992</w:t>
      </w:r>
      <w:r w:rsidR="00107561" w:rsidRPr="002F2CB0">
        <w:rPr>
          <w:lang w:val="en-US"/>
          <w:rPrChange w:id="162" w:author="Megan Swift" w:date="2014-05-01T13:16:00Z">
            <w:rPr>
              <w:lang w:val="en-US"/>
            </w:rPr>
          </w:rPrChange>
        </w:rPr>
        <w:t xml:space="preserve"> (Oxford UP, 1994)</w:t>
      </w:r>
    </w:p>
    <w:p w14:paraId="2D252101" w14:textId="400FB83C" w:rsidR="00116865" w:rsidRPr="002F2CB0" w:rsidRDefault="00116865" w:rsidP="00095468">
      <w:pPr>
        <w:rPr>
          <w:lang w:val="en-US"/>
          <w:rPrChange w:id="163" w:author="Megan Swift" w:date="2014-05-01T13:16:00Z">
            <w:rPr>
              <w:lang w:val="en-US"/>
            </w:rPr>
          </w:rPrChange>
        </w:rPr>
        <w:pPrChange w:id="164" w:author="Megan Swift" w:date="2014-05-01T13:15:00Z">
          <w:pPr/>
        </w:pPrChange>
      </w:pPr>
      <w:ins w:id="165" w:author="Robert Chandler" w:date="2014-05-01T09:58:00Z">
        <w:r w:rsidRPr="002F2CB0">
          <w:rPr>
            <w:lang w:val="en-US"/>
            <w:rPrChange w:id="166" w:author="Megan Swift" w:date="2014-05-01T13:16:00Z">
              <w:rPr>
                <w:lang w:val="en-US"/>
              </w:rPr>
            </w:rPrChange>
          </w:rPr>
          <w:t xml:space="preserve">Along with Burgin, Kelly was one of the first Western scholars to recognize </w:t>
        </w:r>
        <w:proofErr w:type="spellStart"/>
        <w:r w:rsidRPr="002F2CB0">
          <w:rPr>
            <w:lang w:val="en-US"/>
            <w:rPrChange w:id="167" w:author="Megan Swift" w:date="2014-05-01T13:16:00Z">
              <w:rPr>
                <w:lang w:val="en-US"/>
              </w:rPr>
            </w:rPrChange>
          </w:rPr>
          <w:t>Parnok’s</w:t>
        </w:r>
        <w:proofErr w:type="spellEnd"/>
        <w:r w:rsidRPr="002F2CB0">
          <w:rPr>
            <w:lang w:val="en-US"/>
            <w:rPrChange w:id="168" w:author="Megan Swift" w:date="2014-05-01T13:16:00Z">
              <w:rPr>
                <w:lang w:val="en-US"/>
              </w:rPr>
            </w:rPrChange>
          </w:rPr>
          <w:t xml:space="preserve"> brilliance. </w:t>
        </w:r>
      </w:ins>
    </w:p>
    <w:p w14:paraId="61196E58" w14:textId="77777777" w:rsidR="006D6AAB" w:rsidRPr="002F2CB0" w:rsidRDefault="006D6AAB" w:rsidP="00095468">
      <w:pPr>
        <w:rPr>
          <w:lang w:val="en-US"/>
          <w:rPrChange w:id="169" w:author="Megan Swift" w:date="2014-05-01T13:16:00Z">
            <w:rPr>
              <w:lang w:val="en-US"/>
            </w:rPr>
          </w:rPrChange>
        </w:rPr>
        <w:pPrChange w:id="170" w:author="Megan Swift" w:date="2014-05-01T13:15:00Z">
          <w:pPr/>
        </w:pPrChange>
      </w:pPr>
    </w:p>
    <w:p w14:paraId="76A42DE1" w14:textId="56D5FD81" w:rsidR="001B3A30" w:rsidRPr="002F2CB0" w:rsidRDefault="001B3A30" w:rsidP="00095468">
      <w:pPr>
        <w:rPr>
          <w:b/>
          <w:lang w:val="en-US"/>
          <w:rPrChange w:id="171" w:author="Megan Swift" w:date="2014-05-01T13:16:00Z">
            <w:rPr>
              <w:b/>
              <w:lang w:val="en-US"/>
            </w:rPr>
          </w:rPrChange>
        </w:rPr>
        <w:pPrChange w:id="172" w:author="Megan Swift" w:date="2014-05-01T13:15:00Z">
          <w:pPr/>
        </w:pPrChange>
      </w:pPr>
      <w:r w:rsidRPr="002F2CB0">
        <w:rPr>
          <w:b/>
          <w:lang w:val="en-US"/>
          <w:rPrChange w:id="173" w:author="Megan Swift" w:date="2014-05-01T13:16:00Z">
            <w:rPr>
              <w:b/>
              <w:lang w:val="en-US"/>
            </w:rPr>
          </w:rPrChange>
        </w:rPr>
        <w:t>Poetry</w:t>
      </w:r>
    </w:p>
    <w:p w14:paraId="7E260D66" w14:textId="77777777" w:rsidR="001B3A30" w:rsidRPr="002F2CB0" w:rsidRDefault="001B3A30" w:rsidP="00095468">
      <w:pPr>
        <w:rPr>
          <w:b/>
          <w:lang w:val="en-US"/>
          <w:rPrChange w:id="174" w:author="Megan Swift" w:date="2014-05-01T13:16:00Z">
            <w:rPr>
              <w:b/>
              <w:lang w:val="en-US"/>
            </w:rPr>
          </w:rPrChange>
        </w:rPr>
        <w:pPrChange w:id="175" w:author="Megan Swift" w:date="2014-05-01T13:15:00Z">
          <w:pPr/>
        </w:pPrChange>
      </w:pPr>
    </w:p>
    <w:p w14:paraId="14DCF6F2" w14:textId="3DC66A2B" w:rsidR="001B3A30" w:rsidRPr="002F2CB0" w:rsidRDefault="001B3A30" w:rsidP="00095468">
      <w:pPr>
        <w:rPr>
          <w:b/>
          <w:lang w:val="en-US"/>
          <w:rPrChange w:id="176" w:author="Megan Swift" w:date="2014-05-01T13:16:00Z">
            <w:rPr>
              <w:b/>
              <w:lang w:val="en-US"/>
            </w:rPr>
          </w:rPrChange>
        </w:rPr>
        <w:pPrChange w:id="177" w:author="Megan Swift" w:date="2014-05-01T13:15:00Z">
          <w:pPr/>
        </w:pPrChange>
      </w:pPr>
      <w:r w:rsidRPr="002F2CB0">
        <w:rPr>
          <w:b/>
          <w:lang w:val="en-US"/>
          <w:rPrChange w:id="178" w:author="Megan Swift" w:date="2014-05-01T13:16:00Z">
            <w:rPr>
              <w:b/>
              <w:lang w:val="en-US"/>
            </w:rPr>
          </w:rPrChange>
        </w:rPr>
        <w:t>1. Separate volumes</w:t>
      </w:r>
    </w:p>
    <w:p w14:paraId="1380FF7C" w14:textId="77777777" w:rsidR="001B3A30" w:rsidRPr="002F2CB0" w:rsidRDefault="001B3A30" w:rsidP="00095468">
      <w:pPr>
        <w:rPr>
          <w:b/>
          <w:lang w:val="en-US"/>
          <w:rPrChange w:id="179" w:author="Megan Swift" w:date="2014-05-01T13:16:00Z">
            <w:rPr>
              <w:b/>
              <w:lang w:val="en-US"/>
            </w:rPr>
          </w:rPrChange>
        </w:rPr>
        <w:pPrChange w:id="180" w:author="Megan Swift" w:date="2014-05-01T13:15:00Z">
          <w:pPr/>
        </w:pPrChange>
      </w:pPr>
    </w:p>
    <w:p w14:paraId="27AB1A7C" w14:textId="0096695B" w:rsidR="006D6AAB" w:rsidRPr="002F2CB0" w:rsidRDefault="00CB15C5" w:rsidP="00095468">
      <w:pPr>
        <w:rPr>
          <w:lang w:val="en-US"/>
          <w:rPrChange w:id="181" w:author="Megan Swift" w:date="2014-05-01T13:16:00Z">
            <w:rPr>
              <w:lang w:val="en-US"/>
            </w:rPr>
          </w:rPrChange>
        </w:rPr>
        <w:pPrChange w:id="182" w:author="Megan Swift" w:date="2014-05-01T13:15:00Z">
          <w:pPr/>
        </w:pPrChange>
      </w:pPr>
      <w:proofErr w:type="spellStart"/>
      <w:r w:rsidRPr="002F2CB0">
        <w:rPr>
          <w:lang w:val="en-US"/>
          <w:rPrChange w:id="183" w:author="Megan Swift" w:date="2014-05-01T13:16:00Z">
            <w:rPr>
              <w:lang w:val="en-US"/>
            </w:rPr>
          </w:rPrChange>
        </w:rPr>
        <w:t>Stikhotvorenii</w:t>
      </w:r>
      <w:r w:rsidR="006D6AAB" w:rsidRPr="002F2CB0">
        <w:rPr>
          <w:lang w:val="en-US"/>
          <w:rPrChange w:id="184" w:author="Megan Swift" w:date="2014-05-01T13:16:00Z">
            <w:rPr>
              <w:lang w:val="en-US"/>
            </w:rPr>
          </w:rPrChange>
        </w:rPr>
        <w:t>a</w:t>
      </w:r>
      <w:proofErr w:type="spellEnd"/>
      <w:r w:rsidR="006D6AAB" w:rsidRPr="002F2CB0">
        <w:rPr>
          <w:lang w:val="en-US"/>
          <w:rPrChange w:id="185" w:author="Megan Swift" w:date="2014-05-01T13:16:00Z">
            <w:rPr>
              <w:lang w:val="en-US"/>
            </w:rPr>
          </w:rPrChange>
        </w:rPr>
        <w:t xml:space="preserve"> (</w:t>
      </w:r>
      <w:r w:rsidR="00602230" w:rsidRPr="002F2CB0">
        <w:rPr>
          <w:i/>
          <w:lang w:val="en-US"/>
          <w:rPrChange w:id="186" w:author="Megan Swift" w:date="2014-05-01T13:16:00Z">
            <w:rPr>
              <w:i/>
              <w:lang w:val="en-US"/>
            </w:rPr>
          </w:rPrChange>
        </w:rPr>
        <w:t>Poems</w:t>
      </w:r>
      <w:r w:rsidR="00602230" w:rsidRPr="002F2CB0">
        <w:rPr>
          <w:lang w:val="en-US"/>
          <w:rPrChange w:id="187" w:author="Megan Swift" w:date="2014-05-01T13:16:00Z">
            <w:rPr>
              <w:lang w:val="en-US"/>
            </w:rPr>
          </w:rPrChange>
        </w:rPr>
        <w:t>)</w:t>
      </w:r>
      <w:r w:rsidR="006D6AAB" w:rsidRPr="002F2CB0">
        <w:rPr>
          <w:i/>
          <w:lang w:val="en-US"/>
          <w:rPrChange w:id="188" w:author="Megan Swift" w:date="2014-05-01T13:16:00Z">
            <w:rPr>
              <w:i/>
              <w:lang w:val="en-US"/>
            </w:rPr>
          </w:rPrChange>
        </w:rPr>
        <w:t xml:space="preserve"> </w:t>
      </w:r>
      <w:r w:rsidR="00602230" w:rsidRPr="002F2CB0">
        <w:rPr>
          <w:lang w:val="en-US"/>
          <w:rPrChange w:id="189" w:author="Megan Swift" w:date="2014-05-01T13:16:00Z">
            <w:rPr>
              <w:lang w:val="en-US"/>
            </w:rPr>
          </w:rPrChange>
        </w:rPr>
        <w:t>[</w:t>
      </w:r>
      <w:r w:rsidR="006D6AAB" w:rsidRPr="002F2CB0">
        <w:rPr>
          <w:i/>
          <w:lang w:val="en-US"/>
          <w:rPrChange w:id="190" w:author="Megan Swift" w:date="2014-05-01T13:16:00Z">
            <w:rPr>
              <w:i/>
              <w:lang w:val="en-US"/>
            </w:rPr>
          </w:rPrChange>
        </w:rPr>
        <w:t>1916</w:t>
      </w:r>
      <w:r w:rsidR="00602230" w:rsidRPr="002F2CB0">
        <w:rPr>
          <w:lang w:val="en-US"/>
          <w:rPrChange w:id="191" w:author="Megan Swift" w:date="2014-05-01T13:16:00Z">
            <w:rPr>
              <w:lang w:val="en-US"/>
            </w:rPr>
          </w:rPrChange>
        </w:rPr>
        <w:t>]</w:t>
      </w:r>
    </w:p>
    <w:p w14:paraId="522B5BDC" w14:textId="77777777" w:rsidR="001B3A30" w:rsidRPr="002F2CB0" w:rsidRDefault="001B3A30" w:rsidP="00095468">
      <w:pPr>
        <w:rPr>
          <w:lang w:val="en-US"/>
          <w:rPrChange w:id="192" w:author="Megan Swift" w:date="2014-05-01T13:16:00Z">
            <w:rPr>
              <w:lang w:val="en-US"/>
            </w:rPr>
          </w:rPrChange>
        </w:rPr>
        <w:pPrChange w:id="193" w:author="Megan Swift" w:date="2014-05-01T13:15:00Z">
          <w:pPr/>
        </w:pPrChange>
      </w:pPr>
    </w:p>
    <w:p w14:paraId="62785C7A" w14:textId="2C07B403" w:rsidR="00107561" w:rsidRPr="002F2CB0" w:rsidRDefault="00602230" w:rsidP="00095468">
      <w:pPr>
        <w:rPr>
          <w:rFonts w:eastAsia="Times New Roman"/>
          <w:rPrChange w:id="194" w:author="Megan Swift" w:date="2014-05-01T13:16:00Z">
            <w:rPr>
              <w:rFonts w:eastAsia="Times New Roman"/>
            </w:rPr>
          </w:rPrChange>
        </w:rPr>
        <w:pPrChange w:id="195" w:author="Megan Swift" w:date="2014-05-01T13:15:00Z">
          <w:pPr/>
        </w:pPrChange>
      </w:pPr>
      <w:proofErr w:type="spellStart"/>
      <w:r w:rsidRPr="002F2CB0">
        <w:rPr>
          <w:lang w:val="en-US"/>
          <w:rPrChange w:id="196" w:author="Megan Swift" w:date="2014-05-01T13:16:00Z">
            <w:rPr>
              <w:lang w:val="en-US"/>
            </w:rPr>
          </w:rPrChange>
        </w:rPr>
        <w:t>Rozy</w:t>
      </w:r>
      <w:proofErr w:type="spellEnd"/>
      <w:r w:rsidRPr="002F2CB0">
        <w:rPr>
          <w:lang w:val="en-US"/>
          <w:rPrChange w:id="197" w:author="Megan Swift" w:date="2014-05-01T13:16:00Z">
            <w:rPr>
              <w:lang w:val="en-US"/>
            </w:rPr>
          </w:rPrChange>
        </w:rPr>
        <w:t xml:space="preserve"> </w:t>
      </w:r>
      <w:proofErr w:type="spellStart"/>
      <w:r w:rsidR="006D7EC3" w:rsidRPr="002F2CB0">
        <w:rPr>
          <w:lang w:val="en-US"/>
          <w:rPrChange w:id="198" w:author="Megan Swift" w:date="2014-05-01T13:16:00Z">
            <w:rPr>
              <w:lang w:val="en-US"/>
            </w:rPr>
          </w:rPrChange>
        </w:rPr>
        <w:t>Pierii</w:t>
      </w:r>
      <w:proofErr w:type="spellEnd"/>
      <w:r w:rsidR="006D7EC3" w:rsidRPr="002F2CB0">
        <w:rPr>
          <w:i/>
          <w:lang w:val="en-US"/>
          <w:rPrChange w:id="199" w:author="Megan Swift" w:date="2014-05-01T13:16:00Z">
            <w:rPr>
              <w:i/>
              <w:lang w:val="en-US"/>
            </w:rPr>
          </w:rPrChange>
        </w:rPr>
        <w:t xml:space="preserve"> </w:t>
      </w:r>
      <w:r w:rsidR="006D7EC3" w:rsidRPr="002F2CB0">
        <w:rPr>
          <w:lang w:val="en-US"/>
          <w:rPrChange w:id="200" w:author="Megan Swift" w:date="2014-05-01T13:16:00Z">
            <w:rPr>
              <w:lang w:val="en-US"/>
            </w:rPr>
          </w:rPrChange>
        </w:rPr>
        <w:t>(</w:t>
      </w:r>
      <w:r w:rsidR="00107561" w:rsidRPr="002F2CB0">
        <w:rPr>
          <w:rFonts w:eastAsia="Times New Roman"/>
          <w:i/>
          <w:iCs/>
          <w:rPrChange w:id="201" w:author="Megan Swift" w:date="2014-05-01T13:16:00Z">
            <w:rPr>
              <w:rFonts w:eastAsia="Times New Roman"/>
              <w:i/>
              <w:iCs/>
            </w:rPr>
          </w:rPrChange>
        </w:rPr>
        <w:t>Roses of Pieria</w:t>
      </w:r>
      <w:r w:rsidRPr="002F2CB0">
        <w:rPr>
          <w:rFonts w:eastAsia="Times New Roman"/>
          <w:rPrChange w:id="202" w:author="Megan Swift" w:date="2014-05-01T13:16:00Z">
            <w:rPr>
              <w:rFonts w:eastAsia="Times New Roman"/>
            </w:rPr>
          </w:rPrChange>
        </w:rPr>
        <w:t>)</w:t>
      </w:r>
      <w:r w:rsidR="006D7EC3" w:rsidRPr="002F2CB0">
        <w:rPr>
          <w:rFonts w:eastAsia="Times New Roman"/>
          <w:rPrChange w:id="203" w:author="Megan Swift" w:date="2014-05-01T13:16:00Z">
            <w:rPr>
              <w:rFonts w:eastAsia="Times New Roman"/>
            </w:rPr>
          </w:rPrChange>
        </w:rPr>
        <w:t xml:space="preserve"> </w:t>
      </w:r>
      <w:r w:rsidRPr="002F2CB0">
        <w:rPr>
          <w:rFonts w:eastAsia="Times New Roman"/>
          <w:rPrChange w:id="204" w:author="Megan Swift" w:date="2014-05-01T13:16:00Z">
            <w:rPr>
              <w:rFonts w:eastAsia="Times New Roman"/>
            </w:rPr>
          </w:rPrChange>
        </w:rPr>
        <w:t>[1922]</w:t>
      </w:r>
    </w:p>
    <w:p w14:paraId="646FD7EB" w14:textId="77777777" w:rsidR="001B3A30" w:rsidRPr="002F2CB0" w:rsidRDefault="001B3A30" w:rsidP="00095468">
      <w:pPr>
        <w:rPr>
          <w:rFonts w:eastAsia="Times New Roman"/>
          <w:rPrChange w:id="205" w:author="Megan Swift" w:date="2014-05-01T13:16:00Z">
            <w:rPr>
              <w:rFonts w:eastAsia="Times New Roman"/>
            </w:rPr>
          </w:rPrChange>
        </w:rPr>
        <w:pPrChange w:id="206" w:author="Megan Swift" w:date="2014-05-01T13:15:00Z">
          <w:pPr/>
        </w:pPrChange>
      </w:pPr>
    </w:p>
    <w:p w14:paraId="243761AB" w14:textId="73C18F3C" w:rsidR="009B4FF3" w:rsidRPr="002F2CB0" w:rsidRDefault="006D7EC3" w:rsidP="00095468">
      <w:pPr>
        <w:rPr>
          <w:rFonts w:eastAsia="Times New Roman"/>
          <w:rPrChange w:id="207" w:author="Megan Swift" w:date="2014-05-01T13:16:00Z">
            <w:rPr>
              <w:rFonts w:eastAsia="Times New Roman"/>
            </w:rPr>
          </w:rPrChange>
        </w:rPr>
        <w:pPrChange w:id="208" w:author="Megan Swift" w:date="2014-05-01T13:15:00Z">
          <w:pPr/>
        </w:pPrChange>
      </w:pPr>
      <w:proofErr w:type="spellStart"/>
      <w:r w:rsidRPr="002F2CB0">
        <w:rPr>
          <w:rFonts w:eastAsia="Times New Roman"/>
          <w:rPrChange w:id="209" w:author="Megan Swift" w:date="2014-05-01T13:16:00Z">
            <w:rPr>
              <w:rFonts w:eastAsia="Times New Roman"/>
            </w:rPr>
          </w:rPrChange>
        </w:rPr>
        <w:t>Loza</w:t>
      </w:r>
      <w:proofErr w:type="spellEnd"/>
      <w:r w:rsidRPr="002F2CB0">
        <w:rPr>
          <w:rFonts w:eastAsia="Times New Roman"/>
          <w:rPrChange w:id="210" w:author="Megan Swift" w:date="2014-05-01T13:16:00Z">
            <w:rPr>
              <w:rFonts w:eastAsia="Times New Roman"/>
            </w:rPr>
          </w:rPrChange>
        </w:rPr>
        <w:t xml:space="preserve">: </w:t>
      </w:r>
      <w:proofErr w:type="spellStart"/>
      <w:r w:rsidRPr="002F2CB0">
        <w:rPr>
          <w:rFonts w:eastAsia="Times New Roman"/>
          <w:rPrChange w:id="211" w:author="Megan Swift" w:date="2014-05-01T13:16:00Z">
            <w:rPr>
              <w:rFonts w:eastAsia="Times New Roman"/>
            </w:rPr>
          </w:rPrChange>
        </w:rPr>
        <w:t>Stikhi</w:t>
      </w:r>
      <w:proofErr w:type="spellEnd"/>
      <w:r w:rsidRPr="002F2CB0">
        <w:rPr>
          <w:rFonts w:eastAsia="Times New Roman"/>
          <w:rPrChange w:id="212" w:author="Megan Swift" w:date="2014-05-01T13:16:00Z">
            <w:rPr>
              <w:rFonts w:eastAsia="Times New Roman"/>
            </w:rPr>
          </w:rPrChange>
        </w:rPr>
        <w:t xml:space="preserve"> 1922 g. (</w:t>
      </w:r>
      <w:r w:rsidR="00107561" w:rsidRPr="002F2CB0">
        <w:rPr>
          <w:rFonts w:eastAsia="Times New Roman"/>
          <w:i/>
          <w:iCs/>
          <w:rPrChange w:id="213" w:author="Megan Swift" w:date="2014-05-01T13:16:00Z">
            <w:rPr>
              <w:rFonts w:eastAsia="Times New Roman"/>
              <w:i/>
              <w:iCs/>
            </w:rPr>
          </w:rPrChange>
        </w:rPr>
        <w:t>The Vine</w:t>
      </w:r>
      <w:r w:rsidRPr="002F2CB0">
        <w:rPr>
          <w:rFonts w:eastAsia="Times New Roman"/>
          <w:i/>
          <w:iCs/>
          <w:rPrChange w:id="214" w:author="Megan Swift" w:date="2014-05-01T13:16:00Z">
            <w:rPr>
              <w:rFonts w:eastAsia="Times New Roman"/>
              <w:i/>
              <w:iCs/>
            </w:rPr>
          </w:rPrChange>
        </w:rPr>
        <w:t>: Poems of 1922</w:t>
      </w:r>
      <w:r w:rsidR="00602230" w:rsidRPr="002F2CB0">
        <w:rPr>
          <w:rFonts w:eastAsia="Times New Roman"/>
          <w:rPrChange w:id="215" w:author="Megan Swift" w:date="2014-05-01T13:16:00Z">
            <w:rPr>
              <w:rFonts w:eastAsia="Times New Roman"/>
            </w:rPr>
          </w:rPrChange>
        </w:rPr>
        <w:t>)</w:t>
      </w:r>
      <w:r w:rsidRPr="002F2CB0">
        <w:rPr>
          <w:rFonts w:eastAsia="Times New Roman"/>
          <w:rPrChange w:id="216" w:author="Megan Swift" w:date="2014-05-01T13:16:00Z">
            <w:rPr>
              <w:rFonts w:eastAsia="Times New Roman"/>
            </w:rPr>
          </w:rPrChange>
        </w:rPr>
        <w:t xml:space="preserve"> </w:t>
      </w:r>
      <w:r w:rsidR="00602230" w:rsidRPr="002F2CB0">
        <w:rPr>
          <w:rFonts w:eastAsia="Times New Roman"/>
          <w:rPrChange w:id="217" w:author="Megan Swift" w:date="2014-05-01T13:16:00Z">
            <w:rPr>
              <w:rFonts w:eastAsia="Times New Roman"/>
            </w:rPr>
          </w:rPrChange>
        </w:rPr>
        <w:t>[1923]</w:t>
      </w:r>
      <w:r w:rsidR="009B4FF3" w:rsidRPr="002F2CB0">
        <w:rPr>
          <w:rFonts w:eastAsia="Times New Roman"/>
          <w:rPrChange w:id="218" w:author="Megan Swift" w:date="2014-05-01T13:16:00Z">
            <w:rPr>
              <w:rFonts w:eastAsia="Times New Roman"/>
            </w:rPr>
          </w:rPrChange>
        </w:rPr>
        <w:t xml:space="preserve"> </w:t>
      </w:r>
    </w:p>
    <w:p w14:paraId="6A6B2650" w14:textId="77777777" w:rsidR="001B3A30" w:rsidRPr="002F2CB0" w:rsidRDefault="001B3A30" w:rsidP="00095468">
      <w:pPr>
        <w:rPr>
          <w:rFonts w:eastAsia="Times New Roman"/>
          <w:iCs/>
          <w:rPrChange w:id="219" w:author="Megan Swift" w:date="2014-05-01T13:16:00Z">
            <w:rPr>
              <w:rFonts w:eastAsia="Times New Roman"/>
              <w:iCs/>
            </w:rPr>
          </w:rPrChange>
        </w:rPr>
        <w:pPrChange w:id="220" w:author="Megan Swift" w:date="2014-05-01T13:15:00Z">
          <w:pPr/>
        </w:pPrChange>
      </w:pPr>
    </w:p>
    <w:p w14:paraId="5A04090C" w14:textId="2E9E1218" w:rsidR="009B4FF3" w:rsidRPr="002F2CB0" w:rsidRDefault="006D7EC3" w:rsidP="00095468">
      <w:pPr>
        <w:rPr>
          <w:rFonts w:eastAsia="Times New Roman"/>
          <w:rPrChange w:id="221" w:author="Megan Swift" w:date="2014-05-01T13:16:00Z">
            <w:rPr>
              <w:rFonts w:eastAsia="Times New Roman"/>
            </w:rPr>
          </w:rPrChange>
        </w:rPr>
        <w:pPrChange w:id="222" w:author="Megan Swift" w:date="2014-05-01T13:15:00Z">
          <w:pPr/>
        </w:pPrChange>
      </w:pPr>
      <w:proofErr w:type="spellStart"/>
      <w:r w:rsidRPr="002F2CB0">
        <w:rPr>
          <w:rFonts w:eastAsia="Times New Roman"/>
          <w:iCs/>
          <w:rPrChange w:id="223" w:author="Megan Swift" w:date="2014-05-01T13:16:00Z">
            <w:rPr>
              <w:rFonts w:eastAsia="Times New Roman"/>
              <w:iCs/>
            </w:rPr>
          </w:rPrChange>
        </w:rPr>
        <w:t>Muzyka</w:t>
      </w:r>
      <w:proofErr w:type="spellEnd"/>
      <w:r w:rsidRPr="002F2CB0">
        <w:rPr>
          <w:rFonts w:eastAsia="Times New Roman"/>
          <w:iCs/>
          <w:rPrChange w:id="224" w:author="Megan Swift" w:date="2014-05-01T13:16:00Z">
            <w:rPr>
              <w:rFonts w:eastAsia="Times New Roman"/>
              <w:iCs/>
            </w:rPr>
          </w:rPrChange>
        </w:rPr>
        <w:t xml:space="preserve"> (</w:t>
      </w:r>
      <w:r w:rsidR="009B4FF3" w:rsidRPr="002F2CB0">
        <w:rPr>
          <w:rFonts w:eastAsia="Times New Roman"/>
          <w:i/>
          <w:iCs/>
          <w:rPrChange w:id="225" w:author="Megan Swift" w:date="2014-05-01T13:16:00Z">
            <w:rPr>
              <w:rFonts w:eastAsia="Times New Roman"/>
              <w:i/>
              <w:iCs/>
            </w:rPr>
          </w:rPrChange>
        </w:rPr>
        <w:t>Music</w:t>
      </w:r>
      <w:r w:rsidR="00602230" w:rsidRPr="002F2CB0">
        <w:rPr>
          <w:rFonts w:eastAsia="Times New Roman"/>
          <w:rPrChange w:id="226" w:author="Megan Swift" w:date="2014-05-01T13:16:00Z">
            <w:rPr>
              <w:rFonts w:eastAsia="Times New Roman"/>
            </w:rPr>
          </w:rPrChange>
        </w:rPr>
        <w:t>)</w:t>
      </w:r>
      <w:r w:rsidRPr="002F2CB0">
        <w:rPr>
          <w:rFonts w:eastAsia="Times New Roman"/>
          <w:rPrChange w:id="227" w:author="Megan Swift" w:date="2014-05-01T13:16:00Z">
            <w:rPr>
              <w:rFonts w:eastAsia="Times New Roman"/>
            </w:rPr>
          </w:rPrChange>
        </w:rPr>
        <w:t xml:space="preserve"> </w:t>
      </w:r>
      <w:r w:rsidR="00602230" w:rsidRPr="002F2CB0">
        <w:rPr>
          <w:rFonts w:eastAsia="Times New Roman"/>
          <w:rPrChange w:id="228" w:author="Megan Swift" w:date="2014-05-01T13:16:00Z">
            <w:rPr>
              <w:rFonts w:eastAsia="Times New Roman"/>
            </w:rPr>
          </w:rPrChange>
        </w:rPr>
        <w:t>[1926]</w:t>
      </w:r>
      <w:r w:rsidR="009B4FF3" w:rsidRPr="002F2CB0">
        <w:rPr>
          <w:rFonts w:eastAsia="Times New Roman"/>
          <w:rPrChange w:id="229" w:author="Megan Swift" w:date="2014-05-01T13:16:00Z">
            <w:rPr>
              <w:rFonts w:eastAsia="Times New Roman"/>
            </w:rPr>
          </w:rPrChange>
        </w:rPr>
        <w:t xml:space="preserve"> </w:t>
      </w:r>
    </w:p>
    <w:p w14:paraId="2BA9ACD8" w14:textId="77777777" w:rsidR="001B3A30" w:rsidRPr="002F2CB0" w:rsidRDefault="001B3A30" w:rsidP="00095468">
      <w:pPr>
        <w:rPr>
          <w:rFonts w:eastAsia="Times New Roman"/>
          <w:iCs/>
          <w:rPrChange w:id="230" w:author="Megan Swift" w:date="2014-05-01T13:16:00Z">
            <w:rPr>
              <w:rFonts w:eastAsia="Times New Roman"/>
              <w:iCs/>
            </w:rPr>
          </w:rPrChange>
        </w:rPr>
        <w:pPrChange w:id="231" w:author="Megan Swift" w:date="2014-05-01T13:15:00Z">
          <w:pPr/>
        </w:pPrChange>
      </w:pPr>
    </w:p>
    <w:p w14:paraId="068FFE91" w14:textId="2E2C5A1B" w:rsidR="00D5068E" w:rsidRPr="002F2CB0" w:rsidRDefault="006D7EC3" w:rsidP="00095468">
      <w:pPr>
        <w:rPr>
          <w:rFonts w:eastAsia="Times New Roman"/>
          <w:rPrChange w:id="232" w:author="Megan Swift" w:date="2014-05-01T13:16:00Z">
            <w:rPr>
              <w:rFonts w:eastAsia="Times New Roman"/>
            </w:rPr>
          </w:rPrChange>
        </w:rPr>
        <w:pPrChange w:id="233" w:author="Megan Swift" w:date="2014-05-01T13:15:00Z">
          <w:pPr/>
        </w:pPrChange>
      </w:pPr>
      <w:proofErr w:type="spellStart"/>
      <w:r w:rsidRPr="002F2CB0">
        <w:rPr>
          <w:rFonts w:eastAsia="Times New Roman"/>
          <w:iCs/>
          <w:rPrChange w:id="234" w:author="Megan Swift" w:date="2014-05-01T13:16:00Z">
            <w:rPr>
              <w:rFonts w:eastAsia="Times New Roman"/>
              <w:iCs/>
            </w:rPr>
          </w:rPrChange>
        </w:rPr>
        <w:t>Vpolgolosa</w:t>
      </w:r>
      <w:proofErr w:type="spellEnd"/>
      <w:r w:rsidRPr="002F2CB0">
        <w:rPr>
          <w:rFonts w:eastAsia="Times New Roman"/>
          <w:iCs/>
          <w:rPrChange w:id="235" w:author="Megan Swift" w:date="2014-05-01T13:16:00Z">
            <w:rPr>
              <w:rFonts w:eastAsia="Times New Roman"/>
              <w:iCs/>
            </w:rPr>
          </w:rPrChange>
        </w:rPr>
        <w:t xml:space="preserve">: </w:t>
      </w:r>
      <w:proofErr w:type="spellStart"/>
      <w:r w:rsidRPr="002F2CB0">
        <w:rPr>
          <w:rFonts w:eastAsia="Times New Roman"/>
          <w:iCs/>
          <w:rPrChange w:id="236" w:author="Megan Swift" w:date="2014-05-01T13:16:00Z">
            <w:rPr>
              <w:rFonts w:eastAsia="Times New Roman"/>
              <w:iCs/>
            </w:rPr>
          </w:rPrChange>
        </w:rPr>
        <w:t>Stikhi</w:t>
      </w:r>
      <w:proofErr w:type="spellEnd"/>
      <w:r w:rsidRPr="002F2CB0">
        <w:rPr>
          <w:rFonts w:eastAsia="Times New Roman"/>
          <w:iCs/>
          <w:rPrChange w:id="237" w:author="Megan Swift" w:date="2014-05-01T13:16:00Z">
            <w:rPr>
              <w:rFonts w:eastAsia="Times New Roman"/>
              <w:iCs/>
            </w:rPr>
          </w:rPrChange>
        </w:rPr>
        <w:t xml:space="preserve"> 1926-</w:t>
      </w:r>
      <w:r w:rsidR="007A1E79" w:rsidRPr="002F2CB0">
        <w:rPr>
          <w:rFonts w:eastAsia="Times New Roman"/>
          <w:iCs/>
          <w:rPrChange w:id="238" w:author="Megan Swift" w:date="2014-05-01T13:16:00Z">
            <w:rPr>
              <w:rFonts w:eastAsia="Times New Roman"/>
              <w:iCs/>
            </w:rPr>
          </w:rPrChange>
        </w:rPr>
        <w:t>19</w:t>
      </w:r>
      <w:r w:rsidRPr="002F2CB0">
        <w:rPr>
          <w:rFonts w:eastAsia="Times New Roman"/>
          <w:iCs/>
          <w:rPrChange w:id="239" w:author="Megan Swift" w:date="2014-05-01T13:16:00Z">
            <w:rPr>
              <w:rFonts w:eastAsia="Times New Roman"/>
              <w:iCs/>
            </w:rPr>
          </w:rPrChange>
        </w:rPr>
        <w:t>27 (</w:t>
      </w:r>
      <w:r w:rsidR="00F91E74" w:rsidRPr="002F2CB0">
        <w:rPr>
          <w:rFonts w:eastAsia="Times New Roman"/>
          <w:i/>
          <w:iCs/>
          <w:rPrChange w:id="240" w:author="Megan Swift" w:date="2014-05-01T13:16:00Z">
            <w:rPr>
              <w:rFonts w:eastAsia="Times New Roman"/>
              <w:i/>
              <w:iCs/>
            </w:rPr>
          </w:rPrChange>
        </w:rPr>
        <w:t>In an</w:t>
      </w:r>
      <w:r w:rsidR="00605151" w:rsidRPr="002F2CB0">
        <w:rPr>
          <w:rFonts w:eastAsia="Times New Roman"/>
          <w:i/>
          <w:iCs/>
          <w:rPrChange w:id="241" w:author="Megan Swift" w:date="2014-05-01T13:16:00Z">
            <w:rPr>
              <w:rFonts w:eastAsia="Times New Roman"/>
              <w:i/>
              <w:iCs/>
            </w:rPr>
          </w:rPrChange>
        </w:rPr>
        <w:t xml:space="preserve"> Undertone</w:t>
      </w:r>
      <w:r w:rsidR="00602230" w:rsidRPr="002F2CB0">
        <w:rPr>
          <w:rFonts w:eastAsia="Times New Roman"/>
          <w:i/>
          <w:iCs/>
          <w:rPrChange w:id="242" w:author="Megan Swift" w:date="2014-05-01T13:16:00Z">
            <w:rPr>
              <w:rFonts w:eastAsia="Times New Roman"/>
              <w:i/>
              <w:iCs/>
            </w:rPr>
          </w:rPrChange>
        </w:rPr>
        <w:t>: Poems of 1926-</w:t>
      </w:r>
      <w:r w:rsidR="007A1E79" w:rsidRPr="002F2CB0">
        <w:rPr>
          <w:rFonts w:eastAsia="Times New Roman"/>
          <w:i/>
          <w:iCs/>
          <w:rPrChange w:id="243" w:author="Megan Swift" w:date="2014-05-01T13:16:00Z">
            <w:rPr>
              <w:rFonts w:eastAsia="Times New Roman"/>
              <w:i/>
              <w:iCs/>
            </w:rPr>
          </w:rPrChange>
        </w:rPr>
        <w:t>19</w:t>
      </w:r>
      <w:r w:rsidR="00602230" w:rsidRPr="002F2CB0">
        <w:rPr>
          <w:rFonts w:eastAsia="Times New Roman"/>
          <w:i/>
          <w:iCs/>
          <w:rPrChange w:id="244" w:author="Megan Swift" w:date="2014-05-01T13:16:00Z">
            <w:rPr>
              <w:rFonts w:eastAsia="Times New Roman"/>
              <w:i/>
              <w:iCs/>
            </w:rPr>
          </w:rPrChange>
        </w:rPr>
        <w:t>27</w:t>
      </w:r>
      <w:r w:rsidR="00602230" w:rsidRPr="002F2CB0">
        <w:rPr>
          <w:rFonts w:eastAsia="Times New Roman"/>
          <w:rPrChange w:id="245" w:author="Megan Swift" w:date="2014-05-01T13:16:00Z">
            <w:rPr>
              <w:rFonts w:eastAsia="Times New Roman"/>
            </w:rPr>
          </w:rPrChange>
        </w:rPr>
        <w:t>)</w:t>
      </w:r>
      <w:r w:rsidRPr="002F2CB0">
        <w:rPr>
          <w:rFonts w:eastAsia="Times New Roman"/>
          <w:rPrChange w:id="246" w:author="Megan Swift" w:date="2014-05-01T13:16:00Z">
            <w:rPr>
              <w:rFonts w:eastAsia="Times New Roman"/>
            </w:rPr>
          </w:rPrChange>
        </w:rPr>
        <w:t xml:space="preserve"> </w:t>
      </w:r>
      <w:r w:rsidR="00602230" w:rsidRPr="002F2CB0">
        <w:rPr>
          <w:rFonts w:eastAsia="Times New Roman"/>
          <w:rPrChange w:id="247" w:author="Megan Swift" w:date="2014-05-01T13:16:00Z">
            <w:rPr>
              <w:rFonts w:eastAsia="Times New Roman"/>
            </w:rPr>
          </w:rPrChange>
        </w:rPr>
        <w:t>[1928]</w:t>
      </w:r>
    </w:p>
    <w:p w14:paraId="45126B9B" w14:textId="77777777" w:rsidR="001B3A30" w:rsidRPr="002F2CB0" w:rsidRDefault="001B3A30" w:rsidP="00095468">
      <w:pPr>
        <w:rPr>
          <w:rFonts w:eastAsia="Times New Roman"/>
          <w:rPrChange w:id="248" w:author="Megan Swift" w:date="2014-05-01T13:16:00Z">
            <w:rPr>
              <w:rFonts w:eastAsia="Times New Roman"/>
            </w:rPr>
          </w:rPrChange>
        </w:rPr>
        <w:pPrChange w:id="249" w:author="Megan Swift" w:date="2014-05-01T13:15:00Z">
          <w:pPr/>
        </w:pPrChange>
      </w:pPr>
    </w:p>
    <w:p w14:paraId="6EB6E103" w14:textId="77777777" w:rsidR="001B3A30" w:rsidRPr="002F2CB0" w:rsidRDefault="001B3A30" w:rsidP="00095468">
      <w:pPr>
        <w:rPr>
          <w:rFonts w:eastAsia="Times New Roman"/>
          <w:rPrChange w:id="250" w:author="Megan Swift" w:date="2014-05-01T13:16:00Z">
            <w:rPr>
              <w:rFonts w:eastAsia="Times New Roman"/>
            </w:rPr>
          </w:rPrChange>
        </w:rPr>
        <w:pPrChange w:id="251" w:author="Megan Swift" w:date="2014-05-01T13:15:00Z">
          <w:pPr/>
        </w:pPrChange>
      </w:pPr>
    </w:p>
    <w:p w14:paraId="1EBA21DE" w14:textId="1E44712C" w:rsidR="001B3A30" w:rsidRPr="002F2CB0" w:rsidRDefault="001B3A30" w:rsidP="00095468">
      <w:pPr>
        <w:rPr>
          <w:b/>
          <w:lang w:val="en-US"/>
          <w:rPrChange w:id="252" w:author="Megan Swift" w:date="2014-05-01T13:16:00Z">
            <w:rPr>
              <w:b/>
              <w:lang w:val="en-US"/>
            </w:rPr>
          </w:rPrChange>
        </w:rPr>
        <w:pPrChange w:id="253" w:author="Megan Swift" w:date="2014-05-01T13:15:00Z">
          <w:pPr/>
        </w:pPrChange>
      </w:pPr>
      <w:r w:rsidRPr="002F2CB0">
        <w:rPr>
          <w:b/>
          <w:lang w:val="en-US"/>
          <w:rPrChange w:id="254" w:author="Megan Swift" w:date="2014-05-01T13:16:00Z">
            <w:rPr>
              <w:b/>
              <w:lang w:val="en-US"/>
            </w:rPr>
          </w:rPrChange>
        </w:rPr>
        <w:t>2. Posthumous publications</w:t>
      </w:r>
    </w:p>
    <w:p w14:paraId="2758B5E2" w14:textId="77777777" w:rsidR="001B3A30" w:rsidRPr="002F2CB0" w:rsidRDefault="001B3A30" w:rsidP="00095468">
      <w:pPr>
        <w:rPr>
          <w:rPrChange w:id="255" w:author="Megan Swift" w:date="2014-05-01T13:16:00Z">
            <w:rPr/>
          </w:rPrChange>
        </w:rPr>
        <w:pPrChange w:id="256" w:author="Megan Swift" w:date="2014-05-01T13:15:00Z">
          <w:pPr/>
        </w:pPrChange>
      </w:pPr>
    </w:p>
    <w:p w14:paraId="39693D1A" w14:textId="730533A5" w:rsidR="00605151" w:rsidRPr="002F2CB0" w:rsidRDefault="00605151" w:rsidP="00095468">
      <w:pPr>
        <w:rPr>
          <w:rPrChange w:id="257" w:author="Megan Swift" w:date="2014-05-01T13:16:00Z">
            <w:rPr/>
          </w:rPrChange>
        </w:rPr>
        <w:pPrChange w:id="258" w:author="Megan Swift" w:date="2014-05-01T13:15:00Z">
          <w:pPr/>
        </w:pPrChange>
      </w:pPr>
      <w:proofErr w:type="spellStart"/>
      <w:r w:rsidRPr="002F2CB0">
        <w:rPr>
          <w:rPrChange w:id="259" w:author="Megan Swift" w:date="2014-05-01T13:16:00Z">
            <w:rPr/>
          </w:rPrChange>
        </w:rPr>
        <w:t>Sobranie</w:t>
      </w:r>
      <w:proofErr w:type="spellEnd"/>
      <w:r w:rsidRPr="002F2CB0">
        <w:rPr>
          <w:rPrChange w:id="260" w:author="Megan Swift" w:date="2014-05-01T13:16:00Z">
            <w:rPr/>
          </w:rPrChange>
        </w:rPr>
        <w:t xml:space="preserve"> </w:t>
      </w:r>
      <w:proofErr w:type="spellStart"/>
      <w:r w:rsidR="007A1E79" w:rsidRPr="002F2CB0">
        <w:rPr>
          <w:rPrChange w:id="261" w:author="Megan Swift" w:date="2014-05-01T13:16:00Z">
            <w:rPr/>
          </w:rPrChange>
        </w:rPr>
        <w:t>stikhotvorenii</w:t>
      </w:r>
      <w:proofErr w:type="spellEnd"/>
      <w:r w:rsidR="007A1E79" w:rsidRPr="002F2CB0">
        <w:rPr>
          <w:rPrChange w:id="262" w:author="Megan Swift" w:date="2014-05-01T13:16:00Z">
            <w:rPr/>
          </w:rPrChange>
        </w:rPr>
        <w:t xml:space="preserve"> </w:t>
      </w:r>
      <w:r w:rsidRPr="002F2CB0">
        <w:rPr>
          <w:rPrChange w:id="263" w:author="Megan Swift" w:date="2014-05-01T13:16:00Z">
            <w:rPr/>
          </w:rPrChange>
        </w:rPr>
        <w:t>(</w:t>
      </w:r>
      <w:r w:rsidR="00E5791D" w:rsidRPr="002F2CB0">
        <w:rPr>
          <w:i/>
          <w:rPrChange w:id="264" w:author="Megan Swift" w:date="2014-05-01T13:16:00Z">
            <w:rPr>
              <w:i/>
            </w:rPr>
          </w:rPrChange>
        </w:rPr>
        <w:t xml:space="preserve">Collected </w:t>
      </w:r>
      <w:r w:rsidR="007A1E79" w:rsidRPr="002F2CB0">
        <w:rPr>
          <w:i/>
          <w:rPrChange w:id="265" w:author="Megan Swift" w:date="2014-05-01T13:16:00Z">
            <w:rPr>
              <w:i/>
            </w:rPr>
          </w:rPrChange>
        </w:rPr>
        <w:t>Poems</w:t>
      </w:r>
      <w:r w:rsidR="007A1E79" w:rsidRPr="002F2CB0">
        <w:rPr>
          <w:rPrChange w:id="266" w:author="Megan Swift" w:date="2014-05-01T13:16:00Z">
            <w:rPr/>
          </w:rPrChange>
        </w:rPr>
        <w:t xml:space="preserve"> </w:t>
      </w:r>
      <w:r w:rsidR="00CB15C5" w:rsidRPr="002F2CB0">
        <w:rPr>
          <w:rPrChange w:id="267" w:author="Megan Swift" w:date="2014-05-01T13:16:00Z">
            <w:rPr/>
          </w:rPrChange>
        </w:rPr>
        <w:t xml:space="preserve">ed. </w:t>
      </w:r>
      <w:proofErr w:type="spellStart"/>
      <w:r w:rsidR="00CB15C5" w:rsidRPr="002F2CB0">
        <w:rPr>
          <w:rPrChange w:id="268" w:author="Megan Swift" w:date="2014-05-01T13:16:00Z">
            <w:rPr/>
          </w:rPrChange>
        </w:rPr>
        <w:t>Polyakova</w:t>
      </w:r>
      <w:proofErr w:type="spellEnd"/>
      <w:r w:rsidR="00CB15C5" w:rsidRPr="002F2CB0">
        <w:rPr>
          <w:rPrChange w:id="269" w:author="Megan Swift" w:date="2014-05-01T13:16:00Z">
            <w:rPr/>
          </w:rPrChange>
        </w:rPr>
        <w:t>) [</w:t>
      </w:r>
      <w:proofErr w:type="spellStart"/>
      <w:r w:rsidR="00CB15C5" w:rsidRPr="002F2CB0">
        <w:rPr>
          <w:rPrChange w:id="270" w:author="Megan Swift" w:date="2014-05-01T13:16:00Z">
            <w:rPr/>
          </w:rPrChange>
        </w:rPr>
        <w:t>Ardis</w:t>
      </w:r>
      <w:proofErr w:type="spellEnd"/>
      <w:r w:rsidR="00CB15C5" w:rsidRPr="002F2CB0">
        <w:rPr>
          <w:rPrChange w:id="271" w:author="Megan Swift" w:date="2014-05-01T13:16:00Z">
            <w:rPr/>
          </w:rPrChange>
        </w:rPr>
        <w:t>, 1979]</w:t>
      </w:r>
    </w:p>
    <w:p w14:paraId="114669A9" w14:textId="77777777" w:rsidR="001B3A30" w:rsidRPr="002F2CB0" w:rsidRDefault="001B3A30" w:rsidP="00095468">
      <w:pPr>
        <w:rPr>
          <w:rPrChange w:id="272" w:author="Megan Swift" w:date="2014-05-01T13:16:00Z">
            <w:rPr/>
          </w:rPrChange>
        </w:rPr>
        <w:pPrChange w:id="273" w:author="Megan Swift" w:date="2014-05-01T13:15:00Z">
          <w:pPr/>
        </w:pPrChange>
      </w:pPr>
    </w:p>
    <w:p w14:paraId="4FB61504" w14:textId="5114B7B6" w:rsidR="00E5791D" w:rsidRPr="002F2CB0" w:rsidRDefault="00E5791D" w:rsidP="00095468">
      <w:pPr>
        <w:rPr>
          <w:rPrChange w:id="274" w:author="Megan Swift" w:date="2014-05-01T13:16:00Z">
            <w:rPr/>
          </w:rPrChange>
        </w:rPr>
        <w:pPrChange w:id="275" w:author="Megan Swift" w:date="2014-05-01T13:15:00Z">
          <w:pPr/>
        </w:pPrChange>
      </w:pPr>
      <w:proofErr w:type="spellStart"/>
      <w:r w:rsidRPr="002F2CB0">
        <w:rPr>
          <w:rPrChange w:id="276" w:author="Megan Swift" w:date="2014-05-01T13:16:00Z">
            <w:rPr/>
          </w:rPrChange>
        </w:rPr>
        <w:t>Sobranie</w:t>
      </w:r>
      <w:proofErr w:type="spellEnd"/>
      <w:r w:rsidRPr="002F2CB0">
        <w:rPr>
          <w:rPrChange w:id="277" w:author="Megan Swift" w:date="2014-05-01T13:16:00Z">
            <w:rPr/>
          </w:rPrChange>
        </w:rPr>
        <w:t xml:space="preserve"> </w:t>
      </w:r>
      <w:proofErr w:type="spellStart"/>
      <w:r w:rsidRPr="002F2CB0">
        <w:rPr>
          <w:rPrChange w:id="278" w:author="Megan Swift" w:date="2014-05-01T13:16:00Z">
            <w:rPr/>
          </w:rPrChange>
        </w:rPr>
        <w:t>sochinenii</w:t>
      </w:r>
      <w:proofErr w:type="spellEnd"/>
      <w:r w:rsidRPr="002F2CB0">
        <w:rPr>
          <w:rPrChange w:id="279" w:author="Megan Swift" w:date="2014-05-01T13:16:00Z">
            <w:rPr/>
          </w:rPrChange>
        </w:rPr>
        <w:t xml:space="preserve"> (</w:t>
      </w:r>
      <w:r w:rsidRPr="002F2CB0">
        <w:rPr>
          <w:i/>
          <w:rPrChange w:id="280" w:author="Megan Swift" w:date="2014-05-01T13:16:00Z">
            <w:rPr>
              <w:i/>
            </w:rPr>
          </w:rPrChange>
        </w:rPr>
        <w:t>Collected Works</w:t>
      </w:r>
      <w:r w:rsidR="00CB15C5" w:rsidRPr="002F2CB0">
        <w:rPr>
          <w:rPrChange w:id="281" w:author="Megan Swift" w:date="2014-05-01T13:16:00Z">
            <w:rPr/>
          </w:rPrChange>
        </w:rPr>
        <w:t xml:space="preserve">, ed. </w:t>
      </w:r>
      <w:proofErr w:type="spellStart"/>
      <w:r w:rsidR="00CB15C5" w:rsidRPr="002F2CB0">
        <w:rPr>
          <w:rPrChange w:id="282" w:author="Megan Swift" w:date="2014-05-01T13:16:00Z">
            <w:rPr/>
          </w:rPrChange>
        </w:rPr>
        <w:t>Polyakova</w:t>
      </w:r>
      <w:proofErr w:type="spellEnd"/>
      <w:r w:rsidR="00CB15C5" w:rsidRPr="002F2CB0">
        <w:rPr>
          <w:rPrChange w:id="283" w:author="Megan Swift" w:date="2014-05-01T13:16:00Z">
            <w:rPr/>
          </w:rPrChange>
        </w:rPr>
        <w:t>)</w:t>
      </w:r>
      <w:r w:rsidRPr="002F2CB0">
        <w:rPr>
          <w:rPrChange w:id="284" w:author="Megan Swift" w:date="2014-05-01T13:16:00Z">
            <w:rPr/>
          </w:rPrChange>
        </w:rPr>
        <w:t xml:space="preserve"> </w:t>
      </w:r>
      <w:r w:rsidR="00CB15C5" w:rsidRPr="002F2CB0">
        <w:rPr>
          <w:rPrChange w:id="285" w:author="Megan Swift" w:date="2014-05-01T13:16:00Z">
            <w:rPr/>
          </w:rPrChange>
        </w:rPr>
        <w:t>[</w:t>
      </w:r>
      <w:proofErr w:type="spellStart"/>
      <w:r w:rsidR="00CB15C5" w:rsidRPr="002F2CB0">
        <w:rPr>
          <w:rPrChange w:id="286" w:author="Megan Swift" w:date="2014-05-01T13:16:00Z">
            <w:rPr/>
          </w:rPrChange>
        </w:rPr>
        <w:t>Inapress</w:t>
      </w:r>
      <w:proofErr w:type="spellEnd"/>
      <w:r w:rsidR="00CB15C5" w:rsidRPr="002F2CB0">
        <w:rPr>
          <w:rPrChange w:id="287" w:author="Megan Swift" w:date="2014-05-01T13:16:00Z">
            <w:rPr/>
          </w:rPrChange>
        </w:rPr>
        <w:t>, 1998]</w:t>
      </w:r>
    </w:p>
    <w:p w14:paraId="42B672E9" w14:textId="77777777" w:rsidR="001B3A30" w:rsidRPr="002F2CB0" w:rsidRDefault="001B3A30" w:rsidP="00095468">
      <w:pPr>
        <w:rPr>
          <w:bCs/>
          <w:rPrChange w:id="288" w:author="Megan Swift" w:date="2014-05-01T13:16:00Z">
            <w:rPr>
              <w:bCs/>
            </w:rPr>
          </w:rPrChange>
        </w:rPr>
        <w:pPrChange w:id="289" w:author="Megan Swift" w:date="2014-05-01T13:15:00Z">
          <w:pPr/>
        </w:pPrChange>
      </w:pPr>
    </w:p>
    <w:p w14:paraId="25634E2C" w14:textId="4058DF15" w:rsidR="00CB15C5" w:rsidRPr="002F2CB0" w:rsidRDefault="006D6AAB" w:rsidP="00095468">
      <w:pPr>
        <w:rPr>
          <w:rPrChange w:id="290" w:author="Megan Swift" w:date="2014-05-01T13:16:00Z">
            <w:rPr/>
          </w:rPrChange>
        </w:rPr>
        <w:pPrChange w:id="291" w:author="Megan Swift" w:date="2014-05-01T13:15:00Z">
          <w:pPr/>
        </w:pPrChange>
      </w:pPr>
      <w:proofErr w:type="spellStart"/>
      <w:r w:rsidRPr="002F2CB0">
        <w:rPr>
          <w:bCs/>
          <w:rPrChange w:id="292" w:author="Megan Swift" w:date="2014-05-01T13:16:00Z">
            <w:rPr>
              <w:bCs/>
            </w:rPr>
          </w:rPrChange>
        </w:rPr>
        <w:t>Vpolgolosa</w:t>
      </w:r>
      <w:proofErr w:type="spellEnd"/>
      <w:r w:rsidRPr="002F2CB0">
        <w:rPr>
          <w:bCs/>
          <w:rPrChange w:id="293" w:author="Megan Swift" w:date="2014-05-01T13:16:00Z">
            <w:rPr>
              <w:bCs/>
            </w:rPr>
          </w:rPrChange>
        </w:rPr>
        <w:t xml:space="preserve">: </w:t>
      </w:r>
      <w:proofErr w:type="spellStart"/>
      <w:r w:rsidRPr="002F2CB0">
        <w:rPr>
          <w:bCs/>
          <w:rPrChange w:id="294" w:author="Megan Swift" w:date="2014-05-01T13:16:00Z">
            <w:rPr>
              <w:bCs/>
            </w:rPr>
          </w:rPrChange>
        </w:rPr>
        <w:t>Stikhotvoreniia</w:t>
      </w:r>
      <w:proofErr w:type="spellEnd"/>
      <w:r w:rsidRPr="002F2CB0">
        <w:rPr>
          <w:bCs/>
          <w:rPrChange w:id="295" w:author="Megan Swift" w:date="2014-05-01T13:16:00Z">
            <w:rPr>
              <w:bCs/>
            </w:rPr>
          </w:rPrChange>
        </w:rPr>
        <w:t>: (</w:t>
      </w:r>
      <w:r w:rsidRPr="002F2CB0">
        <w:rPr>
          <w:bCs/>
          <w:i/>
          <w:rPrChange w:id="296" w:author="Megan Swift" w:date="2014-05-01T13:16:00Z">
            <w:rPr>
              <w:bCs/>
              <w:i/>
            </w:rPr>
          </w:rPrChange>
        </w:rPr>
        <w:t>In an undertone: Poems</w:t>
      </w:r>
      <w:r w:rsidR="00CB15C5" w:rsidRPr="002F2CB0">
        <w:rPr>
          <w:bCs/>
          <w:rPrChange w:id="297" w:author="Megan Swift" w:date="2014-05-01T13:16:00Z">
            <w:rPr>
              <w:bCs/>
            </w:rPr>
          </w:rPrChange>
        </w:rPr>
        <w:t>)</w:t>
      </w:r>
      <w:r w:rsidRPr="002F2CB0">
        <w:rPr>
          <w:bCs/>
          <w:rPrChange w:id="298" w:author="Megan Swift" w:date="2014-05-01T13:16:00Z">
            <w:rPr>
              <w:bCs/>
            </w:rPr>
          </w:rPrChange>
        </w:rPr>
        <w:t xml:space="preserve"> </w:t>
      </w:r>
      <w:r w:rsidR="00CB15C5" w:rsidRPr="002F2CB0">
        <w:rPr>
          <w:bCs/>
          <w:rPrChange w:id="299" w:author="Megan Swift" w:date="2014-05-01T13:16:00Z">
            <w:rPr>
              <w:bCs/>
            </w:rPr>
          </w:rPrChange>
        </w:rPr>
        <w:t>[</w:t>
      </w:r>
      <w:r w:rsidRPr="002F2CB0">
        <w:rPr>
          <w:rPrChange w:id="300" w:author="Megan Swift" w:date="2014-05-01T13:16:00Z">
            <w:rPr/>
          </w:rPrChange>
        </w:rPr>
        <w:t>OGI, 2010</w:t>
      </w:r>
      <w:r w:rsidR="00CB15C5" w:rsidRPr="002F2CB0">
        <w:rPr>
          <w:rPrChange w:id="301" w:author="Megan Swift" w:date="2014-05-01T13:16:00Z">
            <w:rPr/>
          </w:rPrChange>
        </w:rPr>
        <w:t>]</w:t>
      </w:r>
    </w:p>
    <w:p w14:paraId="5F8DC4F8" w14:textId="77777777" w:rsidR="00E41304" w:rsidRPr="002F2CB0" w:rsidRDefault="00E41304" w:rsidP="00095468">
      <w:pPr>
        <w:rPr>
          <w:rPrChange w:id="302" w:author="Megan Swift" w:date="2014-05-01T13:16:00Z">
            <w:rPr/>
          </w:rPrChange>
        </w:rPr>
        <w:pPrChange w:id="303" w:author="Megan Swift" w:date="2014-05-01T13:15:00Z">
          <w:pPr/>
        </w:pPrChange>
      </w:pPr>
    </w:p>
    <w:p w14:paraId="5CCA5AA0" w14:textId="53B145E4" w:rsidR="00E41304" w:rsidRPr="002F2CB0" w:rsidRDefault="00E41304" w:rsidP="00095468">
      <w:pPr>
        <w:rPr>
          <w:lang w:val="en-US"/>
          <w:rPrChange w:id="304" w:author="Megan Swift" w:date="2014-05-01T13:16:00Z">
            <w:rPr>
              <w:lang w:val="en-US"/>
            </w:rPr>
          </w:rPrChange>
        </w:rPr>
        <w:pPrChange w:id="305" w:author="Megan Swift" w:date="2014-05-01T13:15:00Z">
          <w:pPr/>
        </w:pPrChange>
      </w:pPr>
      <w:proofErr w:type="spellStart"/>
      <w:r w:rsidRPr="002F2CB0">
        <w:rPr>
          <w:lang w:val="en-US"/>
          <w:rPrChange w:id="306" w:author="Megan Swift" w:date="2014-05-01T13:16:00Z">
            <w:rPr>
              <w:lang w:val="en-US"/>
            </w:rPr>
          </w:rPrChange>
        </w:rPr>
        <w:t>Sverstniki</w:t>
      </w:r>
      <w:proofErr w:type="spellEnd"/>
      <w:r w:rsidRPr="002F2CB0">
        <w:rPr>
          <w:lang w:val="en-US"/>
          <w:rPrChange w:id="307" w:author="Megan Swift" w:date="2014-05-01T13:16:00Z">
            <w:rPr>
              <w:lang w:val="en-US"/>
            </w:rPr>
          </w:rPrChange>
        </w:rPr>
        <w:t xml:space="preserve">: </w:t>
      </w:r>
      <w:proofErr w:type="spellStart"/>
      <w:r w:rsidRPr="002F2CB0">
        <w:rPr>
          <w:lang w:val="en-US"/>
          <w:rPrChange w:id="308" w:author="Megan Swift" w:date="2014-05-01T13:16:00Z">
            <w:rPr>
              <w:lang w:val="en-US"/>
            </w:rPr>
          </w:rPrChange>
        </w:rPr>
        <w:t>kniga</w:t>
      </w:r>
      <w:proofErr w:type="spellEnd"/>
      <w:r w:rsidRPr="002F2CB0">
        <w:rPr>
          <w:lang w:val="en-US"/>
          <w:rPrChange w:id="309" w:author="Megan Swift" w:date="2014-05-01T13:16:00Z">
            <w:rPr>
              <w:lang w:val="en-US"/>
            </w:rPr>
          </w:rPrChange>
        </w:rPr>
        <w:t xml:space="preserve"> </w:t>
      </w:r>
      <w:proofErr w:type="spellStart"/>
      <w:r w:rsidRPr="002F2CB0">
        <w:rPr>
          <w:lang w:val="en-US"/>
          <w:rPrChange w:id="310" w:author="Megan Swift" w:date="2014-05-01T13:16:00Z">
            <w:rPr>
              <w:lang w:val="en-US"/>
            </w:rPr>
          </w:rPrChange>
        </w:rPr>
        <w:t>kriticheskikh</w:t>
      </w:r>
      <w:proofErr w:type="spellEnd"/>
      <w:r w:rsidRPr="002F2CB0">
        <w:rPr>
          <w:lang w:val="en-US"/>
          <w:rPrChange w:id="311" w:author="Megan Swift" w:date="2014-05-01T13:16:00Z">
            <w:rPr>
              <w:lang w:val="en-US"/>
            </w:rPr>
          </w:rPrChange>
        </w:rPr>
        <w:t xml:space="preserve"> </w:t>
      </w:r>
      <w:proofErr w:type="spellStart"/>
      <w:r w:rsidRPr="002F2CB0">
        <w:rPr>
          <w:lang w:val="en-US"/>
          <w:rPrChange w:id="312" w:author="Megan Swift" w:date="2014-05-01T13:16:00Z">
            <w:rPr>
              <w:lang w:val="en-US"/>
            </w:rPr>
          </w:rPrChange>
        </w:rPr>
        <w:t>statei</w:t>
      </w:r>
      <w:proofErr w:type="spellEnd"/>
      <w:r w:rsidRPr="002F2CB0">
        <w:rPr>
          <w:lang w:val="en-US"/>
          <w:rPrChange w:id="313" w:author="Megan Swift" w:date="2014-05-01T13:16:00Z">
            <w:rPr>
              <w:lang w:val="en-US"/>
            </w:rPr>
          </w:rPrChange>
        </w:rPr>
        <w:t xml:space="preserve"> (</w:t>
      </w:r>
      <w:r w:rsidRPr="002F2CB0">
        <w:rPr>
          <w:i/>
          <w:lang w:val="en-US"/>
          <w:rPrChange w:id="314" w:author="Megan Swift" w:date="2014-05-01T13:16:00Z">
            <w:rPr>
              <w:i/>
              <w:lang w:val="en-US"/>
            </w:rPr>
          </w:rPrChange>
        </w:rPr>
        <w:t>Contemporaries: a book of critical articles</w:t>
      </w:r>
      <w:r w:rsidRPr="002F2CB0">
        <w:rPr>
          <w:lang w:val="en-US"/>
          <w:rPrChange w:id="315" w:author="Megan Swift" w:date="2014-05-01T13:16:00Z">
            <w:rPr>
              <w:lang w:val="en-US"/>
            </w:rPr>
          </w:rPrChange>
        </w:rPr>
        <w:t>) [</w:t>
      </w:r>
      <w:proofErr w:type="spellStart"/>
      <w:r w:rsidRPr="002F2CB0">
        <w:rPr>
          <w:lang w:val="en-US"/>
          <w:rPrChange w:id="316" w:author="Megan Swift" w:date="2014-05-01T13:16:00Z">
            <w:rPr>
              <w:lang w:val="en-US"/>
            </w:rPr>
          </w:rPrChange>
        </w:rPr>
        <w:t>Glagol</w:t>
      </w:r>
      <w:proofErr w:type="spellEnd"/>
      <w:r w:rsidRPr="002F2CB0">
        <w:rPr>
          <w:lang w:val="en-US"/>
          <w:rPrChange w:id="317" w:author="Megan Swift" w:date="2014-05-01T13:16:00Z">
            <w:rPr>
              <w:lang w:val="en-US"/>
            </w:rPr>
          </w:rPrChange>
        </w:rPr>
        <w:t xml:space="preserve">, </w:t>
      </w:r>
      <w:r w:rsidR="006F5A55" w:rsidRPr="002F2CB0">
        <w:rPr>
          <w:lang w:val="en-US"/>
          <w:rPrChange w:id="318" w:author="Megan Swift" w:date="2014-05-01T13:16:00Z">
            <w:rPr>
              <w:lang w:val="en-US"/>
            </w:rPr>
          </w:rPrChange>
        </w:rPr>
        <w:t>2012</w:t>
      </w:r>
      <w:proofErr w:type="gramStart"/>
      <w:r w:rsidR="006F5A55" w:rsidRPr="002F2CB0">
        <w:rPr>
          <w:lang w:val="en-US"/>
          <w:rPrChange w:id="319" w:author="Megan Swift" w:date="2014-05-01T13:16:00Z">
            <w:rPr>
              <w:lang w:val="en-US"/>
            </w:rPr>
          </w:rPrChange>
        </w:rPr>
        <w:t>]  A</w:t>
      </w:r>
      <w:proofErr w:type="gramEnd"/>
      <w:r w:rsidR="006F5A55" w:rsidRPr="002F2CB0">
        <w:rPr>
          <w:lang w:val="en-US"/>
          <w:rPrChange w:id="320" w:author="Megan Swift" w:date="2014-05-01T13:16:00Z">
            <w:rPr>
              <w:lang w:val="en-US"/>
            </w:rPr>
          </w:rPrChange>
        </w:rPr>
        <w:t xml:space="preserve"> collection of r</w:t>
      </w:r>
      <w:r w:rsidRPr="002F2CB0">
        <w:rPr>
          <w:lang w:val="en-US"/>
          <w:rPrChange w:id="321" w:author="Megan Swift" w:date="2014-05-01T13:16:00Z">
            <w:rPr>
              <w:lang w:val="en-US"/>
            </w:rPr>
          </w:rPrChange>
        </w:rPr>
        <w:t xml:space="preserve">eviews by </w:t>
      </w:r>
      <w:proofErr w:type="spellStart"/>
      <w:r w:rsidRPr="002F2CB0">
        <w:rPr>
          <w:lang w:val="en-US"/>
          <w:rPrChange w:id="322" w:author="Megan Swift" w:date="2014-05-01T13:16:00Z">
            <w:rPr>
              <w:lang w:val="en-US"/>
            </w:rPr>
          </w:rPrChange>
        </w:rPr>
        <w:t>Parnok</w:t>
      </w:r>
      <w:proofErr w:type="spellEnd"/>
      <w:r w:rsidRPr="002F2CB0">
        <w:rPr>
          <w:lang w:val="en-US"/>
          <w:rPrChange w:id="323" w:author="Megan Swift" w:date="2014-05-01T13:16:00Z">
            <w:rPr>
              <w:lang w:val="en-US"/>
            </w:rPr>
          </w:rPrChange>
        </w:rPr>
        <w:t xml:space="preserve">. </w:t>
      </w:r>
    </w:p>
    <w:p w14:paraId="6C632AE2" w14:textId="77777777" w:rsidR="001B3A30" w:rsidRPr="002F2CB0" w:rsidRDefault="001B3A30" w:rsidP="00095468">
      <w:pPr>
        <w:rPr>
          <w:rFonts w:eastAsia="Times New Roman"/>
          <w:lang w:val="en-US"/>
          <w:rPrChange w:id="324" w:author="Megan Swift" w:date="2014-05-01T13:16:00Z">
            <w:rPr>
              <w:rFonts w:eastAsia="Times New Roman"/>
              <w:lang w:val="en-US"/>
            </w:rPr>
          </w:rPrChange>
        </w:rPr>
        <w:pPrChange w:id="325" w:author="Megan Swift" w:date="2014-05-01T13:15:00Z">
          <w:pPr/>
        </w:pPrChange>
      </w:pPr>
    </w:p>
    <w:p w14:paraId="3D2676A0" w14:textId="37D0A15C" w:rsidR="006D6AAB" w:rsidRPr="002F2CB0" w:rsidRDefault="00CB15C5" w:rsidP="00095468">
      <w:pPr>
        <w:rPr>
          <w:rPrChange w:id="326" w:author="Megan Swift" w:date="2014-05-01T13:16:00Z">
            <w:rPr/>
          </w:rPrChange>
        </w:rPr>
        <w:pPrChange w:id="327" w:author="Megan Swift" w:date="2014-05-01T13:15:00Z">
          <w:pPr/>
        </w:pPrChange>
      </w:pPr>
      <w:proofErr w:type="spellStart"/>
      <w:proofErr w:type="gramStart"/>
      <w:r w:rsidRPr="002F2CB0">
        <w:rPr>
          <w:rFonts w:eastAsia="Times New Roman"/>
          <w:lang w:val="en-US"/>
          <w:rPrChange w:id="328" w:author="Megan Swift" w:date="2014-05-01T13:16:00Z">
            <w:rPr>
              <w:rFonts w:eastAsia="Times New Roman"/>
              <w:lang w:val="en-US"/>
            </w:rPr>
          </w:rPrChange>
        </w:rPr>
        <w:t>Zelenaia</w:t>
      </w:r>
      <w:proofErr w:type="spellEnd"/>
      <w:r w:rsidRPr="002F2CB0">
        <w:rPr>
          <w:rFonts w:eastAsia="Times New Roman"/>
          <w:lang w:val="en-US"/>
          <w:rPrChange w:id="329" w:author="Megan Swift" w:date="2014-05-01T13:16:00Z">
            <w:rPr>
              <w:rFonts w:eastAsia="Times New Roman"/>
              <w:lang w:val="en-US"/>
            </w:rPr>
          </w:rPrChange>
        </w:rPr>
        <w:t xml:space="preserve"> tetrad’.</w:t>
      </w:r>
      <w:proofErr w:type="gramEnd"/>
      <w:r w:rsidRPr="002F2CB0">
        <w:rPr>
          <w:rFonts w:eastAsia="Times New Roman"/>
          <w:lang w:val="en-US"/>
          <w:rPrChange w:id="330" w:author="Megan Swift" w:date="2014-05-01T13:16:00Z">
            <w:rPr>
              <w:rFonts w:eastAsia="Times New Roman"/>
              <w:lang w:val="en-US"/>
            </w:rPr>
          </w:rPrChange>
        </w:rPr>
        <w:t xml:space="preserve">  </w:t>
      </w:r>
      <w:proofErr w:type="spellStart"/>
      <w:r w:rsidRPr="002F2CB0">
        <w:rPr>
          <w:rFonts w:eastAsia="Times New Roman"/>
          <w:lang w:val="en-US"/>
          <w:rPrChange w:id="331" w:author="Megan Swift" w:date="2014-05-01T13:16:00Z">
            <w:rPr>
              <w:rFonts w:eastAsia="Times New Roman"/>
              <w:lang w:val="en-US"/>
            </w:rPr>
          </w:rPrChange>
        </w:rPr>
        <w:t>Khodasevich</w:t>
      </w:r>
      <w:proofErr w:type="spellEnd"/>
      <w:r w:rsidRPr="002F2CB0">
        <w:rPr>
          <w:rFonts w:eastAsia="Times New Roman"/>
          <w:lang w:val="en-US"/>
          <w:rPrChange w:id="332" w:author="Megan Swift" w:date="2014-05-01T13:16:00Z">
            <w:rPr>
              <w:rFonts w:eastAsia="Times New Roman"/>
              <w:lang w:val="en-US"/>
            </w:rPr>
          </w:rPrChange>
        </w:rPr>
        <w:t xml:space="preserve"> (</w:t>
      </w:r>
      <w:r w:rsidRPr="002F2CB0">
        <w:rPr>
          <w:rFonts w:eastAsia="Times New Roman"/>
          <w:i/>
          <w:lang w:val="en-US"/>
          <w:rPrChange w:id="333" w:author="Megan Swift" w:date="2014-05-01T13:16:00Z">
            <w:rPr>
              <w:rFonts w:eastAsia="Times New Roman"/>
              <w:i/>
              <w:lang w:val="en-US"/>
            </w:rPr>
          </w:rPrChange>
        </w:rPr>
        <w:t xml:space="preserve">The Green Notebook. </w:t>
      </w:r>
      <w:proofErr w:type="spellStart"/>
      <w:proofErr w:type="gramStart"/>
      <w:r w:rsidRPr="002F2CB0">
        <w:rPr>
          <w:rFonts w:eastAsia="Times New Roman"/>
          <w:i/>
          <w:lang w:val="en-US"/>
          <w:rPrChange w:id="334" w:author="Megan Swift" w:date="2014-05-01T13:16:00Z">
            <w:rPr>
              <w:rFonts w:eastAsia="Times New Roman"/>
              <w:i/>
              <w:lang w:val="en-US"/>
            </w:rPr>
          </w:rPrChange>
        </w:rPr>
        <w:t>Khodasevich</w:t>
      </w:r>
      <w:proofErr w:type="spellEnd"/>
      <w:r w:rsidRPr="002F2CB0">
        <w:rPr>
          <w:rFonts w:eastAsia="Times New Roman"/>
          <w:lang w:val="en-US"/>
          <w:rPrChange w:id="335" w:author="Megan Swift" w:date="2014-05-01T13:16:00Z">
            <w:rPr>
              <w:rFonts w:eastAsia="Times New Roman"/>
              <w:lang w:val="en-US"/>
            </w:rPr>
          </w:rPrChange>
        </w:rPr>
        <w:t>) [Dom-</w:t>
      </w:r>
      <w:proofErr w:type="spellStart"/>
      <w:r w:rsidRPr="002F2CB0">
        <w:rPr>
          <w:rFonts w:eastAsia="Times New Roman"/>
          <w:lang w:val="en-US"/>
          <w:rPrChange w:id="336" w:author="Megan Swift" w:date="2014-05-01T13:16:00Z">
            <w:rPr>
              <w:rFonts w:eastAsia="Times New Roman"/>
              <w:lang w:val="en-US"/>
            </w:rPr>
          </w:rPrChange>
        </w:rPr>
        <w:t>muzei</w:t>
      </w:r>
      <w:proofErr w:type="spellEnd"/>
      <w:r w:rsidRPr="002F2CB0">
        <w:rPr>
          <w:rFonts w:eastAsia="Times New Roman"/>
          <w:lang w:val="en-US"/>
          <w:rPrChange w:id="337" w:author="Megan Swift" w:date="2014-05-01T13:16:00Z">
            <w:rPr>
              <w:rFonts w:eastAsia="Times New Roman"/>
              <w:lang w:val="en-US"/>
            </w:rPr>
          </w:rPrChange>
        </w:rPr>
        <w:t xml:space="preserve"> </w:t>
      </w:r>
      <w:proofErr w:type="spellStart"/>
      <w:r w:rsidRPr="002F2CB0">
        <w:rPr>
          <w:rFonts w:eastAsia="Times New Roman"/>
          <w:lang w:val="en-US"/>
          <w:rPrChange w:id="338" w:author="Megan Swift" w:date="2014-05-01T13:16:00Z">
            <w:rPr>
              <w:rFonts w:eastAsia="Times New Roman"/>
              <w:lang w:val="en-US"/>
            </w:rPr>
          </w:rPrChange>
        </w:rPr>
        <w:t>Mariny</w:t>
      </w:r>
      <w:proofErr w:type="spellEnd"/>
      <w:r w:rsidRPr="002F2CB0">
        <w:rPr>
          <w:rFonts w:eastAsia="Times New Roman"/>
          <w:lang w:val="en-US"/>
          <w:rPrChange w:id="339" w:author="Megan Swift" w:date="2014-05-01T13:16:00Z">
            <w:rPr>
              <w:rFonts w:eastAsia="Times New Roman"/>
              <w:lang w:val="en-US"/>
            </w:rPr>
          </w:rPrChange>
        </w:rPr>
        <w:t xml:space="preserve"> </w:t>
      </w:r>
      <w:proofErr w:type="spellStart"/>
      <w:r w:rsidRPr="002F2CB0">
        <w:rPr>
          <w:rFonts w:eastAsia="Times New Roman"/>
          <w:lang w:val="en-US"/>
          <w:rPrChange w:id="340" w:author="Megan Swift" w:date="2014-05-01T13:16:00Z">
            <w:rPr>
              <w:rFonts w:eastAsia="Times New Roman"/>
              <w:lang w:val="en-US"/>
            </w:rPr>
          </w:rPrChange>
        </w:rPr>
        <w:t>Tsvetaevoi</w:t>
      </w:r>
      <w:proofErr w:type="spellEnd"/>
      <w:r w:rsidRPr="002F2CB0">
        <w:rPr>
          <w:rFonts w:eastAsia="Times New Roman"/>
          <w:lang w:val="en-US"/>
          <w:rPrChange w:id="341" w:author="Megan Swift" w:date="2014-05-01T13:16:00Z">
            <w:rPr>
              <w:rFonts w:eastAsia="Times New Roman"/>
              <w:lang w:val="en-US"/>
            </w:rPr>
          </w:rPrChange>
        </w:rPr>
        <w:t>, 2012]</w:t>
      </w:r>
      <w:r w:rsidR="006D6AAB" w:rsidRPr="002F2CB0">
        <w:rPr>
          <w:rPrChange w:id="342" w:author="Megan Swift" w:date="2014-05-01T13:16:00Z">
            <w:rPr/>
          </w:rPrChange>
        </w:rPr>
        <w:t xml:space="preserve"> </w:t>
      </w:r>
      <w:r w:rsidR="001B3A30" w:rsidRPr="002F2CB0">
        <w:rPr>
          <w:rPrChange w:id="343" w:author="Megan Swift" w:date="2014-05-01T13:16:00Z">
            <w:rPr/>
          </w:rPrChange>
        </w:rPr>
        <w:t xml:space="preserve">Contains poems from 1916-22 and an essay about </w:t>
      </w:r>
      <w:proofErr w:type="spellStart"/>
      <w:r w:rsidR="001B3A30" w:rsidRPr="002F2CB0">
        <w:rPr>
          <w:rPrChange w:id="344" w:author="Megan Swift" w:date="2014-05-01T13:16:00Z">
            <w:rPr/>
          </w:rPrChange>
        </w:rPr>
        <w:t>Khodasevich</w:t>
      </w:r>
      <w:proofErr w:type="spellEnd"/>
      <w:r w:rsidR="001B3A30" w:rsidRPr="002F2CB0">
        <w:rPr>
          <w:rPrChange w:id="345" w:author="Megan Swift" w:date="2014-05-01T13:16:00Z">
            <w:rPr/>
          </w:rPrChange>
        </w:rPr>
        <w:t>.</w:t>
      </w:r>
      <w:proofErr w:type="gramEnd"/>
    </w:p>
    <w:p w14:paraId="08660FD1" w14:textId="77777777" w:rsidR="00E62361" w:rsidRPr="002F2CB0" w:rsidRDefault="00E62361" w:rsidP="00095468">
      <w:pPr>
        <w:rPr>
          <w:rPrChange w:id="346" w:author="Megan Swift" w:date="2014-05-01T13:16:00Z">
            <w:rPr/>
          </w:rPrChange>
        </w:rPr>
        <w:pPrChange w:id="347" w:author="Megan Swift" w:date="2014-05-01T13:15:00Z">
          <w:pPr/>
        </w:pPrChange>
      </w:pPr>
    </w:p>
    <w:p w14:paraId="4E7968D1" w14:textId="16A20F0A" w:rsidR="00E62361" w:rsidRPr="002F2CB0" w:rsidRDefault="00E62361" w:rsidP="00095468">
      <w:pPr>
        <w:rPr>
          <w:b/>
          <w:lang w:val="en-US"/>
          <w:rPrChange w:id="348" w:author="Megan Swift" w:date="2014-05-01T13:16:00Z">
            <w:rPr>
              <w:b/>
              <w:lang w:val="en-US"/>
            </w:rPr>
          </w:rPrChange>
        </w:rPr>
        <w:pPrChange w:id="349" w:author="Megan Swift" w:date="2014-05-01T13:15:00Z">
          <w:pPr/>
        </w:pPrChange>
      </w:pPr>
      <w:r w:rsidRPr="002F2CB0">
        <w:rPr>
          <w:b/>
          <w:lang w:val="en-US"/>
          <w:rPrChange w:id="350" w:author="Megan Swift" w:date="2014-05-01T13:16:00Z">
            <w:rPr>
              <w:b/>
              <w:lang w:val="en-US"/>
            </w:rPr>
          </w:rPrChange>
        </w:rPr>
        <w:t>Robert Chandler, Queen Mary, University of London</w:t>
      </w:r>
    </w:p>
    <w:p w14:paraId="6227B3D2" w14:textId="77777777" w:rsidR="00E62361" w:rsidRPr="002F2CB0" w:rsidRDefault="00E62361" w:rsidP="00095468">
      <w:pPr>
        <w:rPr>
          <w:b/>
          <w:lang w:val="en-US"/>
          <w:rPrChange w:id="351" w:author="Megan Swift" w:date="2014-05-01T13:16:00Z">
            <w:rPr>
              <w:b/>
              <w:lang w:val="en-US"/>
            </w:rPr>
          </w:rPrChange>
        </w:rPr>
        <w:pPrChange w:id="352" w:author="Megan Swift" w:date="2014-05-01T13:15:00Z">
          <w:pPr/>
        </w:pPrChange>
      </w:pPr>
    </w:p>
    <w:p w14:paraId="282A5A2E" w14:textId="77777777" w:rsidR="00E62361" w:rsidRPr="002F2CB0" w:rsidRDefault="00E62361" w:rsidP="00095468">
      <w:pPr>
        <w:rPr>
          <w:b/>
          <w:bCs/>
          <w:lang w:val="en-US"/>
          <w:rPrChange w:id="353" w:author="Megan Swift" w:date="2014-05-01T13:16:00Z">
            <w:rPr>
              <w:b/>
              <w:bCs/>
              <w:lang w:val="en-US"/>
            </w:rPr>
          </w:rPrChange>
        </w:rPr>
        <w:pPrChange w:id="354" w:author="Megan Swift" w:date="2014-05-01T13:15:00Z">
          <w:pPr/>
        </w:pPrChange>
      </w:pPr>
    </w:p>
    <w:p w14:paraId="7E4D7F3C" w14:textId="6E8299AA" w:rsidR="006D6AAB" w:rsidRPr="002F2CB0" w:rsidRDefault="00E62361" w:rsidP="00095468">
      <w:pPr>
        <w:pPrChange w:id="355" w:author="Megan Swift" w:date="2014-05-01T13:15:00Z">
          <w:pPr/>
        </w:pPrChange>
      </w:pPr>
      <w:del w:id="356" w:author="Megan Swift" w:date="2014-05-01T13:16:00Z">
        <w:r w:rsidRPr="002F2CB0" w:rsidDel="00095468">
          <w:rPr>
            <w:noProof/>
            <w:lang w:val="en-US"/>
          </w:rPr>
          <w:drawing>
            <wp:inline distT="0" distB="0" distL="0" distR="0" wp14:anchorId="4F5AAF41" wp14:editId="234E017A">
              <wp:extent cx="1143000" cy="1552001"/>
              <wp:effectExtent l="0" t="0" r="0" b="0"/>
              <wp:docPr id="1" name="Picture 1" descr="Macintosh HD:Users:meganswift:Desktop:441px-София_Яковлевна_Парнок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Macintosh HD:Users:meganswift:Desktop:441px-София_Яковлевна_Парнок.jpg"/>
                      <pic:cNvPicPr>
                        <a:picLocks noChangeAspect="1" noChangeArrowheads="1"/>
                      </pic:cNvPicPr>
                    </pic:nvPicPr>
                    <pic:blipFill>
                      <a:blip r:embed="rId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43233" cy="155231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</w:p>
    <w:p w14:paraId="18A61CA9" w14:textId="77777777" w:rsidR="00E62361" w:rsidRPr="002F2CB0" w:rsidRDefault="00E62361" w:rsidP="00095468">
      <w:pPr>
        <w:rPr>
          <w:rPrChange w:id="357" w:author="Megan Swift" w:date="2014-05-01T13:16:00Z">
            <w:rPr/>
          </w:rPrChange>
        </w:rPr>
        <w:pPrChange w:id="358" w:author="Megan Swift" w:date="2014-05-01T13:15:00Z">
          <w:pPr/>
        </w:pPrChange>
      </w:pPr>
    </w:p>
    <w:p w14:paraId="37A64AEC" w14:textId="48A8030B" w:rsidR="00E62361" w:rsidRPr="002F2CB0" w:rsidRDefault="00E62361" w:rsidP="00095468">
      <w:pPr>
        <w:rPr>
          <w:rPrChange w:id="359" w:author="Megan Swift" w:date="2014-05-01T13:16:00Z">
            <w:rPr/>
          </w:rPrChange>
        </w:rPr>
        <w:pPrChange w:id="360" w:author="Megan Swift" w:date="2014-05-01T13:15:00Z">
          <w:pPr/>
        </w:pPrChange>
      </w:pPr>
      <w:r w:rsidRPr="002F2CB0">
        <w:rPr>
          <w:rPrChange w:id="361" w:author="Megan Swift" w:date="2014-05-01T13:16:00Z">
            <w:rPr/>
          </w:rPrChange>
        </w:rPr>
        <w:t xml:space="preserve">Source </w:t>
      </w:r>
      <w:proofErr w:type="spellStart"/>
      <w:proofErr w:type="gramStart"/>
      <w:r w:rsidRPr="002F2CB0">
        <w:rPr>
          <w:rPrChange w:id="362" w:author="Megan Swift" w:date="2014-05-01T13:16:00Z">
            <w:rPr/>
          </w:rPrChange>
        </w:rPr>
        <w:t>url</w:t>
      </w:r>
      <w:proofErr w:type="spellEnd"/>
      <w:proofErr w:type="gramEnd"/>
      <w:r w:rsidRPr="002F2CB0">
        <w:rPr>
          <w:rPrChange w:id="363" w:author="Megan Swift" w:date="2014-05-01T13:16:00Z">
            <w:rPr/>
          </w:rPrChange>
        </w:rPr>
        <w:t xml:space="preserve"> for image: https://ru.wikipedia.org/wiki/Парнок</w:t>
      </w:r>
    </w:p>
    <w:sectPr w:rsidR="00E62361" w:rsidRPr="002F2CB0" w:rsidSect="00710586">
      <w:pgSz w:w="11900" w:h="16840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D801735" w14:textId="77777777" w:rsidR="00F91E74" w:rsidRDefault="00F91E74" w:rsidP="00355B4F">
      <w:r>
        <w:separator/>
      </w:r>
    </w:p>
  </w:endnote>
  <w:endnote w:type="continuationSeparator" w:id="0">
    <w:p w14:paraId="5584DAFE" w14:textId="77777777" w:rsidR="00F91E74" w:rsidRDefault="00F91E74" w:rsidP="00355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75D7DAE" w14:textId="77777777" w:rsidR="00F91E74" w:rsidRDefault="00F91E74" w:rsidP="00355B4F">
      <w:r>
        <w:separator/>
      </w:r>
    </w:p>
  </w:footnote>
  <w:footnote w:type="continuationSeparator" w:id="0">
    <w:p w14:paraId="473DCFE8" w14:textId="77777777" w:rsidR="00F91E74" w:rsidRDefault="00F91E74" w:rsidP="00355B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5D180D"/>
    <w:multiLevelType w:val="multilevel"/>
    <w:tmpl w:val="D9C8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embedSystemFonts/>
  <w:proofState w:spelling="clean" w:grammar="clean"/>
  <w:revisionView w:markup="0"/>
  <w:trackRevision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5B4F"/>
    <w:rsid w:val="00095468"/>
    <w:rsid w:val="0010353D"/>
    <w:rsid w:val="00107561"/>
    <w:rsid w:val="00116865"/>
    <w:rsid w:val="001B3A30"/>
    <w:rsid w:val="002A7C98"/>
    <w:rsid w:val="002F2CB0"/>
    <w:rsid w:val="00355B4F"/>
    <w:rsid w:val="00602230"/>
    <w:rsid w:val="00605151"/>
    <w:rsid w:val="006D6AAB"/>
    <w:rsid w:val="006D7EC3"/>
    <w:rsid w:val="006F5A55"/>
    <w:rsid w:val="007014CC"/>
    <w:rsid w:val="00710586"/>
    <w:rsid w:val="00777425"/>
    <w:rsid w:val="007A1E79"/>
    <w:rsid w:val="0081662E"/>
    <w:rsid w:val="009B4FF3"/>
    <w:rsid w:val="00A4430A"/>
    <w:rsid w:val="00AA5922"/>
    <w:rsid w:val="00BC1011"/>
    <w:rsid w:val="00C65E38"/>
    <w:rsid w:val="00CB15C5"/>
    <w:rsid w:val="00CB3F78"/>
    <w:rsid w:val="00CE1C34"/>
    <w:rsid w:val="00D26DCC"/>
    <w:rsid w:val="00D5068E"/>
    <w:rsid w:val="00D72093"/>
    <w:rsid w:val="00E41304"/>
    <w:rsid w:val="00E5791D"/>
    <w:rsid w:val="00E62361"/>
    <w:rsid w:val="00EA6DC7"/>
    <w:rsid w:val="00F261E4"/>
    <w:rsid w:val="00F91E74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70BED5F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dnote reference" w:uiPriority="0"/>
    <w:lsdException w:name="endnote tex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aliases w:val="Footnote text"/>
    <w:qFormat/>
    <w:rsid w:val="00355B4F"/>
    <w:rPr>
      <w:rFonts w:ascii="Times New Roman" w:eastAsia="Cambria" w:hAnsi="Times New Roman" w:cs="Times New Roman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">
    <w:name w:val="st"/>
    <w:basedOn w:val="DefaultParagraphFont"/>
    <w:rsid w:val="00355B4F"/>
  </w:style>
  <w:style w:type="character" w:styleId="Emphasis">
    <w:name w:val="Emphasis"/>
    <w:uiPriority w:val="20"/>
    <w:qFormat/>
    <w:rsid w:val="00355B4F"/>
    <w:rPr>
      <w:i/>
    </w:rPr>
  </w:style>
  <w:style w:type="paragraph" w:styleId="EndnoteText">
    <w:name w:val="endnote text"/>
    <w:basedOn w:val="Normal"/>
    <w:link w:val="EndnoteTextChar"/>
    <w:rsid w:val="00355B4F"/>
    <w:rPr>
      <w:rFonts w:ascii="Times" w:eastAsia="Times" w:hAnsi="Times"/>
      <w:szCs w:val="20"/>
    </w:rPr>
  </w:style>
  <w:style w:type="character" w:customStyle="1" w:styleId="EndnoteTextChar">
    <w:name w:val="Endnote Text Char"/>
    <w:basedOn w:val="DefaultParagraphFont"/>
    <w:link w:val="EndnoteText"/>
    <w:rsid w:val="00355B4F"/>
    <w:rPr>
      <w:rFonts w:ascii="Times" w:eastAsia="Times" w:hAnsi="Times" w:cs="Times New Roman"/>
      <w:szCs w:val="20"/>
      <w:lang w:eastAsia="en-US"/>
    </w:rPr>
  </w:style>
  <w:style w:type="character" w:styleId="EndnoteReference">
    <w:name w:val="endnote reference"/>
    <w:rsid w:val="00355B4F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6D6AA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B15C5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1E79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1E79"/>
    <w:rPr>
      <w:rFonts w:ascii="Lucida Grande" w:eastAsia="Cambria" w:hAnsi="Lucida Grande" w:cs="Times New Roman"/>
      <w:sz w:val="18"/>
      <w:szCs w:val="18"/>
      <w:lang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dnote reference" w:uiPriority="0"/>
    <w:lsdException w:name="endnote tex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aliases w:val="Footnote text"/>
    <w:qFormat/>
    <w:rsid w:val="00355B4F"/>
    <w:rPr>
      <w:rFonts w:ascii="Times New Roman" w:eastAsia="Cambria" w:hAnsi="Times New Roman" w:cs="Times New Roman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">
    <w:name w:val="st"/>
    <w:basedOn w:val="DefaultParagraphFont"/>
    <w:rsid w:val="00355B4F"/>
  </w:style>
  <w:style w:type="character" w:styleId="Emphasis">
    <w:name w:val="Emphasis"/>
    <w:uiPriority w:val="20"/>
    <w:qFormat/>
    <w:rsid w:val="00355B4F"/>
    <w:rPr>
      <w:i/>
    </w:rPr>
  </w:style>
  <w:style w:type="paragraph" w:styleId="EndnoteText">
    <w:name w:val="endnote text"/>
    <w:basedOn w:val="Normal"/>
    <w:link w:val="EndnoteTextChar"/>
    <w:rsid w:val="00355B4F"/>
    <w:rPr>
      <w:rFonts w:ascii="Times" w:eastAsia="Times" w:hAnsi="Times"/>
      <w:szCs w:val="20"/>
    </w:rPr>
  </w:style>
  <w:style w:type="character" w:customStyle="1" w:styleId="EndnoteTextChar">
    <w:name w:val="Endnote Text Char"/>
    <w:basedOn w:val="DefaultParagraphFont"/>
    <w:link w:val="EndnoteText"/>
    <w:rsid w:val="00355B4F"/>
    <w:rPr>
      <w:rFonts w:ascii="Times" w:eastAsia="Times" w:hAnsi="Times" w:cs="Times New Roman"/>
      <w:szCs w:val="20"/>
      <w:lang w:eastAsia="en-US"/>
    </w:rPr>
  </w:style>
  <w:style w:type="character" w:styleId="EndnoteReference">
    <w:name w:val="endnote reference"/>
    <w:rsid w:val="00355B4F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6D6AA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B15C5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1E79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1E79"/>
    <w:rPr>
      <w:rFonts w:ascii="Lucida Grande" w:eastAsia="Cambria" w:hAnsi="Lucida Grande" w:cs="Times New Roman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16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3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88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3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2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7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59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471</Words>
  <Characters>2688</Characters>
  <Application>Microsoft Macintosh Word</Application>
  <DocSecurity>0</DocSecurity>
  <Lines>22</Lines>
  <Paragraphs>6</Paragraphs>
  <ScaleCrop>false</ScaleCrop>
  <Company/>
  <LinksUpToDate>false</LinksUpToDate>
  <CharactersWithSpaces>3153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Chandler</dc:creator>
  <cp:keywords/>
  <dc:description/>
  <cp:lastModifiedBy>Megan Swift</cp:lastModifiedBy>
  <cp:revision>3</cp:revision>
  <dcterms:created xsi:type="dcterms:W3CDTF">2014-05-01T20:16:00Z</dcterms:created>
  <dcterms:modified xsi:type="dcterms:W3CDTF">2014-05-01T20:17:00Z</dcterms:modified>
</cp:coreProperties>
</file>