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F5A378" w14:textId="77777777" w:rsidR="00DE117C" w:rsidRPr="006B2E35" w:rsidRDefault="00DE117C" w:rsidP="006B2E35">
      <w:pPr>
        <w:rPr>
          <w:rFonts w:ascii="Times New Roman" w:hAnsi="Times New Roman" w:cs="Times New Roman"/>
          <w:b/>
        </w:rPr>
      </w:pPr>
      <w:r w:rsidRPr="006B2E35">
        <w:rPr>
          <w:rFonts w:ascii="Times New Roman" w:hAnsi="Times New Roman" w:cs="Times New Roman"/>
          <w:b/>
        </w:rPr>
        <w:t>Hula</w:t>
      </w:r>
      <w:r w:rsidR="00F420CB" w:rsidRPr="006B2E35">
        <w:rPr>
          <w:rFonts w:ascii="Times New Roman" w:hAnsi="Times New Roman" w:cs="Times New Roman"/>
          <w:b/>
        </w:rPr>
        <w:t xml:space="preserve"> </w:t>
      </w:r>
    </w:p>
    <w:p w14:paraId="638D0A55" w14:textId="77777777" w:rsidR="00DE117C" w:rsidRPr="006B2E35" w:rsidRDefault="00DE117C" w:rsidP="00DE117C">
      <w:pPr>
        <w:rPr>
          <w:rFonts w:ascii="Times New Roman" w:hAnsi="Times New Roman" w:cs="Times New Roman"/>
        </w:rPr>
      </w:pPr>
    </w:p>
    <w:p w14:paraId="34D2539E" w14:textId="77777777" w:rsidR="0067444A" w:rsidRPr="006B2E35" w:rsidRDefault="009C0532" w:rsidP="00DE117C">
      <w:pPr>
        <w:rPr>
          <w:rFonts w:ascii="Times New Roman" w:hAnsi="Times New Roman" w:cs="Times New Roman"/>
          <w:b/>
        </w:rPr>
      </w:pPr>
      <w:r w:rsidRPr="006B2E35">
        <w:rPr>
          <w:rFonts w:ascii="Times New Roman" w:hAnsi="Times New Roman" w:cs="Times New Roman"/>
          <w:b/>
        </w:rPr>
        <w:t>Summary</w:t>
      </w:r>
    </w:p>
    <w:p w14:paraId="03DEAE17" w14:textId="4C6A6941" w:rsidR="00DE117C" w:rsidRPr="006B2E35" w:rsidRDefault="0067444A" w:rsidP="00DE117C">
      <w:pPr>
        <w:rPr>
          <w:rFonts w:ascii="Times New Roman" w:hAnsi="Times New Roman" w:cs="Times New Roman"/>
        </w:rPr>
      </w:pPr>
      <w:r w:rsidRPr="007213AD">
        <w:rPr>
          <w:rFonts w:ascii="Times New Roman" w:hAnsi="Times New Roman" w:cs="Times New Roman"/>
        </w:rPr>
        <w:t xml:space="preserve">Hula, as Native Hawaiian scholar Mary Kawena Pukui notes, </w:t>
      </w:r>
      <w:r w:rsidR="001F3019" w:rsidRPr="007213AD">
        <w:rPr>
          <w:rFonts w:ascii="Times New Roman" w:hAnsi="Times New Roman" w:cs="Times New Roman"/>
        </w:rPr>
        <w:t xml:space="preserve">is </w:t>
      </w:r>
      <w:r w:rsidRPr="007213AD">
        <w:rPr>
          <w:rFonts w:ascii="Times New Roman" w:hAnsi="Times New Roman" w:cs="Times New Roman"/>
        </w:rPr>
        <w:t>a general name for Hawai</w:t>
      </w:r>
      <w:r w:rsidR="00394B90" w:rsidRPr="007213AD">
        <w:rPr>
          <w:rFonts w:ascii="Times New Roman" w:hAnsi="Microsoft Sans Serif" w:cs="Times New Roman"/>
        </w:rPr>
        <w:t>ʻ</w:t>
      </w:r>
      <w:r w:rsidRPr="007213AD">
        <w:rPr>
          <w:rFonts w:ascii="Times New Roman" w:hAnsi="Times New Roman" w:cs="Times New Roman"/>
        </w:rPr>
        <w:t>i’s f</w:t>
      </w:r>
      <w:r w:rsidR="00526ECF" w:rsidRPr="007213AD">
        <w:rPr>
          <w:rFonts w:ascii="Times New Roman" w:hAnsi="Times New Roman" w:cs="Times New Roman"/>
        </w:rPr>
        <w:t>olk dances.</w:t>
      </w:r>
      <w:r w:rsidR="00883E78" w:rsidRPr="007213AD">
        <w:rPr>
          <w:rFonts w:ascii="Times New Roman" w:hAnsi="Times New Roman" w:cs="Times New Roman"/>
        </w:rPr>
        <w:t xml:space="preserve"> </w:t>
      </w:r>
      <w:r w:rsidR="002120D9" w:rsidRPr="007213AD">
        <w:rPr>
          <w:rFonts w:ascii="Times New Roman" w:hAnsi="Times New Roman" w:cs="Times New Roman"/>
        </w:rPr>
        <w:t xml:space="preserve">While it is impossible to point to one origin story for hula, </w:t>
      </w:r>
      <w:r w:rsidR="00FA15A2" w:rsidRPr="007213AD">
        <w:rPr>
          <w:rFonts w:ascii="Times New Roman" w:hAnsi="Times New Roman" w:cs="Times New Roman"/>
        </w:rPr>
        <w:t xml:space="preserve">multiple origin stories for </w:t>
      </w:r>
      <w:r w:rsidR="00883E78" w:rsidRPr="007213AD">
        <w:rPr>
          <w:rFonts w:ascii="Times New Roman" w:hAnsi="Times New Roman" w:cs="Times New Roman"/>
        </w:rPr>
        <w:t>the dances</w:t>
      </w:r>
      <w:r w:rsidR="00FA15A2" w:rsidRPr="007213AD">
        <w:rPr>
          <w:rFonts w:ascii="Times New Roman" w:hAnsi="Times New Roman" w:cs="Times New Roman"/>
        </w:rPr>
        <w:t xml:space="preserve"> are included in various Hawaiian myths. In addition to hula’s beginnings, these myths also explain the creation of the island chain and its indigenous inhabitants</w:t>
      </w:r>
      <w:r w:rsidR="00883E78" w:rsidRPr="007213AD">
        <w:rPr>
          <w:rFonts w:ascii="Times New Roman" w:hAnsi="Times New Roman" w:cs="Times New Roman"/>
        </w:rPr>
        <w:t>,</w:t>
      </w:r>
      <w:r w:rsidR="00FA15A2" w:rsidRPr="007213AD">
        <w:rPr>
          <w:rFonts w:ascii="Times New Roman" w:hAnsi="Times New Roman" w:cs="Times New Roman"/>
        </w:rPr>
        <w:t xml:space="preserve"> revea</w:t>
      </w:r>
      <w:r w:rsidR="007213AD" w:rsidRPr="007213AD">
        <w:rPr>
          <w:rFonts w:ascii="Times New Roman" w:hAnsi="Times New Roman" w:cs="Times New Roman"/>
        </w:rPr>
        <w:t>l</w:t>
      </w:r>
      <w:r w:rsidR="00FA15A2" w:rsidRPr="007213AD">
        <w:rPr>
          <w:rFonts w:ascii="Times New Roman" w:hAnsi="Times New Roman" w:cs="Times New Roman"/>
        </w:rPr>
        <w:t xml:space="preserve">ing </w:t>
      </w:r>
      <w:r w:rsidR="00883E78" w:rsidRPr="007213AD">
        <w:rPr>
          <w:rFonts w:ascii="Times New Roman" w:hAnsi="Times New Roman" w:cs="Times New Roman"/>
        </w:rPr>
        <w:t xml:space="preserve">an </w:t>
      </w:r>
      <w:r w:rsidR="00FF6ADE" w:rsidRPr="007213AD">
        <w:rPr>
          <w:rFonts w:ascii="Times New Roman" w:hAnsi="Times New Roman" w:cs="Times New Roman"/>
        </w:rPr>
        <w:t>interconnected</w:t>
      </w:r>
      <w:r w:rsidR="00883E78" w:rsidRPr="007213AD">
        <w:rPr>
          <w:rFonts w:ascii="Times New Roman" w:hAnsi="Times New Roman" w:cs="Times New Roman"/>
        </w:rPr>
        <w:t xml:space="preserve"> relationship between hula, the land, and its people. </w:t>
      </w:r>
      <w:r w:rsidR="00526ECF" w:rsidRPr="007213AD">
        <w:rPr>
          <w:rFonts w:ascii="Times New Roman" w:hAnsi="Times New Roman" w:cs="Times New Roman"/>
        </w:rPr>
        <w:t>With the</w:t>
      </w:r>
      <w:r w:rsidR="00526ECF" w:rsidRPr="006B2E35">
        <w:rPr>
          <w:rFonts w:ascii="Times New Roman" w:hAnsi="Times New Roman" w:cs="Times New Roman"/>
        </w:rPr>
        <w:t xml:space="preserve"> establishment of t</w:t>
      </w:r>
      <w:r w:rsidR="00C06770" w:rsidRPr="006B2E35">
        <w:rPr>
          <w:rFonts w:ascii="Times New Roman" w:hAnsi="Times New Roman" w:cs="Times New Roman"/>
        </w:rPr>
        <w:t xml:space="preserve">he tourist industry in </w:t>
      </w:r>
      <w:r w:rsidR="00C06770" w:rsidRPr="00DE5A50">
        <w:rPr>
          <w:rFonts w:ascii="Times New Roman" w:hAnsi="Times New Roman" w:cs="Times New Roman"/>
        </w:rPr>
        <w:t>Hawai</w:t>
      </w:r>
      <w:r w:rsidR="00394B90" w:rsidRPr="00DE5A50">
        <w:rPr>
          <w:rFonts w:ascii="Times New Roman" w:hAnsi="Microsoft Sans Serif" w:cs="Times New Roman"/>
        </w:rPr>
        <w:t>ʻ</w:t>
      </w:r>
      <w:r w:rsidR="00C06770" w:rsidRPr="00DE5A50">
        <w:rPr>
          <w:rFonts w:ascii="Times New Roman" w:hAnsi="Times New Roman" w:cs="Times New Roman"/>
        </w:rPr>
        <w:t>i</w:t>
      </w:r>
      <w:r w:rsidR="00C06770" w:rsidRPr="006B2E35">
        <w:rPr>
          <w:rFonts w:ascii="Times New Roman" w:hAnsi="Times New Roman" w:cs="Times New Roman"/>
        </w:rPr>
        <w:t xml:space="preserve"> at</w:t>
      </w:r>
      <w:r w:rsidR="00526ECF" w:rsidRPr="006B2E35">
        <w:rPr>
          <w:rFonts w:ascii="Times New Roman" w:hAnsi="Times New Roman" w:cs="Times New Roman"/>
        </w:rPr>
        <w:t xml:space="preserve"> the turn of the twentieth century, hula </w:t>
      </w:r>
      <w:r w:rsidR="00EA2BE4" w:rsidRPr="006B2E35">
        <w:rPr>
          <w:rFonts w:ascii="Times New Roman" w:hAnsi="Times New Roman" w:cs="Times New Roman"/>
        </w:rPr>
        <w:t>became</w:t>
      </w:r>
      <w:r w:rsidR="00526ECF" w:rsidRPr="006B2E35">
        <w:rPr>
          <w:rFonts w:ascii="Times New Roman" w:hAnsi="Times New Roman" w:cs="Times New Roman"/>
        </w:rPr>
        <w:t xml:space="preserve"> commodified and gendered </w:t>
      </w:r>
      <w:r w:rsidR="00EA2BE4" w:rsidRPr="006B2E35">
        <w:rPr>
          <w:rFonts w:ascii="Times New Roman" w:hAnsi="Times New Roman" w:cs="Times New Roman"/>
        </w:rPr>
        <w:t xml:space="preserve">as </w:t>
      </w:r>
      <w:r w:rsidR="00526ECF" w:rsidRPr="006B2E35">
        <w:rPr>
          <w:rFonts w:ascii="Times New Roman" w:hAnsi="Times New Roman" w:cs="Times New Roman"/>
        </w:rPr>
        <w:t xml:space="preserve">female for vacationing tourists. </w:t>
      </w:r>
      <w:r w:rsidR="001F3019" w:rsidRPr="006B2E35">
        <w:rPr>
          <w:rFonts w:ascii="Times New Roman" w:hAnsi="Times New Roman" w:cs="Times New Roman"/>
        </w:rPr>
        <w:t>New performance contexts established in t</w:t>
      </w:r>
      <w:r w:rsidR="00FD3C70" w:rsidRPr="006B2E35">
        <w:rPr>
          <w:rFonts w:ascii="Times New Roman" w:hAnsi="Times New Roman" w:cs="Times New Roman"/>
        </w:rPr>
        <w:t xml:space="preserve">he late twentieth century, however, </w:t>
      </w:r>
      <w:r w:rsidR="001F3019" w:rsidRPr="006B2E35">
        <w:rPr>
          <w:rFonts w:ascii="Times New Roman" w:hAnsi="Times New Roman" w:cs="Times New Roman"/>
        </w:rPr>
        <w:t xml:space="preserve">challenged </w:t>
      </w:r>
      <w:r w:rsidR="00FD3C70" w:rsidRPr="006B2E35">
        <w:rPr>
          <w:rFonts w:ascii="Times New Roman" w:hAnsi="Times New Roman" w:cs="Times New Roman"/>
        </w:rPr>
        <w:t>this commodification of hula</w:t>
      </w:r>
      <w:r w:rsidR="007B2A20" w:rsidRPr="006B2E35">
        <w:rPr>
          <w:rFonts w:ascii="Times New Roman" w:hAnsi="Times New Roman" w:cs="Times New Roman"/>
        </w:rPr>
        <w:t>,</w:t>
      </w:r>
      <w:r w:rsidR="00FD3C70" w:rsidRPr="006B2E35">
        <w:rPr>
          <w:rFonts w:ascii="Times New Roman" w:hAnsi="Times New Roman" w:cs="Times New Roman"/>
        </w:rPr>
        <w:t xml:space="preserve"> as Native Hawaiian practitioners</w:t>
      </w:r>
      <w:r w:rsidR="001F3019" w:rsidRPr="006B2E35">
        <w:rPr>
          <w:rFonts w:ascii="Times New Roman" w:hAnsi="Times New Roman" w:cs="Times New Roman"/>
        </w:rPr>
        <w:t xml:space="preserve"> </w:t>
      </w:r>
      <w:r w:rsidR="00FD3C70" w:rsidRPr="006B2E35">
        <w:rPr>
          <w:rFonts w:ascii="Times New Roman" w:hAnsi="Times New Roman" w:cs="Times New Roman"/>
        </w:rPr>
        <w:t xml:space="preserve">sought to reclaim the ancient hula traditions that </w:t>
      </w:r>
      <w:r w:rsidR="001F3019" w:rsidRPr="006B2E35">
        <w:rPr>
          <w:rFonts w:ascii="Times New Roman" w:hAnsi="Times New Roman" w:cs="Times New Roman"/>
        </w:rPr>
        <w:t>seemed to be</w:t>
      </w:r>
      <w:r w:rsidR="00FD3C70" w:rsidRPr="006B2E35">
        <w:rPr>
          <w:rFonts w:ascii="Times New Roman" w:hAnsi="Times New Roman" w:cs="Times New Roman"/>
        </w:rPr>
        <w:t xml:space="preserve"> erased through the </w:t>
      </w:r>
      <w:r w:rsidR="00620DED" w:rsidRPr="006B2E35">
        <w:rPr>
          <w:rFonts w:ascii="Times New Roman" w:hAnsi="Times New Roman" w:cs="Times New Roman"/>
        </w:rPr>
        <w:t>‘</w:t>
      </w:r>
      <w:r w:rsidR="00FD3C70" w:rsidRPr="006B2E35">
        <w:rPr>
          <w:rFonts w:ascii="Times New Roman" w:hAnsi="Times New Roman" w:cs="Times New Roman"/>
        </w:rPr>
        <w:t>hula girl’s</w:t>
      </w:r>
      <w:r w:rsidR="00620DED" w:rsidRPr="006B2E35">
        <w:rPr>
          <w:rFonts w:ascii="Times New Roman" w:hAnsi="Times New Roman" w:cs="Times New Roman"/>
        </w:rPr>
        <w:t>’</w:t>
      </w:r>
      <w:r w:rsidR="00FD3C70" w:rsidRPr="006B2E35">
        <w:rPr>
          <w:rFonts w:ascii="Times New Roman" w:hAnsi="Times New Roman" w:cs="Times New Roman"/>
        </w:rPr>
        <w:t xml:space="preserve"> acculturated dance. </w:t>
      </w:r>
      <w:r w:rsidR="007B2A20" w:rsidRPr="006B2E35">
        <w:rPr>
          <w:rFonts w:ascii="Times New Roman" w:hAnsi="Times New Roman" w:cs="Times New Roman"/>
        </w:rPr>
        <w:t>H</w:t>
      </w:r>
      <w:r w:rsidR="00FD3C70" w:rsidRPr="006B2E35">
        <w:rPr>
          <w:rFonts w:ascii="Times New Roman" w:hAnsi="Times New Roman" w:cs="Times New Roman"/>
        </w:rPr>
        <w:t>ula competition</w:t>
      </w:r>
      <w:r w:rsidR="007B2A20" w:rsidRPr="006B2E35">
        <w:rPr>
          <w:rFonts w:ascii="Times New Roman" w:hAnsi="Times New Roman" w:cs="Times New Roman"/>
        </w:rPr>
        <w:t>s</w:t>
      </w:r>
      <w:r w:rsidR="00FB3E8A" w:rsidRPr="006B2E35">
        <w:rPr>
          <w:rFonts w:ascii="Times New Roman" w:hAnsi="Times New Roman" w:cs="Times New Roman"/>
        </w:rPr>
        <w:t xml:space="preserve"> and concert hula</w:t>
      </w:r>
      <w:r w:rsidR="007B2A20" w:rsidRPr="006B2E35">
        <w:rPr>
          <w:rFonts w:ascii="Times New Roman" w:hAnsi="Times New Roman" w:cs="Times New Roman"/>
        </w:rPr>
        <w:t xml:space="preserve"> productions</w:t>
      </w:r>
      <w:r w:rsidR="00FD3C70" w:rsidRPr="006B2E35">
        <w:rPr>
          <w:rFonts w:ascii="Times New Roman" w:hAnsi="Times New Roman" w:cs="Times New Roman"/>
        </w:rPr>
        <w:t xml:space="preserve"> </w:t>
      </w:r>
      <w:r w:rsidR="00C06770" w:rsidRPr="006B2E35">
        <w:rPr>
          <w:rFonts w:ascii="Times New Roman" w:hAnsi="Times New Roman" w:cs="Times New Roman"/>
        </w:rPr>
        <w:t xml:space="preserve">set </w:t>
      </w:r>
      <w:r w:rsidR="00180AE7" w:rsidRPr="006B2E35">
        <w:rPr>
          <w:rFonts w:ascii="Times New Roman" w:hAnsi="Times New Roman" w:cs="Times New Roman"/>
        </w:rPr>
        <w:t>alternative</w:t>
      </w:r>
      <w:r w:rsidR="00620DED" w:rsidRPr="006B2E35">
        <w:rPr>
          <w:rFonts w:ascii="Times New Roman" w:hAnsi="Times New Roman" w:cs="Times New Roman"/>
        </w:rPr>
        <w:t xml:space="preserve"> </w:t>
      </w:r>
      <w:r w:rsidR="00C06770" w:rsidRPr="006B2E35">
        <w:rPr>
          <w:rFonts w:ascii="Times New Roman" w:hAnsi="Times New Roman" w:cs="Times New Roman"/>
        </w:rPr>
        <w:t>parameters for defining and performing</w:t>
      </w:r>
      <w:r w:rsidR="00FD3C70" w:rsidRPr="006B2E35">
        <w:rPr>
          <w:rFonts w:ascii="Times New Roman" w:hAnsi="Times New Roman" w:cs="Times New Roman"/>
        </w:rPr>
        <w:t xml:space="preserve"> </w:t>
      </w:r>
      <w:r w:rsidR="00AF1C86" w:rsidRPr="006B2E35">
        <w:rPr>
          <w:rFonts w:ascii="Times New Roman" w:hAnsi="Times New Roman" w:cs="Times New Roman"/>
        </w:rPr>
        <w:t>traditional hula styles</w:t>
      </w:r>
      <w:r w:rsidR="002D28C8" w:rsidRPr="006B2E35">
        <w:rPr>
          <w:rFonts w:ascii="Times New Roman" w:hAnsi="Times New Roman" w:cs="Times New Roman"/>
        </w:rPr>
        <w:t xml:space="preserve">. Both </w:t>
      </w:r>
      <w:r w:rsidR="00AF1C86" w:rsidRPr="006B2E35">
        <w:rPr>
          <w:rFonts w:ascii="Times New Roman" w:hAnsi="Times New Roman" w:cs="Times New Roman"/>
        </w:rPr>
        <w:t>draw on hula’s established history of incorporating</w:t>
      </w:r>
      <w:r w:rsidR="00C06770" w:rsidRPr="006B2E35">
        <w:rPr>
          <w:rFonts w:ascii="Times New Roman" w:hAnsi="Times New Roman" w:cs="Times New Roman"/>
        </w:rPr>
        <w:t xml:space="preserve"> hybrid musical, compositional, bodily, choreographic, and narrative influences in</w:t>
      </w:r>
      <w:r w:rsidR="00AF1C86" w:rsidRPr="006B2E35">
        <w:rPr>
          <w:rFonts w:ascii="Times New Roman" w:hAnsi="Times New Roman" w:cs="Times New Roman"/>
        </w:rPr>
        <w:t>to</w:t>
      </w:r>
      <w:r w:rsidR="00C06770" w:rsidRPr="006B2E35">
        <w:rPr>
          <w:rFonts w:ascii="Times New Roman" w:hAnsi="Times New Roman" w:cs="Times New Roman"/>
        </w:rPr>
        <w:t xml:space="preserve"> its </w:t>
      </w:r>
      <w:r w:rsidR="00AF1C86" w:rsidRPr="006B2E35">
        <w:rPr>
          <w:rFonts w:ascii="Times New Roman" w:hAnsi="Times New Roman" w:cs="Times New Roman"/>
        </w:rPr>
        <w:t xml:space="preserve">traditional </w:t>
      </w:r>
      <w:r w:rsidR="00C06770" w:rsidRPr="006B2E35">
        <w:rPr>
          <w:rFonts w:ascii="Times New Roman" w:hAnsi="Times New Roman" w:cs="Times New Roman"/>
        </w:rPr>
        <w:t xml:space="preserve">performance. Such hybridization encapsulates hula’s various encounters with modernity and its influences, becoming a flash point for producing cosmopolitan Native identities </w:t>
      </w:r>
      <w:r w:rsidR="00620DED" w:rsidRPr="006B2E35">
        <w:rPr>
          <w:rFonts w:ascii="Times New Roman" w:hAnsi="Times New Roman" w:cs="Times New Roman"/>
        </w:rPr>
        <w:t>and</w:t>
      </w:r>
      <w:r w:rsidR="00C06770" w:rsidRPr="006B2E35">
        <w:rPr>
          <w:rFonts w:ascii="Times New Roman" w:hAnsi="Times New Roman" w:cs="Times New Roman"/>
        </w:rPr>
        <w:t xml:space="preserve"> for</w:t>
      </w:r>
      <w:r w:rsidR="00FB3E8A" w:rsidRPr="006B2E35">
        <w:rPr>
          <w:rFonts w:ascii="Times New Roman" w:hAnsi="Times New Roman" w:cs="Times New Roman"/>
        </w:rPr>
        <w:t xml:space="preserve"> capitalizing on tradition. </w:t>
      </w:r>
      <w:r w:rsidR="00F71E34" w:rsidRPr="006B2E35">
        <w:rPr>
          <w:rFonts w:ascii="Times New Roman" w:hAnsi="Times New Roman" w:cs="Times New Roman"/>
        </w:rPr>
        <w:t xml:space="preserve"> </w:t>
      </w:r>
    </w:p>
    <w:p w14:paraId="10C96C18" w14:textId="77777777" w:rsidR="00DE117C" w:rsidRPr="006B2E35" w:rsidRDefault="00DE117C" w:rsidP="00DE117C">
      <w:pPr>
        <w:rPr>
          <w:rFonts w:ascii="Times New Roman" w:hAnsi="Times New Roman" w:cs="Times New Roman"/>
        </w:rPr>
      </w:pPr>
    </w:p>
    <w:p w14:paraId="1A448FFD" w14:textId="77777777" w:rsidR="00797013" w:rsidRPr="006B2E35" w:rsidRDefault="009C0532" w:rsidP="00ED777E">
      <w:pPr>
        <w:rPr>
          <w:rFonts w:ascii="Times New Roman" w:hAnsi="Times New Roman" w:cs="Times New Roman"/>
        </w:rPr>
      </w:pPr>
      <w:r w:rsidRPr="006B2E35">
        <w:rPr>
          <w:rFonts w:ascii="Times New Roman" w:hAnsi="Times New Roman" w:cs="Times New Roman"/>
          <w:b/>
        </w:rPr>
        <w:t>Importance to Modernism and Modernization</w:t>
      </w:r>
    </w:p>
    <w:p w14:paraId="5354AA63" w14:textId="1554642A" w:rsidR="001E3D02" w:rsidRPr="00F953DB" w:rsidRDefault="00A8446D" w:rsidP="00553073">
      <w:pPr>
        <w:rPr>
          <w:rFonts w:ascii="Times New Roman" w:hAnsi="Times New Roman" w:cs="Times New Roman"/>
        </w:rPr>
      </w:pPr>
      <w:r>
        <w:rPr>
          <w:rFonts w:ascii="Times New Roman" w:hAnsi="Times New Roman" w:cs="Times New Roman"/>
        </w:rPr>
        <w:t>H</w:t>
      </w:r>
      <w:r w:rsidR="006A0CE3" w:rsidRPr="006B2E35">
        <w:rPr>
          <w:rFonts w:ascii="Times New Roman" w:hAnsi="Times New Roman" w:cs="Times New Roman"/>
        </w:rPr>
        <w:t>ula is defined in part through</w:t>
      </w:r>
      <w:r w:rsidR="005627E5" w:rsidRPr="006B2E35">
        <w:rPr>
          <w:rFonts w:ascii="Times New Roman" w:hAnsi="Times New Roman" w:cs="Times New Roman"/>
        </w:rPr>
        <w:t xml:space="preserve"> </w:t>
      </w:r>
      <w:r w:rsidR="00091A23" w:rsidRPr="006B2E35">
        <w:rPr>
          <w:rFonts w:ascii="Times New Roman" w:hAnsi="Times New Roman" w:cs="Times New Roman"/>
        </w:rPr>
        <w:t>its</w:t>
      </w:r>
      <w:r w:rsidR="006206DE" w:rsidRPr="006B2E35">
        <w:rPr>
          <w:rFonts w:ascii="Times New Roman" w:hAnsi="Times New Roman" w:cs="Times New Roman"/>
        </w:rPr>
        <w:t xml:space="preserve"> combination of </w:t>
      </w:r>
      <w:r w:rsidR="005627E5" w:rsidRPr="006B2E35">
        <w:rPr>
          <w:rFonts w:ascii="Times New Roman" w:hAnsi="Times New Roman" w:cs="Times New Roman"/>
        </w:rPr>
        <w:t>poe</w:t>
      </w:r>
      <w:r w:rsidR="006206DE" w:rsidRPr="006B2E35">
        <w:rPr>
          <w:rFonts w:ascii="Times New Roman" w:hAnsi="Times New Roman" w:cs="Times New Roman"/>
        </w:rPr>
        <w:t>tic lyric</w:t>
      </w:r>
      <w:r w:rsidR="00620DED" w:rsidRPr="006B2E35">
        <w:rPr>
          <w:rFonts w:ascii="Times New Roman" w:hAnsi="Times New Roman" w:cs="Times New Roman"/>
        </w:rPr>
        <w:t>s</w:t>
      </w:r>
      <w:r w:rsidR="006206DE" w:rsidRPr="006B2E35">
        <w:rPr>
          <w:rFonts w:ascii="Times New Roman" w:hAnsi="Times New Roman" w:cs="Times New Roman"/>
        </w:rPr>
        <w:t xml:space="preserve"> </w:t>
      </w:r>
      <w:r w:rsidR="00A56571" w:rsidRPr="006B2E35">
        <w:rPr>
          <w:rFonts w:ascii="Times New Roman" w:hAnsi="Times New Roman" w:cs="Times New Roman"/>
        </w:rPr>
        <w:t>and</w:t>
      </w:r>
      <w:r w:rsidR="00A478D1" w:rsidRPr="006B2E35">
        <w:rPr>
          <w:rFonts w:ascii="Times New Roman" w:hAnsi="Times New Roman" w:cs="Times New Roman"/>
        </w:rPr>
        <w:t xml:space="preserve"> movement. </w:t>
      </w:r>
      <w:r w:rsidR="007F0400">
        <w:rPr>
          <w:rFonts w:ascii="Times New Roman" w:hAnsi="Times New Roman" w:cs="Times New Roman"/>
        </w:rPr>
        <w:t>In th</w:t>
      </w:r>
      <w:r w:rsidR="00CA4E22">
        <w:rPr>
          <w:rFonts w:ascii="Times New Roman" w:hAnsi="Times New Roman" w:cs="Times New Roman"/>
        </w:rPr>
        <w:t>e best-</w:t>
      </w:r>
      <w:r w:rsidR="007F0400">
        <w:rPr>
          <w:rFonts w:ascii="Times New Roman" w:hAnsi="Times New Roman" w:cs="Times New Roman"/>
        </w:rPr>
        <w:t>known origin myth of hula, the goddess Hi</w:t>
      </w:r>
      <w:r w:rsidR="007F0400">
        <w:rPr>
          <w:rFonts w:ascii="Times New Roman" w:hAnsi="Times New Roman" w:cs="Times New Roman"/>
          <w:lang w:val="haw-US"/>
        </w:rPr>
        <w:t xml:space="preserve">ʻiaka </w:t>
      </w:r>
      <w:r w:rsidR="00CA4E22">
        <w:rPr>
          <w:rFonts w:ascii="Times New Roman" w:hAnsi="Times New Roman" w:cs="Times New Roman"/>
          <w:lang w:val="haw-US"/>
        </w:rPr>
        <w:t>dances at</w:t>
      </w:r>
      <w:r w:rsidR="007F0400">
        <w:rPr>
          <w:rFonts w:ascii="Times New Roman" w:hAnsi="Times New Roman" w:cs="Times New Roman"/>
          <w:lang w:val="haw-US"/>
        </w:rPr>
        <w:t xml:space="preserve"> </w:t>
      </w:r>
      <w:r w:rsidR="00CA4E22">
        <w:rPr>
          <w:rFonts w:ascii="Times New Roman" w:hAnsi="Times New Roman" w:cs="Times New Roman"/>
          <w:lang w:val="haw-US"/>
        </w:rPr>
        <w:t xml:space="preserve">her sister, the </w:t>
      </w:r>
      <w:r w:rsidR="007F0400">
        <w:rPr>
          <w:rFonts w:ascii="Times New Roman" w:hAnsi="Times New Roman" w:cs="Times New Roman"/>
          <w:lang w:val="haw-US"/>
        </w:rPr>
        <w:t>volcano goddess Pele</w:t>
      </w:r>
      <w:r w:rsidR="00CA4E22">
        <w:rPr>
          <w:rFonts w:ascii="Times New Roman" w:hAnsi="Times New Roman" w:cs="Times New Roman"/>
        </w:rPr>
        <w:t>’s request</w:t>
      </w:r>
      <w:r w:rsidR="00DE0A1D">
        <w:rPr>
          <w:rFonts w:ascii="Times New Roman" w:hAnsi="Times New Roman" w:cs="Times New Roman"/>
        </w:rPr>
        <w:t>,</w:t>
      </w:r>
      <w:r w:rsidR="00F953DB">
        <w:rPr>
          <w:rFonts w:ascii="Times New Roman" w:hAnsi="Times New Roman" w:cs="Times New Roman"/>
        </w:rPr>
        <w:t xml:space="preserve"> before embarking on a journey that will take her across the entire island chain. First published in Hawaiian newspapers in the nineteenth century, the story, which has been considered to be sacred to </w:t>
      </w:r>
      <w:r w:rsidR="00F953DB">
        <w:rPr>
          <w:rFonts w:ascii="Times New Roman" w:hAnsi="Times New Roman" w:cs="Times New Roman"/>
          <w:i/>
        </w:rPr>
        <w:t>hula po</w:t>
      </w:r>
      <w:r w:rsidR="00F953DB">
        <w:rPr>
          <w:rFonts w:ascii="Times New Roman" w:hAnsi="Times New Roman" w:cs="Times New Roman"/>
          <w:i/>
          <w:lang w:val="haw-US"/>
        </w:rPr>
        <w:t xml:space="preserve">ʻe </w:t>
      </w:r>
      <w:r w:rsidR="00F953DB">
        <w:rPr>
          <w:rFonts w:ascii="Times New Roman" w:hAnsi="Times New Roman" w:cs="Times New Roman"/>
        </w:rPr>
        <w:t>(hula people), arguably dates to the twelfth or thirteenth century.</w:t>
      </w:r>
      <w:r w:rsidR="00F953DB">
        <w:rPr>
          <w:rStyle w:val="FootnoteReference"/>
          <w:rFonts w:ascii="Times New Roman" w:hAnsi="Times New Roman" w:cs="Times New Roman"/>
        </w:rPr>
        <w:footnoteReference w:id="1"/>
      </w:r>
      <w:r w:rsidR="00FF6ADE">
        <w:rPr>
          <w:rFonts w:ascii="Times New Roman" w:hAnsi="Times New Roman" w:cs="Times New Roman"/>
        </w:rPr>
        <w:t xml:space="preserve"> </w:t>
      </w:r>
      <w:r w:rsidR="000F007A">
        <w:rPr>
          <w:rFonts w:ascii="Times New Roman" w:hAnsi="Times New Roman" w:cs="Times New Roman"/>
        </w:rPr>
        <w:t xml:space="preserve">Philosopher and hula dancer Sharon Rowe evocatively defines hula in the following manner: </w:t>
      </w:r>
      <w:r w:rsidR="007213AD">
        <w:rPr>
          <w:rFonts w:ascii="Times New Roman" w:hAnsi="Times New Roman" w:cs="Times New Roman"/>
        </w:rPr>
        <w:t>‘</w:t>
      </w:r>
      <w:r w:rsidR="000F007A">
        <w:rPr>
          <w:rFonts w:ascii="Times New Roman" w:hAnsi="Times New Roman" w:cs="Times New Roman"/>
        </w:rPr>
        <w:t>[h]ula is a moving encyclopedia inscribed into the sinews and postures of dancers’ bodies. It carries forward the social and natural history, the religious beliefs, the philosophy, the literature, and the scientific knowledge of the Hawaiian people</w:t>
      </w:r>
      <w:r w:rsidR="007213AD">
        <w:rPr>
          <w:rFonts w:ascii="Times New Roman" w:hAnsi="Times New Roman" w:cs="Times New Roman"/>
        </w:rPr>
        <w:t>’</w:t>
      </w:r>
      <w:r w:rsidR="000F007A">
        <w:rPr>
          <w:rFonts w:ascii="Times New Roman" w:hAnsi="Times New Roman" w:cs="Times New Roman"/>
        </w:rPr>
        <w:t>.</w:t>
      </w:r>
      <w:r w:rsidR="000F007A">
        <w:rPr>
          <w:rStyle w:val="FootnoteReference"/>
          <w:rFonts w:ascii="Times New Roman" w:hAnsi="Times New Roman" w:cs="Times New Roman"/>
        </w:rPr>
        <w:footnoteReference w:id="2"/>
      </w:r>
      <w:r w:rsidR="000F007A">
        <w:rPr>
          <w:rFonts w:ascii="Times New Roman" w:hAnsi="Times New Roman" w:cs="Times New Roman"/>
        </w:rPr>
        <w:t xml:space="preserve"> Rowe’s definition also highlights the importance of hula for </w:t>
      </w:r>
      <w:r w:rsidR="00DE0A1D">
        <w:rPr>
          <w:rFonts w:ascii="Times New Roman" w:hAnsi="Times New Roman" w:cs="Times New Roman"/>
        </w:rPr>
        <w:t>keeping</w:t>
      </w:r>
      <w:r w:rsidR="000F007A">
        <w:rPr>
          <w:rFonts w:ascii="Times New Roman" w:hAnsi="Times New Roman" w:cs="Times New Roman"/>
        </w:rPr>
        <w:t xml:space="preserve"> Native Hawaiian cultural knowledge.</w:t>
      </w:r>
    </w:p>
    <w:p w14:paraId="72196AC2" w14:textId="77777777" w:rsidR="001E3D02" w:rsidRDefault="001E3D02" w:rsidP="00553073">
      <w:pPr>
        <w:rPr>
          <w:rFonts w:ascii="Times New Roman" w:hAnsi="Times New Roman" w:cs="Times New Roman"/>
        </w:rPr>
      </w:pPr>
    </w:p>
    <w:p w14:paraId="542189AA" w14:textId="77777777" w:rsidR="00182CB0" w:rsidRPr="006B2E35" w:rsidRDefault="00A478D1" w:rsidP="00553073">
      <w:pPr>
        <w:rPr>
          <w:rFonts w:ascii="Times New Roman" w:hAnsi="Times New Roman" w:cs="Times New Roman"/>
        </w:rPr>
      </w:pPr>
      <w:r w:rsidRPr="006B2E35">
        <w:rPr>
          <w:rFonts w:ascii="Times New Roman" w:hAnsi="Times New Roman" w:cs="Times New Roman"/>
        </w:rPr>
        <w:t>I</w:t>
      </w:r>
      <w:r w:rsidR="0041536A" w:rsidRPr="006B2E35">
        <w:rPr>
          <w:rFonts w:ascii="Times New Roman" w:hAnsi="Times New Roman" w:cs="Times New Roman"/>
        </w:rPr>
        <w:t>t</w:t>
      </w:r>
      <w:r w:rsidR="001E3D02">
        <w:rPr>
          <w:rFonts w:ascii="Times New Roman" w:hAnsi="Times New Roman" w:cs="Times New Roman"/>
        </w:rPr>
        <w:t xml:space="preserve"> i</w:t>
      </w:r>
      <w:r w:rsidR="0041536A" w:rsidRPr="006B2E35">
        <w:rPr>
          <w:rFonts w:ascii="Times New Roman" w:hAnsi="Times New Roman" w:cs="Times New Roman"/>
        </w:rPr>
        <w:t xml:space="preserve">s </w:t>
      </w:r>
      <w:r w:rsidR="00AF1C86" w:rsidRPr="006B2E35">
        <w:rPr>
          <w:rFonts w:ascii="Times New Roman" w:hAnsi="Times New Roman" w:cs="Times New Roman"/>
        </w:rPr>
        <w:t>the ‘hula girl’</w:t>
      </w:r>
      <w:r w:rsidR="00C1754E" w:rsidRPr="006B2E35">
        <w:rPr>
          <w:rFonts w:ascii="Times New Roman" w:hAnsi="Times New Roman" w:cs="Times New Roman"/>
        </w:rPr>
        <w:t xml:space="preserve"> image</w:t>
      </w:r>
      <w:r w:rsidR="00CC0FFF" w:rsidRPr="006B2E35">
        <w:rPr>
          <w:rFonts w:ascii="Times New Roman" w:hAnsi="Times New Roman" w:cs="Times New Roman"/>
        </w:rPr>
        <w:t xml:space="preserve"> and her touristic performance</w:t>
      </w:r>
      <w:r w:rsidRPr="006B2E35">
        <w:rPr>
          <w:rFonts w:ascii="Times New Roman" w:hAnsi="Times New Roman" w:cs="Times New Roman"/>
        </w:rPr>
        <w:t xml:space="preserve">, however, </w:t>
      </w:r>
      <w:r w:rsidR="005E1167" w:rsidRPr="006B2E35">
        <w:rPr>
          <w:rFonts w:ascii="Times New Roman" w:hAnsi="Times New Roman" w:cs="Times New Roman"/>
        </w:rPr>
        <w:t>which</w:t>
      </w:r>
      <w:r w:rsidR="0041536A" w:rsidRPr="006B2E35">
        <w:rPr>
          <w:rFonts w:ascii="Times New Roman" w:hAnsi="Times New Roman" w:cs="Times New Roman"/>
        </w:rPr>
        <w:t xml:space="preserve"> </w:t>
      </w:r>
      <w:r w:rsidR="00AF59EA" w:rsidRPr="006B2E35">
        <w:rPr>
          <w:rFonts w:ascii="Times New Roman" w:hAnsi="Times New Roman" w:cs="Times New Roman"/>
        </w:rPr>
        <w:t xml:space="preserve">has defined hula </w:t>
      </w:r>
      <w:r w:rsidR="00643F1A" w:rsidRPr="006B2E35">
        <w:rPr>
          <w:rFonts w:ascii="Times New Roman" w:hAnsi="Times New Roman" w:cs="Times New Roman"/>
        </w:rPr>
        <w:t>for much of the</w:t>
      </w:r>
      <w:r w:rsidR="00AF59EA" w:rsidRPr="006B2E35">
        <w:rPr>
          <w:rFonts w:ascii="Times New Roman" w:hAnsi="Times New Roman" w:cs="Times New Roman"/>
        </w:rPr>
        <w:t xml:space="preserve"> world since the mid-twentieth century. </w:t>
      </w:r>
      <w:r w:rsidR="006A0CE3" w:rsidRPr="006B2E35">
        <w:rPr>
          <w:rFonts w:ascii="Times New Roman" w:hAnsi="Times New Roman" w:cs="Times New Roman"/>
        </w:rPr>
        <w:t xml:space="preserve">Part of </w:t>
      </w:r>
      <w:r w:rsidR="004B379C" w:rsidRPr="006B2E35">
        <w:rPr>
          <w:rFonts w:ascii="Times New Roman" w:hAnsi="Times New Roman" w:cs="Times New Roman"/>
        </w:rPr>
        <w:t xml:space="preserve">Native </w:t>
      </w:r>
      <w:r w:rsidR="004B379C" w:rsidRPr="00DE5A50">
        <w:rPr>
          <w:rFonts w:ascii="Times New Roman" w:hAnsi="Times New Roman" w:cs="Times New Roman"/>
        </w:rPr>
        <w:t>Hawaiians</w:t>
      </w:r>
      <w:r w:rsidR="004B379C" w:rsidRPr="006B2E35">
        <w:rPr>
          <w:rFonts w:ascii="Times New Roman" w:hAnsi="Times New Roman" w:cs="Times New Roman"/>
        </w:rPr>
        <w:t xml:space="preserve">’ </w:t>
      </w:r>
      <w:r w:rsidR="006A0CE3" w:rsidRPr="006B2E35">
        <w:rPr>
          <w:rFonts w:ascii="Times New Roman" w:hAnsi="Times New Roman" w:cs="Times New Roman"/>
        </w:rPr>
        <w:t>cultural heritage</w:t>
      </w:r>
      <w:r w:rsidR="00EE5E3F" w:rsidRPr="006B2E35">
        <w:rPr>
          <w:rFonts w:ascii="Times New Roman" w:hAnsi="Times New Roman" w:cs="Times New Roman"/>
        </w:rPr>
        <w:t xml:space="preserve">, </w:t>
      </w:r>
      <w:r w:rsidR="0041536A" w:rsidRPr="006B2E35">
        <w:rPr>
          <w:rFonts w:ascii="Times New Roman" w:hAnsi="Times New Roman" w:cs="Times New Roman"/>
        </w:rPr>
        <w:t xml:space="preserve">in pre-colonial Hawaiian society </w:t>
      </w:r>
      <w:r w:rsidR="00EE5E3F" w:rsidRPr="006B2E35">
        <w:rPr>
          <w:rFonts w:ascii="Times New Roman" w:hAnsi="Times New Roman" w:cs="Times New Roman"/>
        </w:rPr>
        <w:t>hula effectively functioned as a religious and political praxis.</w:t>
      </w:r>
      <w:r w:rsidR="00EE5E3F" w:rsidRPr="006B2E35">
        <w:rPr>
          <w:rStyle w:val="FootnoteReference"/>
          <w:rFonts w:ascii="Times New Roman" w:hAnsi="Times New Roman" w:cs="Times New Roman"/>
        </w:rPr>
        <w:footnoteReference w:id="3"/>
      </w:r>
      <w:r w:rsidR="006A0CE3" w:rsidRPr="006B2E35">
        <w:rPr>
          <w:rFonts w:ascii="Times New Roman" w:hAnsi="Times New Roman" w:cs="Times New Roman"/>
        </w:rPr>
        <w:t xml:space="preserve"> </w:t>
      </w:r>
      <w:r w:rsidR="00EE5E3F" w:rsidRPr="006B2E35">
        <w:rPr>
          <w:rFonts w:ascii="Times New Roman" w:hAnsi="Times New Roman" w:cs="Times New Roman"/>
        </w:rPr>
        <w:t xml:space="preserve">Hula’s repertoire of chants and </w:t>
      </w:r>
      <w:r w:rsidR="00EE5E3F" w:rsidRPr="006B2E35">
        <w:rPr>
          <w:rFonts w:ascii="Times New Roman" w:hAnsi="Times New Roman" w:cs="Times New Roman"/>
          <w:i/>
        </w:rPr>
        <w:t>mele</w:t>
      </w:r>
      <w:r w:rsidR="00EE5E3F" w:rsidRPr="006B2E35">
        <w:rPr>
          <w:rFonts w:ascii="Times New Roman" w:hAnsi="Times New Roman" w:cs="Times New Roman"/>
        </w:rPr>
        <w:t xml:space="preserve"> (songs) draws upon an extensive body of Native historiography, cosmogony, and genealogies</w:t>
      </w:r>
      <w:r w:rsidR="00152663" w:rsidRPr="006B2E35">
        <w:rPr>
          <w:rFonts w:ascii="Times New Roman" w:hAnsi="Times New Roman" w:cs="Times New Roman"/>
        </w:rPr>
        <w:t>,</w:t>
      </w:r>
      <w:r w:rsidR="00EE5E3F" w:rsidRPr="006B2E35">
        <w:rPr>
          <w:rFonts w:ascii="Times New Roman" w:hAnsi="Times New Roman" w:cs="Times New Roman"/>
        </w:rPr>
        <w:t xml:space="preserve"> which have been guarded across the generations by </w:t>
      </w:r>
      <w:r w:rsidR="00EE5E3F" w:rsidRPr="006B2E35">
        <w:rPr>
          <w:rFonts w:ascii="Times New Roman" w:hAnsi="Times New Roman" w:cs="Times New Roman"/>
          <w:i/>
        </w:rPr>
        <w:t>hula po’e</w:t>
      </w:r>
      <w:r w:rsidR="00182CB0" w:rsidRPr="006B2E35">
        <w:rPr>
          <w:rFonts w:ascii="Times New Roman" w:hAnsi="Times New Roman" w:cs="Times New Roman"/>
        </w:rPr>
        <w:t xml:space="preserve"> (</w:t>
      </w:r>
      <w:r w:rsidR="00EE5E3F" w:rsidRPr="006B2E35">
        <w:rPr>
          <w:rFonts w:ascii="Times New Roman" w:hAnsi="Times New Roman" w:cs="Times New Roman"/>
        </w:rPr>
        <w:t>hul</w:t>
      </w:r>
      <w:r w:rsidR="00182CB0" w:rsidRPr="006B2E35">
        <w:rPr>
          <w:rFonts w:ascii="Times New Roman" w:hAnsi="Times New Roman" w:cs="Times New Roman"/>
        </w:rPr>
        <w:t>a people)</w:t>
      </w:r>
      <w:r w:rsidR="002D28C8" w:rsidRPr="006B2E35">
        <w:rPr>
          <w:rFonts w:ascii="Times New Roman" w:hAnsi="Times New Roman" w:cs="Times New Roman"/>
        </w:rPr>
        <w:t xml:space="preserve">. These </w:t>
      </w:r>
      <w:r w:rsidR="00394B90" w:rsidRPr="006B2E35">
        <w:rPr>
          <w:rFonts w:ascii="Times New Roman" w:hAnsi="Times New Roman" w:cs="Times New Roman"/>
          <w:i/>
        </w:rPr>
        <w:t xml:space="preserve">hula </w:t>
      </w:r>
      <w:r w:rsidR="00394B90" w:rsidRPr="00DE5A50">
        <w:rPr>
          <w:rFonts w:ascii="Times New Roman" w:hAnsi="Times New Roman" w:cs="Times New Roman"/>
          <w:i/>
        </w:rPr>
        <w:t>ʻō</w:t>
      </w:r>
      <w:r w:rsidR="00152663" w:rsidRPr="00DE5A50">
        <w:rPr>
          <w:rFonts w:ascii="Times New Roman" w:hAnsi="Times New Roman" w:cs="Times New Roman"/>
          <w:i/>
        </w:rPr>
        <w:t>lapa</w:t>
      </w:r>
      <w:r w:rsidR="00152663" w:rsidRPr="006B2E35">
        <w:rPr>
          <w:rFonts w:ascii="Times New Roman" w:hAnsi="Times New Roman" w:cs="Times New Roman"/>
          <w:i/>
        </w:rPr>
        <w:t xml:space="preserve"> </w:t>
      </w:r>
      <w:r w:rsidR="00EE5E3F" w:rsidRPr="006B2E35">
        <w:rPr>
          <w:rFonts w:ascii="Times New Roman" w:hAnsi="Times New Roman" w:cs="Times New Roman"/>
        </w:rPr>
        <w:t>(</w:t>
      </w:r>
      <w:r w:rsidR="00637687" w:rsidRPr="006B2E35">
        <w:rPr>
          <w:rFonts w:ascii="Times New Roman" w:hAnsi="Times New Roman" w:cs="Times New Roman"/>
        </w:rPr>
        <w:t>hula dancers</w:t>
      </w:r>
      <w:r w:rsidR="00EE5E3F" w:rsidRPr="006B2E35">
        <w:rPr>
          <w:rFonts w:ascii="Times New Roman" w:hAnsi="Times New Roman" w:cs="Times New Roman"/>
        </w:rPr>
        <w:t xml:space="preserve">), </w:t>
      </w:r>
      <w:r w:rsidR="00152663" w:rsidRPr="00DE5A50">
        <w:rPr>
          <w:rFonts w:ascii="Times New Roman" w:hAnsi="Times New Roman" w:cs="Times New Roman"/>
          <w:i/>
        </w:rPr>
        <w:t>ho</w:t>
      </w:r>
      <w:r w:rsidR="00394B90" w:rsidRPr="00DE5A50">
        <w:rPr>
          <w:rFonts w:ascii="Times New Roman" w:hAnsi="Times New Roman" w:cs="Times New Roman"/>
          <w:i/>
        </w:rPr>
        <w:t>ʻ</w:t>
      </w:r>
      <w:r w:rsidR="00152663" w:rsidRPr="00DE5A50">
        <w:rPr>
          <w:rFonts w:ascii="Times New Roman" w:hAnsi="Times New Roman" w:cs="Times New Roman"/>
          <w:i/>
        </w:rPr>
        <w:t>opa</w:t>
      </w:r>
      <w:r w:rsidR="00394B90" w:rsidRPr="00DE5A50">
        <w:rPr>
          <w:rFonts w:ascii="Times New Roman" w:hAnsi="Times New Roman" w:cs="Times New Roman"/>
          <w:i/>
        </w:rPr>
        <w:t>ʻ</w:t>
      </w:r>
      <w:r w:rsidR="00152663" w:rsidRPr="00DE5A50">
        <w:rPr>
          <w:rFonts w:ascii="Times New Roman" w:hAnsi="Times New Roman" w:cs="Times New Roman"/>
          <w:i/>
        </w:rPr>
        <w:t>a</w:t>
      </w:r>
      <w:r w:rsidR="00152663" w:rsidRPr="006B2E35">
        <w:rPr>
          <w:rFonts w:ascii="Times New Roman" w:hAnsi="Times New Roman" w:cs="Times New Roman"/>
          <w:i/>
        </w:rPr>
        <w:t xml:space="preserve"> </w:t>
      </w:r>
      <w:r w:rsidR="00EE5E3F" w:rsidRPr="006B2E35">
        <w:rPr>
          <w:rFonts w:ascii="Times New Roman" w:hAnsi="Times New Roman" w:cs="Times New Roman"/>
        </w:rPr>
        <w:t>(</w:t>
      </w:r>
      <w:r w:rsidR="00643F1A" w:rsidRPr="006B2E35">
        <w:rPr>
          <w:rFonts w:ascii="Times New Roman" w:hAnsi="Times New Roman" w:cs="Times New Roman"/>
        </w:rPr>
        <w:t>chanters</w:t>
      </w:r>
      <w:r w:rsidR="00EE5E3F" w:rsidRPr="006B2E35">
        <w:rPr>
          <w:rFonts w:ascii="Times New Roman" w:hAnsi="Times New Roman" w:cs="Times New Roman"/>
        </w:rPr>
        <w:t xml:space="preserve">), </w:t>
      </w:r>
      <w:r w:rsidR="007B2A20" w:rsidRPr="006B2E35">
        <w:rPr>
          <w:rFonts w:ascii="Times New Roman" w:hAnsi="Times New Roman" w:cs="Times New Roman"/>
        </w:rPr>
        <w:t xml:space="preserve">and </w:t>
      </w:r>
      <w:r w:rsidR="00152663" w:rsidRPr="006B2E35">
        <w:rPr>
          <w:rFonts w:ascii="Times New Roman" w:hAnsi="Times New Roman" w:cs="Times New Roman"/>
          <w:i/>
        </w:rPr>
        <w:t xml:space="preserve">kumu hula </w:t>
      </w:r>
      <w:r w:rsidR="00EE5E3F" w:rsidRPr="006B2E35">
        <w:rPr>
          <w:rFonts w:ascii="Times New Roman" w:hAnsi="Times New Roman" w:cs="Times New Roman"/>
        </w:rPr>
        <w:t>(</w:t>
      </w:r>
      <w:r w:rsidRPr="006B2E35">
        <w:rPr>
          <w:rFonts w:ascii="Times New Roman" w:hAnsi="Times New Roman" w:cs="Times New Roman"/>
        </w:rPr>
        <w:t>master teachers</w:t>
      </w:r>
      <w:r w:rsidR="00EE5E3F" w:rsidRPr="006B2E35">
        <w:rPr>
          <w:rFonts w:ascii="Times New Roman" w:hAnsi="Times New Roman" w:cs="Times New Roman"/>
        </w:rPr>
        <w:t>)</w:t>
      </w:r>
      <w:r w:rsidR="002D28C8" w:rsidRPr="006B2E35">
        <w:rPr>
          <w:rFonts w:ascii="Times New Roman" w:hAnsi="Times New Roman" w:cs="Times New Roman"/>
        </w:rPr>
        <w:t xml:space="preserve"> </w:t>
      </w:r>
      <w:r w:rsidR="00EE5E3F" w:rsidRPr="006B2E35">
        <w:rPr>
          <w:rFonts w:ascii="Times New Roman" w:hAnsi="Times New Roman" w:cs="Times New Roman"/>
        </w:rPr>
        <w:t xml:space="preserve">attained their venerated status by undergoing extensive ritual training performed under the auspices of </w:t>
      </w:r>
      <w:r w:rsidR="00EE5E3F" w:rsidRPr="006B2E35">
        <w:rPr>
          <w:rFonts w:ascii="Times New Roman" w:hAnsi="Times New Roman" w:cs="Times New Roman"/>
          <w:i/>
        </w:rPr>
        <w:t>Laka</w:t>
      </w:r>
      <w:r w:rsidR="00EE5E3F" w:rsidRPr="006B2E35">
        <w:rPr>
          <w:rFonts w:ascii="Times New Roman" w:hAnsi="Times New Roman" w:cs="Times New Roman"/>
        </w:rPr>
        <w:t>, the god/goddess of hula.</w:t>
      </w:r>
      <w:r w:rsidR="00C1754E" w:rsidRPr="006B2E35">
        <w:rPr>
          <w:rStyle w:val="FootnoteReference"/>
          <w:rFonts w:ascii="Times New Roman" w:hAnsi="Times New Roman" w:cs="Times New Roman"/>
        </w:rPr>
        <w:footnoteReference w:id="4"/>
      </w:r>
      <w:r w:rsidR="00EE5E3F" w:rsidRPr="006B2E35">
        <w:rPr>
          <w:rFonts w:ascii="Times New Roman" w:hAnsi="Times New Roman" w:cs="Times New Roman"/>
        </w:rPr>
        <w:t xml:space="preserve"> Traditionally, recognized </w:t>
      </w:r>
      <w:r w:rsidR="00EE5E3F" w:rsidRPr="006B2E35">
        <w:rPr>
          <w:rFonts w:ascii="Times New Roman" w:hAnsi="Times New Roman" w:cs="Times New Roman"/>
          <w:i/>
        </w:rPr>
        <w:t xml:space="preserve">hula </w:t>
      </w:r>
      <w:r w:rsidR="00EE5E3F" w:rsidRPr="00DE5A50">
        <w:rPr>
          <w:rFonts w:ascii="Times New Roman" w:hAnsi="Times New Roman" w:cs="Times New Roman"/>
          <w:i/>
        </w:rPr>
        <w:t>p</w:t>
      </w:r>
      <w:r w:rsidR="00394B90" w:rsidRPr="00DE5A50">
        <w:rPr>
          <w:rFonts w:ascii="Times New Roman" w:hAnsi="Times New Roman" w:cs="Times New Roman"/>
          <w:i/>
        </w:rPr>
        <w:t>oʻ</w:t>
      </w:r>
      <w:r w:rsidR="00EE5E3F" w:rsidRPr="00DE5A50">
        <w:rPr>
          <w:rFonts w:ascii="Times New Roman" w:hAnsi="Times New Roman" w:cs="Times New Roman"/>
          <w:i/>
        </w:rPr>
        <w:t>e</w:t>
      </w:r>
      <w:r w:rsidRPr="006B2E35">
        <w:rPr>
          <w:rFonts w:ascii="Times New Roman" w:hAnsi="Times New Roman" w:cs="Times New Roman"/>
        </w:rPr>
        <w:t xml:space="preserve"> </w:t>
      </w:r>
      <w:r w:rsidR="00EE5E3F" w:rsidRPr="006B2E35">
        <w:rPr>
          <w:rFonts w:ascii="Times New Roman" w:hAnsi="Times New Roman" w:cs="Times New Roman"/>
        </w:rPr>
        <w:t xml:space="preserve">were </w:t>
      </w:r>
      <w:r w:rsidR="00835AB1" w:rsidRPr="006B2E35">
        <w:rPr>
          <w:rFonts w:ascii="Times New Roman" w:hAnsi="Times New Roman" w:cs="Times New Roman"/>
        </w:rPr>
        <w:t>responsible for</w:t>
      </w:r>
      <w:r w:rsidR="00EE5E3F" w:rsidRPr="006B2E35">
        <w:rPr>
          <w:rFonts w:ascii="Times New Roman" w:hAnsi="Times New Roman" w:cs="Times New Roman"/>
        </w:rPr>
        <w:t xml:space="preserve"> protecting and transmitting hula’s sacred knowledge for high-</w:t>
      </w:r>
      <w:r w:rsidRPr="006B2E35">
        <w:rPr>
          <w:rFonts w:ascii="Times New Roman" w:hAnsi="Times New Roman" w:cs="Times New Roman"/>
        </w:rPr>
        <w:t xml:space="preserve">ranking </w:t>
      </w:r>
      <w:r w:rsidRPr="006B2E35">
        <w:rPr>
          <w:rFonts w:ascii="Times New Roman" w:hAnsi="Times New Roman" w:cs="Times New Roman"/>
        </w:rPr>
        <w:lastRenderedPageBreak/>
        <w:t>chiefs</w:t>
      </w:r>
      <w:r w:rsidR="00EE5E3F" w:rsidRPr="006B2E35">
        <w:rPr>
          <w:rFonts w:ascii="Times New Roman" w:hAnsi="Times New Roman" w:cs="Times New Roman"/>
        </w:rPr>
        <w:t>.</w:t>
      </w:r>
      <w:r w:rsidR="00EE5E3F" w:rsidRPr="006B2E35">
        <w:rPr>
          <w:rStyle w:val="FootnoteReference"/>
          <w:rFonts w:ascii="Times New Roman" w:hAnsi="Times New Roman" w:cs="Times New Roman"/>
        </w:rPr>
        <w:footnoteReference w:id="5"/>
      </w:r>
      <w:r w:rsidR="00EE5E3F" w:rsidRPr="006B2E35">
        <w:rPr>
          <w:rFonts w:ascii="Times New Roman" w:hAnsi="Times New Roman" w:cs="Times New Roman"/>
        </w:rPr>
        <w:t xml:space="preserve"> </w:t>
      </w:r>
      <w:r w:rsidR="007B2A20" w:rsidRPr="006B2E35">
        <w:rPr>
          <w:rFonts w:ascii="Times New Roman" w:hAnsi="Times New Roman" w:cs="Times New Roman"/>
        </w:rPr>
        <w:t xml:space="preserve">They accomplished this by using hula’s meaningful and sacred imagery, movement motifs, and choreographic sequences to connect Hawaiian chiefs with the sacred world. </w:t>
      </w:r>
      <w:r w:rsidR="00EE5E3F" w:rsidRPr="006B2E35">
        <w:rPr>
          <w:rFonts w:ascii="Times New Roman" w:hAnsi="Times New Roman" w:cs="Times New Roman"/>
        </w:rPr>
        <w:t xml:space="preserve">In </w:t>
      </w:r>
      <w:r w:rsidR="00EE5E3F" w:rsidRPr="00DE5A50">
        <w:rPr>
          <w:rFonts w:ascii="Times New Roman" w:hAnsi="Times New Roman" w:cs="Times New Roman"/>
        </w:rPr>
        <w:t>Hawai</w:t>
      </w:r>
      <w:r w:rsidR="00AF1C86" w:rsidRPr="00DE5A50">
        <w:rPr>
          <w:rFonts w:ascii="Times New Roman" w:hAnsi="Microsoft Sans Serif" w:cs="Times New Roman"/>
        </w:rPr>
        <w:t>ʻ</w:t>
      </w:r>
      <w:r w:rsidR="00EE5E3F" w:rsidRPr="00DE5A50">
        <w:rPr>
          <w:rFonts w:ascii="Times New Roman" w:hAnsi="Times New Roman" w:cs="Times New Roman"/>
        </w:rPr>
        <w:t>i’s</w:t>
      </w:r>
      <w:r w:rsidR="00EE5E3F" w:rsidRPr="006B2E35">
        <w:rPr>
          <w:rFonts w:ascii="Times New Roman" w:hAnsi="Times New Roman" w:cs="Times New Roman"/>
        </w:rPr>
        <w:t xml:space="preserve"> </w:t>
      </w:r>
      <w:r w:rsidR="007C2535" w:rsidRPr="006B2E35">
        <w:rPr>
          <w:rFonts w:ascii="Times New Roman" w:hAnsi="Times New Roman" w:cs="Times New Roman"/>
        </w:rPr>
        <w:t>highly stratified</w:t>
      </w:r>
      <w:r w:rsidR="00EE5E3F" w:rsidRPr="006B2E35">
        <w:rPr>
          <w:rFonts w:ascii="Times New Roman" w:hAnsi="Times New Roman" w:cs="Times New Roman"/>
        </w:rPr>
        <w:t xml:space="preserve"> society </w:t>
      </w:r>
      <w:r w:rsidR="007C2535" w:rsidRPr="006B2E35">
        <w:rPr>
          <w:rFonts w:ascii="Times New Roman" w:hAnsi="Times New Roman" w:cs="Times New Roman"/>
        </w:rPr>
        <w:t>such knowledge united the divine, hum</w:t>
      </w:r>
      <w:r w:rsidRPr="006B2E35">
        <w:rPr>
          <w:rFonts w:ascii="Times New Roman" w:hAnsi="Times New Roman" w:cs="Times New Roman"/>
        </w:rPr>
        <w:t xml:space="preserve">an, and natural realms together, </w:t>
      </w:r>
      <w:r w:rsidR="007C2535" w:rsidRPr="006B2E35">
        <w:rPr>
          <w:rFonts w:ascii="Times New Roman" w:hAnsi="Times New Roman" w:cs="Times New Roman"/>
        </w:rPr>
        <w:t>while</w:t>
      </w:r>
      <w:r w:rsidR="00EE5E3F" w:rsidRPr="006B2E35">
        <w:rPr>
          <w:rFonts w:ascii="Times New Roman" w:hAnsi="Times New Roman" w:cs="Times New Roman"/>
        </w:rPr>
        <w:t xml:space="preserve"> emphas</w:t>
      </w:r>
      <w:r w:rsidR="007C2535" w:rsidRPr="006B2E35">
        <w:rPr>
          <w:rFonts w:ascii="Times New Roman" w:hAnsi="Times New Roman" w:cs="Times New Roman"/>
        </w:rPr>
        <w:t>izing</w:t>
      </w:r>
      <w:r w:rsidR="00EE5E3F" w:rsidRPr="006B2E35">
        <w:rPr>
          <w:rFonts w:ascii="Times New Roman" w:hAnsi="Times New Roman" w:cs="Times New Roman"/>
        </w:rPr>
        <w:t xml:space="preserve"> chiefly </w:t>
      </w:r>
      <w:r w:rsidR="00EE5E3F" w:rsidRPr="006B2E35">
        <w:rPr>
          <w:rFonts w:ascii="Times New Roman" w:hAnsi="Times New Roman" w:cs="Times New Roman"/>
          <w:i/>
        </w:rPr>
        <w:t>mana</w:t>
      </w:r>
      <w:r w:rsidR="00EE5E3F" w:rsidRPr="006B2E35">
        <w:rPr>
          <w:rFonts w:ascii="Times New Roman" w:hAnsi="Times New Roman" w:cs="Times New Roman"/>
        </w:rPr>
        <w:t xml:space="preserve"> (spiritual power) </w:t>
      </w:r>
      <w:r w:rsidR="00835AB1" w:rsidRPr="006B2E35">
        <w:rPr>
          <w:rFonts w:ascii="Times New Roman" w:hAnsi="Times New Roman" w:cs="Times New Roman"/>
        </w:rPr>
        <w:t>as</w:t>
      </w:r>
      <w:r w:rsidR="00EE5E3F" w:rsidRPr="006B2E35">
        <w:rPr>
          <w:rFonts w:ascii="Times New Roman" w:hAnsi="Times New Roman" w:cs="Times New Roman"/>
        </w:rPr>
        <w:t xml:space="preserve"> the right to rule.</w:t>
      </w:r>
      <w:r w:rsidR="00182CB0" w:rsidRPr="006B2E35">
        <w:rPr>
          <w:rFonts w:ascii="Times New Roman" w:hAnsi="Times New Roman" w:cs="Times New Roman"/>
        </w:rPr>
        <w:t xml:space="preserve"> </w:t>
      </w:r>
    </w:p>
    <w:p w14:paraId="25AB1BE5" w14:textId="77777777" w:rsidR="00182CB0" w:rsidRPr="006B2E35" w:rsidRDefault="00182CB0" w:rsidP="00553073">
      <w:pPr>
        <w:rPr>
          <w:rFonts w:ascii="Times New Roman" w:hAnsi="Times New Roman" w:cs="Times New Roman"/>
        </w:rPr>
      </w:pPr>
    </w:p>
    <w:p w14:paraId="3059F191" w14:textId="465AF690" w:rsidR="00643F1A" w:rsidRPr="006B2E35" w:rsidRDefault="002D28C8" w:rsidP="00E1378F">
      <w:pPr>
        <w:rPr>
          <w:rFonts w:ascii="Times New Roman" w:hAnsi="Times New Roman" w:cs="Times New Roman"/>
        </w:rPr>
      </w:pPr>
      <w:r w:rsidRPr="006B2E35">
        <w:rPr>
          <w:rFonts w:ascii="Times New Roman" w:hAnsi="Times New Roman" w:cs="Times New Roman"/>
        </w:rPr>
        <w:t xml:space="preserve">The 1820 arrival </w:t>
      </w:r>
      <w:r w:rsidR="001F3019" w:rsidRPr="006B2E35">
        <w:rPr>
          <w:rFonts w:ascii="Times New Roman" w:hAnsi="Times New Roman" w:cs="Times New Roman"/>
        </w:rPr>
        <w:t xml:space="preserve">of </w:t>
      </w:r>
      <w:r w:rsidR="00637687" w:rsidRPr="006B2E35">
        <w:rPr>
          <w:rFonts w:ascii="Times New Roman" w:hAnsi="Times New Roman" w:cs="Times New Roman"/>
        </w:rPr>
        <w:t>American Christian missionarie</w:t>
      </w:r>
      <w:r w:rsidRPr="006B2E35">
        <w:rPr>
          <w:rFonts w:ascii="Times New Roman" w:hAnsi="Times New Roman" w:cs="Times New Roman"/>
        </w:rPr>
        <w:t>s</w:t>
      </w:r>
      <w:r w:rsidR="00182CB0" w:rsidRPr="006B2E35">
        <w:rPr>
          <w:rFonts w:ascii="Times New Roman" w:hAnsi="Times New Roman" w:cs="Times New Roman"/>
        </w:rPr>
        <w:t xml:space="preserve"> in </w:t>
      </w:r>
      <w:r w:rsidR="00182CB0" w:rsidRPr="00DE5A50">
        <w:rPr>
          <w:rFonts w:ascii="Times New Roman" w:hAnsi="Times New Roman" w:cs="Times New Roman"/>
        </w:rPr>
        <w:t>Hawai</w:t>
      </w:r>
      <w:r w:rsidR="00394B90" w:rsidRPr="00DE5A50">
        <w:rPr>
          <w:rFonts w:ascii="Times New Roman" w:hAnsi="Microsoft Sans Serif" w:cs="Times New Roman"/>
        </w:rPr>
        <w:t>ʻ</w:t>
      </w:r>
      <w:r w:rsidR="00182CB0" w:rsidRPr="00DE5A50">
        <w:rPr>
          <w:rFonts w:ascii="Times New Roman" w:hAnsi="Times New Roman" w:cs="Times New Roman"/>
        </w:rPr>
        <w:t>i</w:t>
      </w:r>
      <w:r w:rsidR="00182CB0" w:rsidRPr="006B2E35">
        <w:rPr>
          <w:rFonts w:ascii="Times New Roman" w:hAnsi="Times New Roman" w:cs="Times New Roman"/>
        </w:rPr>
        <w:t xml:space="preserve"> </w:t>
      </w:r>
      <w:r w:rsidR="00166BEB" w:rsidRPr="006B2E35">
        <w:rPr>
          <w:rFonts w:ascii="Times New Roman" w:hAnsi="Times New Roman" w:cs="Times New Roman"/>
        </w:rPr>
        <w:t>began</w:t>
      </w:r>
      <w:r w:rsidRPr="006B2E35">
        <w:rPr>
          <w:rFonts w:ascii="Times New Roman" w:hAnsi="Times New Roman" w:cs="Times New Roman"/>
        </w:rPr>
        <w:t xml:space="preserve"> </w:t>
      </w:r>
      <w:r w:rsidR="00E1378F" w:rsidRPr="006B2E35">
        <w:rPr>
          <w:rFonts w:ascii="Times New Roman" w:hAnsi="Times New Roman" w:cs="Times New Roman"/>
        </w:rPr>
        <w:t xml:space="preserve">a process of colonization with hula as the effective focal point for colonial control. </w:t>
      </w:r>
      <w:r w:rsidR="00637687" w:rsidRPr="006B2E35">
        <w:rPr>
          <w:rFonts w:ascii="Times New Roman" w:hAnsi="Times New Roman" w:cs="Times New Roman"/>
        </w:rPr>
        <w:t>Reactin</w:t>
      </w:r>
      <w:r w:rsidR="009750EB" w:rsidRPr="006B2E35">
        <w:rPr>
          <w:rFonts w:ascii="Times New Roman" w:hAnsi="Times New Roman" w:cs="Times New Roman"/>
        </w:rPr>
        <w:t xml:space="preserve">g to the systematic erosion of Native rights and monarchical </w:t>
      </w:r>
      <w:r w:rsidR="00643F1A" w:rsidRPr="006B2E35">
        <w:rPr>
          <w:rFonts w:ascii="Times New Roman" w:hAnsi="Times New Roman" w:cs="Times New Roman"/>
        </w:rPr>
        <w:t>power</w:t>
      </w:r>
      <w:r w:rsidR="009750EB" w:rsidRPr="006B2E35">
        <w:rPr>
          <w:rFonts w:ascii="Times New Roman" w:hAnsi="Times New Roman" w:cs="Times New Roman"/>
        </w:rPr>
        <w:t xml:space="preserve">, </w:t>
      </w:r>
      <w:r w:rsidR="00E1378F" w:rsidRPr="00DE5A50">
        <w:rPr>
          <w:rFonts w:ascii="Times New Roman" w:hAnsi="Times New Roman" w:cs="Times New Roman"/>
        </w:rPr>
        <w:t>Hawai</w:t>
      </w:r>
      <w:r w:rsidR="00394B90" w:rsidRPr="00DE5A50">
        <w:rPr>
          <w:rFonts w:ascii="Times New Roman" w:hAnsi="Microsoft Sans Serif" w:cs="Times New Roman"/>
        </w:rPr>
        <w:t>ʻ</w:t>
      </w:r>
      <w:r w:rsidR="00E1378F" w:rsidRPr="00DE5A50">
        <w:rPr>
          <w:rFonts w:ascii="Times New Roman" w:hAnsi="Times New Roman" w:cs="Times New Roman"/>
        </w:rPr>
        <w:t>i’s</w:t>
      </w:r>
      <w:r w:rsidR="00E1378F" w:rsidRPr="006B2E35">
        <w:rPr>
          <w:rFonts w:ascii="Times New Roman" w:hAnsi="Times New Roman" w:cs="Times New Roman"/>
        </w:rPr>
        <w:t xml:space="preserve"> penultimate monarch</w:t>
      </w:r>
      <w:r w:rsidR="009C363C">
        <w:rPr>
          <w:rFonts w:ascii="Times New Roman" w:hAnsi="Times New Roman" w:cs="Times New Roman"/>
        </w:rPr>
        <w:t>,</w:t>
      </w:r>
      <w:r w:rsidR="00E1378F" w:rsidRPr="006B2E35">
        <w:rPr>
          <w:rFonts w:ascii="Times New Roman" w:hAnsi="Times New Roman" w:cs="Times New Roman"/>
        </w:rPr>
        <w:t xml:space="preserve"> Ki</w:t>
      </w:r>
      <w:r w:rsidR="00637687" w:rsidRPr="006B2E35">
        <w:rPr>
          <w:rFonts w:ascii="Times New Roman" w:hAnsi="Times New Roman" w:cs="Times New Roman"/>
        </w:rPr>
        <w:t>ng David Kalakaua (r.1874-1891)</w:t>
      </w:r>
      <w:r w:rsidR="009C363C">
        <w:rPr>
          <w:rFonts w:ascii="Times New Roman" w:hAnsi="Times New Roman" w:cs="Times New Roman"/>
        </w:rPr>
        <w:t xml:space="preserve">, </w:t>
      </w:r>
      <w:r w:rsidR="00E375AC">
        <w:rPr>
          <w:rFonts w:ascii="Times New Roman" w:hAnsi="Times New Roman" w:cs="Times New Roman"/>
        </w:rPr>
        <w:t xml:space="preserve">also </w:t>
      </w:r>
      <w:r w:rsidR="009C363C">
        <w:rPr>
          <w:rFonts w:ascii="Times New Roman" w:hAnsi="Times New Roman" w:cs="Times New Roman"/>
        </w:rPr>
        <w:t xml:space="preserve">known as </w:t>
      </w:r>
      <w:r w:rsidR="009F6440" w:rsidRPr="006B2E35">
        <w:rPr>
          <w:rFonts w:ascii="Times New Roman" w:hAnsi="Times New Roman" w:cs="Times New Roman"/>
        </w:rPr>
        <w:t xml:space="preserve">the </w:t>
      </w:r>
      <w:r w:rsidR="007213AD">
        <w:rPr>
          <w:rFonts w:ascii="Times New Roman" w:hAnsi="Microsoft Sans Serif" w:cs="Times New Roman"/>
        </w:rPr>
        <w:t>‘</w:t>
      </w:r>
      <w:r w:rsidR="009F6440" w:rsidRPr="00DE5A50">
        <w:rPr>
          <w:rFonts w:ascii="Times New Roman" w:hAnsi="Times New Roman" w:cs="Times New Roman"/>
        </w:rPr>
        <w:t>Merrie</w:t>
      </w:r>
      <w:r w:rsidR="009F6440" w:rsidRPr="006B2E35">
        <w:rPr>
          <w:rFonts w:ascii="Times New Roman" w:hAnsi="Times New Roman" w:cs="Times New Roman"/>
        </w:rPr>
        <w:t xml:space="preserve"> Monarch</w:t>
      </w:r>
      <w:r w:rsidR="00AF1C86" w:rsidRPr="006B2E35">
        <w:rPr>
          <w:rFonts w:ascii="Times New Roman" w:hAnsi="Times New Roman" w:cs="Times New Roman"/>
        </w:rPr>
        <w:t>’</w:t>
      </w:r>
      <w:r w:rsidR="00B459BB" w:rsidRPr="006B2E35">
        <w:rPr>
          <w:rFonts w:ascii="Times New Roman" w:hAnsi="Times New Roman" w:cs="Times New Roman"/>
        </w:rPr>
        <w:t>,</w:t>
      </w:r>
      <w:r w:rsidR="00E1378F" w:rsidRPr="006B2E35">
        <w:rPr>
          <w:rFonts w:ascii="Times New Roman" w:hAnsi="Times New Roman" w:cs="Times New Roman"/>
        </w:rPr>
        <w:t xml:space="preserve"> famously </w:t>
      </w:r>
      <w:r w:rsidR="00637687" w:rsidRPr="006B2E35">
        <w:rPr>
          <w:rFonts w:ascii="Times New Roman" w:hAnsi="Times New Roman" w:cs="Times New Roman"/>
        </w:rPr>
        <w:t>reins</w:t>
      </w:r>
      <w:r w:rsidR="009750EB" w:rsidRPr="006B2E35">
        <w:rPr>
          <w:rFonts w:ascii="Times New Roman" w:hAnsi="Times New Roman" w:cs="Times New Roman"/>
        </w:rPr>
        <w:t xml:space="preserve">tated hula’s </w:t>
      </w:r>
      <w:r w:rsidR="0041536A" w:rsidRPr="006B2E35">
        <w:rPr>
          <w:rFonts w:ascii="Times New Roman" w:hAnsi="Times New Roman" w:cs="Times New Roman"/>
        </w:rPr>
        <w:t>public</w:t>
      </w:r>
      <w:r w:rsidR="009750EB" w:rsidRPr="006B2E35">
        <w:rPr>
          <w:rFonts w:ascii="Times New Roman" w:hAnsi="Times New Roman" w:cs="Times New Roman"/>
        </w:rPr>
        <w:t xml:space="preserve"> performance</w:t>
      </w:r>
      <w:r w:rsidR="0041536A" w:rsidRPr="006B2E35">
        <w:rPr>
          <w:rFonts w:ascii="Times New Roman" w:hAnsi="Times New Roman" w:cs="Times New Roman"/>
        </w:rPr>
        <w:t xml:space="preserve"> in his court</w:t>
      </w:r>
      <w:r w:rsidR="009750EB" w:rsidRPr="006B2E35">
        <w:rPr>
          <w:rFonts w:ascii="Times New Roman" w:hAnsi="Times New Roman" w:cs="Times New Roman"/>
        </w:rPr>
        <w:t>,</w:t>
      </w:r>
      <w:r w:rsidR="00637687" w:rsidRPr="006B2E35">
        <w:rPr>
          <w:rFonts w:ascii="Times New Roman" w:hAnsi="Times New Roman" w:cs="Times New Roman"/>
        </w:rPr>
        <w:t xml:space="preserve"> </w:t>
      </w:r>
      <w:r w:rsidR="00EF70E4" w:rsidRPr="006B2E35">
        <w:rPr>
          <w:rFonts w:ascii="Times New Roman" w:hAnsi="Times New Roman" w:cs="Times New Roman"/>
        </w:rPr>
        <w:t xml:space="preserve">thereby </w:t>
      </w:r>
      <w:r w:rsidR="00C0784F" w:rsidRPr="006B2E35">
        <w:rPr>
          <w:rFonts w:ascii="Times New Roman" w:hAnsi="Times New Roman" w:cs="Times New Roman"/>
        </w:rPr>
        <w:t xml:space="preserve">realigning hula </w:t>
      </w:r>
      <w:r w:rsidR="007B2A20" w:rsidRPr="006B2E35">
        <w:rPr>
          <w:rFonts w:ascii="Times New Roman" w:hAnsi="Times New Roman" w:cs="Times New Roman"/>
        </w:rPr>
        <w:t xml:space="preserve">once again </w:t>
      </w:r>
      <w:r w:rsidR="00C0784F" w:rsidRPr="006B2E35">
        <w:rPr>
          <w:rFonts w:ascii="Times New Roman" w:hAnsi="Times New Roman" w:cs="Times New Roman"/>
        </w:rPr>
        <w:t>with the cultivation of chiefly power</w:t>
      </w:r>
      <w:r w:rsidR="00EF70E4" w:rsidRPr="006B2E35">
        <w:rPr>
          <w:rFonts w:ascii="Times New Roman" w:hAnsi="Times New Roman" w:cs="Times New Roman"/>
        </w:rPr>
        <w:t>.</w:t>
      </w:r>
      <w:r w:rsidR="00950841" w:rsidRPr="006B2E35">
        <w:rPr>
          <w:rStyle w:val="FootnoteReference"/>
          <w:rFonts w:ascii="Times New Roman" w:hAnsi="Times New Roman" w:cs="Times New Roman"/>
        </w:rPr>
        <w:footnoteReference w:id="6"/>
      </w:r>
      <w:r w:rsidR="00EF70E4" w:rsidRPr="006B2E35">
        <w:rPr>
          <w:rFonts w:ascii="Times New Roman" w:hAnsi="Times New Roman" w:cs="Times New Roman"/>
        </w:rPr>
        <w:t xml:space="preserve"> </w:t>
      </w:r>
      <w:r w:rsidR="004B5C53" w:rsidRPr="006B2E35">
        <w:rPr>
          <w:rFonts w:ascii="Times New Roman" w:hAnsi="Times New Roman" w:cs="Times New Roman"/>
        </w:rPr>
        <w:t>Kalakaua’s</w:t>
      </w:r>
      <w:r w:rsidR="00EF70E4" w:rsidRPr="006B2E35">
        <w:rPr>
          <w:rFonts w:ascii="Times New Roman" w:hAnsi="Times New Roman" w:cs="Times New Roman"/>
        </w:rPr>
        <w:t xml:space="preserve"> action signa</w:t>
      </w:r>
      <w:r w:rsidR="007213AD">
        <w:rPr>
          <w:rFonts w:ascii="Times New Roman" w:hAnsi="Times New Roman" w:cs="Times New Roman"/>
        </w:rPr>
        <w:t>l</w:t>
      </w:r>
      <w:r w:rsidR="00EF70E4" w:rsidRPr="006B2E35">
        <w:rPr>
          <w:rFonts w:ascii="Times New Roman" w:hAnsi="Times New Roman" w:cs="Times New Roman"/>
        </w:rPr>
        <w:t xml:space="preserve">led to </w:t>
      </w:r>
      <w:r w:rsidR="00253433" w:rsidRPr="006B2E35">
        <w:rPr>
          <w:rFonts w:ascii="Times New Roman" w:hAnsi="Times New Roman" w:cs="Times New Roman"/>
        </w:rPr>
        <w:t>his belea</w:t>
      </w:r>
      <w:r w:rsidR="0041536A" w:rsidRPr="006B2E35">
        <w:rPr>
          <w:rFonts w:ascii="Times New Roman" w:hAnsi="Times New Roman" w:cs="Times New Roman"/>
        </w:rPr>
        <w:t>gu</w:t>
      </w:r>
      <w:r w:rsidR="00253433" w:rsidRPr="006B2E35">
        <w:rPr>
          <w:rFonts w:ascii="Times New Roman" w:hAnsi="Times New Roman" w:cs="Times New Roman"/>
        </w:rPr>
        <w:t>e</w:t>
      </w:r>
      <w:r w:rsidR="00C0784F" w:rsidRPr="006B2E35">
        <w:rPr>
          <w:rFonts w:ascii="Times New Roman" w:hAnsi="Times New Roman" w:cs="Times New Roman"/>
        </w:rPr>
        <w:t>red subjects</w:t>
      </w:r>
      <w:r w:rsidR="00E1378F" w:rsidRPr="006B2E35">
        <w:rPr>
          <w:rFonts w:ascii="Times New Roman" w:hAnsi="Times New Roman" w:cs="Times New Roman"/>
        </w:rPr>
        <w:t xml:space="preserve"> that </w:t>
      </w:r>
      <w:r w:rsidR="00E506A1" w:rsidRPr="006B2E35">
        <w:rPr>
          <w:rFonts w:ascii="Times New Roman" w:hAnsi="Times New Roman" w:cs="Times New Roman"/>
        </w:rPr>
        <w:t>hula, ‘</w:t>
      </w:r>
      <w:r w:rsidR="004B5C53" w:rsidRPr="006B2E35">
        <w:rPr>
          <w:rFonts w:ascii="Times New Roman" w:hAnsi="Times New Roman" w:cs="Times New Roman"/>
        </w:rPr>
        <w:t xml:space="preserve">the language of the heart, and therefore the heartbeat of </w:t>
      </w:r>
      <w:r w:rsidR="009C7AE9" w:rsidRPr="006B2E35">
        <w:rPr>
          <w:rFonts w:ascii="Times New Roman" w:hAnsi="Times New Roman" w:cs="Times New Roman"/>
        </w:rPr>
        <w:t>the Hawaiian people</w:t>
      </w:r>
      <w:r w:rsidR="00E506A1" w:rsidRPr="006B2E35">
        <w:rPr>
          <w:rFonts w:ascii="Times New Roman" w:hAnsi="Times New Roman" w:cs="Times New Roman"/>
        </w:rPr>
        <w:t>’</w:t>
      </w:r>
      <w:r w:rsidR="00B459BB" w:rsidRPr="006B2E35">
        <w:rPr>
          <w:rFonts w:ascii="Times New Roman" w:hAnsi="Times New Roman" w:cs="Times New Roman"/>
        </w:rPr>
        <w:t>,</w:t>
      </w:r>
      <w:r w:rsidR="00E60CE0" w:rsidRPr="006B2E35">
        <w:rPr>
          <w:rFonts w:ascii="Times New Roman" w:hAnsi="Times New Roman" w:cs="Times New Roman"/>
        </w:rPr>
        <w:t xml:space="preserve"> continued</w:t>
      </w:r>
      <w:r w:rsidR="00E329E8" w:rsidRPr="006B2E35">
        <w:rPr>
          <w:rFonts w:ascii="Times New Roman" w:hAnsi="Times New Roman" w:cs="Times New Roman"/>
        </w:rPr>
        <w:t xml:space="preserve"> to provide</w:t>
      </w:r>
      <w:r w:rsidR="001F3019" w:rsidRPr="006B2E35">
        <w:rPr>
          <w:rFonts w:ascii="Times New Roman" w:hAnsi="Times New Roman" w:cs="Times New Roman"/>
        </w:rPr>
        <w:t xml:space="preserve"> necessary</w:t>
      </w:r>
      <w:r w:rsidR="00E329E8" w:rsidRPr="006B2E35">
        <w:rPr>
          <w:rFonts w:ascii="Times New Roman" w:hAnsi="Times New Roman" w:cs="Times New Roman"/>
        </w:rPr>
        <w:t xml:space="preserve"> links to </w:t>
      </w:r>
      <w:r w:rsidR="001F3019" w:rsidRPr="00DE5A50">
        <w:rPr>
          <w:rFonts w:ascii="Times New Roman" w:hAnsi="Times New Roman" w:cs="Times New Roman"/>
        </w:rPr>
        <w:t>Hawaiians</w:t>
      </w:r>
      <w:r w:rsidR="001F3019" w:rsidRPr="006B2E35">
        <w:rPr>
          <w:rFonts w:ascii="Times New Roman" w:hAnsi="Times New Roman" w:cs="Times New Roman"/>
        </w:rPr>
        <w:t xml:space="preserve">’ </w:t>
      </w:r>
      <w:r w:rsidR="00E329E8" w:rsidRPr="006B2E35">
        <w:rPr>
          <w:rFonts w:ascii="Times New Roman" w:hAnsi="Times New Roman" w:cs="Times New Roman"/>
        </w:rPr>
        <w:t>gods, nobility, land, and sacred stories.</w:t>
      </w:r>
      <w:r w:rsidR="00183F73" w:rsidRPr="006B2E35">
        <w:rPr>
          <w:rStyle w:val="FootnoteReference"/>
          <w:rFonts w:ascii="Times New Roman" w:hAnsi="Times New Roman" w:cs="Times New Roman"/>
        </w:rPr>
        <w:footnoteReference w:id="7"/>
      </w:r>
      <w:r w:rsidR="00E1378F" w:rsidRPr="006B2E35">
        <w:rPr>
          <w:rFonts w:ascii="Times New Roman" w:hAnsi="Times New Roman" w:cs="Times New Roman"/>
        </w:rPr>
        <w:t xml:space="preserve"> </w:t>
      </w:r>
      <w:r w:rsidR="00E329E8" w:rsidRPr="006B2E35">
        <w:rPr>
          <w:rFonts w:ascii="Times New Roman" w:hAnsi="Times New Roman" w:cs="Times New Roman"/>
        </w:rPr>
        <w:t>H</w:t>
      </w:r>
      <w:r w:rsidR="00E1378F" w:rsidRPr="006B2E35">
        <w:rPr>
          <w:rFonts w:ascii="Times New Roman" w:hAnsi="Times New Roman" w:cs="Times New Roman"/>
        </w:rPr>
        <w:t>ula’s pract</w:t>
      </w:r>
      <w:r w:rsidR="00E329E8" w:rsidRPr="006B2E35">
        <w:rPr>
          <w:rFonts w:ascii="Times New Roman" w:hAnsi="Times New Roman" w:cs="Times New Roman"/>
        </w:rPr>
        <w:t>itioners</w:t>
      </w:r>
      <w:r w:rsidR="00E1378F" w:rsidRPr="006B2E35">
        <w:rPr>
          <w:rFonts w:ascii="Times New Roman" w:hAnsi="Times New Roman" w:cs="Times New Roman"/>
        </w:rPr>
        <w:t xml:space="preserve"> </w:t>
      </w:r>
      <w:r w:rsidR="00E329E8" w:rsidRPr="006B2E35">
        <w:rPr>
          <w:rFonts w:ascii="Times New Roman" w:hAnsi="Times New Roman" w:cs="Times New Roman"/>
        </w:rPr>
        <w:t>have often repeated Kalakaua’s famous words after finding</w:t>
      </w:r>
      <w:r w:rsidR="00E1378F" w:rsidRPr="006B2E35">
        <w:rPr>
          <w:rFonts w:ascii="Times New Roman" w:hAnsi="Times New Roman" w:cs="Times New Roman"/>
        </w:rPr>
        <w:t xml:space="preserve"> themselves and their art form under attack</w:t>
      </w:r>
      <w:r w:rsidR="009C7AE9" w:rsidRPr="006B2E35">
        <w:rPr>
          <w:rFonts w:ascii="Times New Roman" w:hAnsi="Times New Roman" w:cs="Times New Roman"/>
        </w:rPr>
        <w:t>,</w:t>
      </w:r>
      <w:r w:rsidR="00E1378F" w:rsidRPr="006B2E35">
        <w:rPr>
          <w:rFonts w:ascii="Times New Roman" w:hAnsi="Times New Roman" w:cs="Times New Roman"/>
        </w:rPr>
        <w:t xml:space="preserve"> throughout the nineteenth and early twent</w:t>
      </w:r>
      <w:r w:rsidR="00C1754E" w:rsidRPr="006B2E35">
        <w:rPr>
          <w:rFonts w:ascii="Times New Roman" w:hAnsi="Times New Roman" w:cs="Times New Roman"/>
        </w:rPr>
        <w:t xml:space="preserve">ieth </w:t>
      </w:r>
      <w:r w:rsidR="007213AD" w:rsidRPr="006B2E35">
        <w:rPr>
          <w:rFonts w:ascii="Times New Roman" w:hAnsi="Times New Roman" w:cs="Times New Roman"/>
        </w:rPr>
        <w:t>centur</w:t>
      </w:r>
      <w:r w:rsidR="007213AD">
        <w:rPr>
          <w:rFonts w:ascii="Times New Roman" w:hAnsi="Times New Roman" w:cs="Times New Roman"/>
        </w:rPr>
        <w:t>ies</w:t>
      </w:r>
      <w:r w:rsidR="00E60CE0" w:rsidRPr="006B2E35">
        <w:rPr>
          <w:rFonts w:ascii="Times New Roman" w:hAnsi="Times New Roman" w:cs="Times New Roman"/>
        </w:rPr>
        <w:t>,</w:t>
      </w:r>
      <w:r w:rsidR="00C1754E" w:rsidRPr="006B2E35">
        <w:rPr>
          <w:rFonts w:ascii="Times New Roman" w:hAnsi="Times New Roman" w:cs="Times New Roman"/>
        </w:rPr>
        <w:t xml:space="preserve"> for being indecent</w:t>
      </w:r>
      <w:r w:rsidR="00E60CE0" w:rsidRPr="006B2E35">
        <w:rPr>
          <w:rFonts w:ascii="Times New Roman" w:hAnsi="Times New Roman" w:cs="Times New Roman"/>
        </w:rPr>
        <w:t xml:space="preserve"> and an affront to Christianity. During the mid-twentieth century, however, practitioners invoked Kalakaua’s words a</w:t>
      </w:r>
      <w:r w:rsidR="00A478D1" w:rsidRPr="006B2E35">
        <w:rPr>
          <w:rFonts w:ascii="Times New Roman" w:hAnsi="Times New Roman" w:cs="Times New Roman"/>
        </w:rPr>
        <w:t xml:space="preserve">s a means of responding to </w:t>
      </w:r>
      <w:r w:rsidRPr="006B2E35">
        <w:rPr>
          <w:rFonts w:ascii="Times New Roman" w:hAnsi="Times New Roman" w:cs="Times New Roman"/>
        </w:rPr>
        <w:t xml:space="preserve">the imperialist </w:t>
      </w:r>
      <w:r w:rsidR="00E60CE0" w:rsidRPr="006B2E35">
        <w:rPr>
          <w:rFonts w:ascii="Times New Roman" w:hAnsi="Times New Roman" w:cs="Times New Roman"/>
        </w:rPr>
        <w:t>commodification</w:t>
      </w:r>
      <w:r w:rsidR="00A478D1" w:rsidRPr="006B2E35">
        <w:rPr>
          <w:rFonts w:ascii="Times New Roman" w:hAnsi="Times New Roman" w:cs="Times New Roman"/>
        </w:rPr>
        <w:t xml:space="preserve"> of their bodies and performance practice</w:t>
      </w:r>
      <w:r w:rsidR="009C7AE9" w:rsidRPr="006B2E35">
        <w:rPr>
          <w:rFonts w:ascii="Times New Roman" w:hAnsi="Times New Roman" w:cs="Times New Roman"/>
        </w:rPr>
        <w:t>s</w:t>
      </w:r>
      <w:r w:rsidRPr="006B2E35">
        <w:rPr>
          <w:rFonts w:ascii="Times New Roman" w:hAnsi="Times New Roman" w:cs="Times New Roman"/>
        </w:rPr>
        <w:t>.</w:t>
      </w:r>
      <w:r w:rsidR="001F3019" w:rsidRPr="006B2E35">
        <w:rPr>
          <w:rFonts w:ascii="Times New Roman" w:hAnsi="Times New Roman" w:cs="Times New Roman"/>
        </w:rPr>
        <w:t xml:space="preserve"> </w:t>
      </w:r>
      <w:r w:rsidR="00E60CE0" w:rsidRPr="006B2E35">
        <w:rPr>
          <w:rFonts w:ascii="Times New Roman" w:hAnsi="Times New Roman" w:cs="Times New Roman"/>
        </w:rPr>
        <w:t xml:space="preserve">Rather than </w:t>
      </w:r>
      <w:r w:rsidR="00EA3CFF" w:rsidRPr="006B2E35">
        <w:rPr>
          <w:rFonts w:ascii="Times New Roman" w:hAnsi="Times New Roman" w:cs="Times New Roman"/>
        </w:rPr>
        <w:t xml:space="preserve">having to </w:t>
      </w:r>
      <w:r w:rsidR="00E60CE0" w:rsidRPr="006B2E35">
        <w:rPr>
          <w:rFonts w:ascii="Times New Roman" w:hAnsi="Times New Roman" w:cs="Times New Roman"/>
        </w:rPr>
        <w:t xml:space="preserve">defend </w:t>
      </w:r>
      <w:r w:rsidR="001F3019" w:rsidRPr="006B2E35">
        <w:rPr>
          <w:rFonts w:ascii="Times New Roman" w:hAnsi="Times New Roman" w:cs="Times New Roman"/>
        </w:rPr>
        <w:t>their art</w:t>
      </w:r>
      <w:r w:rsidR="005E1167" w:rsidRPr="006B2E35">
        <w:rPr>
          <w:rFonts w:ascii="Times New Roman" w:hAnsi="Times New Roman" w:cs="Times New Roman"/>
        </w:rPr>
        <w:t xml:space="preserve"> from accusations</w:t>
      </w:r>
      <w:r w:rsidR="001F3019" w:rsidRPr="006B2E35">
        <w:rPr>
          <w:rFonts w:ascii="Times New Roman" w:hAnsi="Times New Roman" w:cs="Times New Roman"/>
        </w:rPr>
        <w:t xml:space="preserve"> of immorality</w:t>
      </w:r>
      <w:r w:rsidR="00E60CE0" w:rsidRPr="006B2E35">
        <w:rPr>
          <w:rFonts w:ascii="Times New Roman" w:hAnsi="Times New Roman" w:cs="Times New Roman"/>
        </w:rPr>
        <w:t xml:space="preserve">, </w:t>
      </w:r>
      <w:r w:rsidR="00883E78">
        <w:rPr>
          <w:rFonts w:ascii="Times New Roman" w:hAnsi="Times New Roman" w:cs="Times New Roman"/>
        </w:rPr>
        <w:t xml:space="preserve">in the 1930s </w:t>
      </w:r>
      <w:r w:rsidR="00EA3CFF" w:rsidRPr="006B2E35">
        <w:rPr>
          <w:rFonts w:ascii="Times New Roman" w:hAnsi="Times New Roman" w:cs="Times New Roman"/>
        </w:rPr>
        <w:t xml:space="preserve">hula </w:t>
      </w:r>
      <w:r w:rsidR="00E60CE0" w:rsidRPr="006B2E35">
        <w:rPr>
          <w:rFonts w:ascii="Times New Roman" w:hAnsi="Times New Roman" w:cs="Times New Roman"/>
        </w:rPr>
        <w:t xml:space="preserve">dancers found themselves </w:t>
      </w:r>
      <w:r w:rsidR="00EA3CFF" w:rsidRPr="006B2E35">
        <w:rPr>
          <w:rFonts w:ascii="Times New Roman" w:hAnsi="Times New Roman" w:cs="Times New Roman"/>
        </w:rPr>
        <w:t xml:space="preserve">cast as </w:t>
      </w:r>
      <w:r w:rsidR="00EA3CFF" w:rsidRPr="00DE5A50">
        <w:rPr>
          <w:rFonts w:ascii="Times New Roman" w:hAnsi="Times New Roman" w:cs="Times New Roman"/>
        </w:rPr>
        <w:t>Hawaiian</w:t>
      </w:r>
      <w:r w:rsidR="00EA3CFF" w:rsidRPr="006B2E35">
        <w:rPr>
          <w:rFonts w:ascii="Times New Roman" w:hAnsi="Times New Roman" w:cs="Times New Roman"/>
        </w:rPr>
        <w:t xml:space="preserve"> ‘ambassadors’</w:t>
      </w:r>
      <w:r w:rsidR="009C2958" w:rsidRPr="006B2E35">
        <w:rPr>
          <w:rFonts w:ascii="Times New Roman" w:hAnsi="Times New Roman" w:cs="Times New Roman"/>
        </w:rPr>
        <w:t>,</w:t>
      </w:r>
      <w:r w:rsidR="009C7AE9" w:rsidRPr="006B2E35">
        <w:rPr>
          <w:rFonts w:ascii="Times New Roman" w:hAnsi="Times New Roman" w:cs="Times New Roman"/>
        </w:rPr>
        <w:t xml:space="preserve"> </w:t>
      </w:r>
      <w:r w:rsidR="00E506A1" w:rsidRPr="006B2E35">
        <w:rPr>
          <w:rFonts w:ascii="Times New Roman" w:hAnsi="Times New Roman" w:cs="Times New Roman"/>
        </w:rPr>
        <w:t xml:space="preserve">producing </w:t>
      </w:r>
      <w:r w:rsidR="00E506A1" w:rsidRPr="006B2E35">
        <w:rPr>
          <w:rFonts w:ascii="Times New Roman" w:hAnsi="Times New Roman" w:cs="Times New Roman"/>
          <w:i/>
        </w:rPr>
        <w:t>aloha</w:t>
      </w:r>
      <w:r w:rsidR="00E506A1" w:rsidRPr="006B2E35">
        <w:rPr>
          <w:rFonts w:ascii="Times New Roman" w:hAnsi="Times New Roman" w:cs="Times New Roman"/>
        </w:rPr>
        <w:t xml:space="preserve"> (</w:t>
      </w:r>
      <w:r w:rsidR="00E506A1" w:rsidRPr="00DE5A50">
        <w:rPr>
          <w:rFonts w:ascii="Times New Roman" w:hAnsi="Times New Roman" w:cs="Times New Roman"/>
        </w:rPr>
        <w:t>Hawai</w:t>
      </w:r>
      <w:r w:rsidR="00E506A1" w:rsidRPr="00DE5A50">
        <w:rPr>
          <w:rFonts w:ascii="Times New Roman" w:hAnsi="Microsoft Sans Serif" w:cs="Times New Roman"/>
          <w:lang w:val="haw-US"/>
        </w:rPr>
        <w:t>ʻ</w:t>
      </w:r>
      <w:r w:rsidR="00E506A1" w:rsidRPr="00DE5A50">
        <w:rPr>
          <w:rFonts w:ascii="Times New Roman" w:hAnsi="Times New Roman" w:cs="Times New Roman"/>
          <w:lang w:val="haw-US"/>
        </w:rPr>
        <w:t>i</w:t>
      </w:r>
      <w:r w:rsidR="00E506A1" w:rsidRPr="00DE5A50">
        <w:rPr>
          <w:rFonts w:ascii="Times New Roman" w:hAnsi="Times New Roman" w:cs="Times New Roman"/>
        </w:rPr>
        <w:t>’s</w:t>
      </w:r>
      <w:r w:rsidR="00E506A1" w:rsidRPr="006B2E35">
        <w:rPr>
          <w:rFonts w:ascii="Times New Roman" w:hAnsi="Times New Roman" w:cs="Times New Roman"/>
        </w:rPr>
        <w:t xml:space="preserve"> welcoming hospitality) </w:t>
      </w:r>
      <w:r w:rsidR="009C7AE9" w:rsidRPr="006B2E35">
        <w:rPr>
          <w:rFonts w:ascii="Times New Roman" w:hAnsi="Times New Roman" w:cs="Times New Roman"/>
        </w:rPr>
        <w:t xml:space="preserve">in </w:t>
      </w:r>
      <w:r w:rsidR="00E506A1" w:rsidRPr="006B2E35">
        <w:rPr>
          <w:rFonts w:ascii="Times New Roman" w:hAnsi="Times New Roman" w:cs="Times New Roman"/>
        </w:rPr>
        <w:t xml:space="preserve">commercial </w:t>
      </w:r>
      <w:r w:rsidR="009C7AE9" w:rsidRPr="006B2E35">
        <w:rPr>
          <w:rFonts w:ascii="Times New Roman" w:hAnsi="Times New Roman" w:cs="Times New Roman"/>
        </w:rPr>
        <w:t xml:space="preserve">performances </w:t>
      </w:r>
      <w:r w:rsidR="00E506A1" w:rsidRPr="006B2E35">
        <w:rPr>
          <w:rFonts w:ascii="Times New Roman" w:hAnsi="Times New Roman" w:cs="Times New Roman"/>
        </w:rPr>
        <w:t>and advertisements</w:t>
      </w:r>
      <w:r w:rsidR="00FC1698">
        <w:rPr>
          <w:rFonts w:ascii="Times New Roman" w:hAnsi="Times New Roman" w:cs="Times New Roman"/>
        </w:rPr>
        <w:t xml:space="preserve"> on the continental U.S</w:t>
      </w:r>
      <w:r w:rsidR="009C7AE9" w:rsidRPr="006B2E35">
        <w:rPr>
          <w:rFonts w:ascii="Times New Roman" w:hAnsi="Times New Roman" w:cs="Times New Roman"/>
        </w:rPr>
        <w:t>.</w:t>
      </w:r>
      <w:r w:rsidR="00EA3CFF" w:rsidRPr="006B2E35">
        <w:rPr>
          <w:rFonts w:ascii="Times New Roman" w:hAnsi="Times New Roman" w:cs="Times New Roman"/>
        </w:rPr>
        <w:t xml:space="preserve"> </w:t>
      </w:r>
      <w:r w:rsidR="001F3019" w:rsidRPr="006B2E35">
        <w:rPr>
          <w:rFonts w:ascii="Times New Roman" w:hAnsi="Times New Roman" w:cs="Times New Roman"/>
        </w:rPr>
        <w:t>As ambassadors</w:t>
      </w:r>
      <w:r w:rsidR="00E375AC">
        <w:rPr>
          <w:rFonts w:ascii="Times New Roman" w:hAnsi="Times New Roman" w:cs="Times New Roman"/>
        </w:rPr>
        <w:t>,</w:t>
      </w:r>
      <w:r w:rsidR="001F3019" w:rsidRPr="006B2E35">
        <w:rPr>
          <w:rFonts w:ascii="Times New Roman" w:hAnsi="Times New Roman" w:cs="Times New Roman"/>
        </w:rPr>
        <w:t xml:space="preserve"> they were instrumental in </w:t>
      </w:r>
      <w:r w:rsidR="00E1378F" w:rsidRPr="006B2E35">
        <w:rPr>
          <w:rFonts w:ascii="Times New Roman" w:hAnsi="Times New Roman" w:cs="Times New Roman"/>
        </w:rPr>
        <w:t>broker</w:t>
      </w:r>
      <w:r w:rsidR="001F3019" w:rsidRPr="006B2E35">
        <w:rPr>
          <w:rFonts w:ascii="Times New Roman" w:hAnsi="Times New Roman" w:cs="Times New Roman"/>
        </w:rPr>
        <w:t>ing</w:t>
      </w:r>
      <w:r w:rsidR="00E1378F" w:rsidRPr="006B2E35">
        <w:rPr>
          <w:rFonts w:ascii="Times New Roman" w:hAnsi="Times New Roman" w:cs="Times New Roman"/>
        </w:rPr>
        <w:t xml:space="preserve"> the process of national integration</w:t>
      </w:r>
      <w:r w:rsidR="007213AD">
        <w:rPr>
          <w:rFonts w:ascii="Times New Roman" w:hAnsi="Times New Roman" w:cs="Times New Roman"/>
        </w:rPr>
        <w:t>,</w:t>
      </w:r>
      <w:r w:rsidR="001F3019" w:rsidRPr="006B2E35">
        <w:rPr>
          <w:rFonts w:ascii="Times New Roman" w:hAnsi="Times New Roman" w:cs="Times New Roman"/>
        </w:rPr>
        <w:t>which</w:t>
      </w:r>
      <w:r w:rsidR="00E1378F" w:rsidRPr="006B2E35">
        <w:rPr>
          <w:rFonts w:ascii="Times New Roman" w:hAnsi="Times New Roman" w:cs="Times New Roman"/>
        </w:rPr>
        <w:t xml:space="preserve"> </w:t>
      </w:r>
      <w:r w:rsidR="00C1754E" w:rsidRPr="006B2E35">
        <w:rPr>
          <w:rFonts w:ascii="Times New Roman" w:hAnsi="Times New Roman" w:cs="Times New Roman"/>
        </w:rPr>
        <w:t xml:space="preserve">successfully </w:t>
      </w:r>
      <w:r w:rsidR="00E1378F" w:rsidRPr="006B2E35">
        <w:rPr>
          <w:rFonts w:ascii="Times New Roman" w:hAnsi="Times New Roman" w:cs="Times New Roman"/>
        </w:rPr>
        <w:t xml:space="preserve">culminated with </w:t>
      </w:r>
      <w:r w:rsidR="00E1378F" w:rsidRPr="00DE5A50">
        <w:rPr>
          <w:rFonts w:ascii="Times New Roman" w:hAnsi="Times New Roman" w:cs="Times New Roman"/>
        </w:rPr>
        <w:t>Hawai</w:t>
      </w:r>
      <w:r w:rsidR="00394B90" w:rsidRPr="00DE5A50">
        <w:rPr>
          <w:rFonts w:ascii="Times New Roman" w:hAnsi="Microsoft Sans Serif" w:cs="Times New Roman"/>
        </w:rPr>
        <w:t>ʻ</w:t>
      </w:r>
      <w:r w:rsidR="00E1378F" w:rsidRPr="00DE5A50">
        <w:rPr>
          <w:rFonts w:ascii="Times New Roman" w:hAnsi="Times New Roman" w:cs="Times New Roman"/>
        </w:rPr>
        <w:t>i’s</w:t>
      </w:r>
      <w:r w:rsidR="00E1378F" w:rsidRPr="006B2E35">
        <w:rPr>
          <w:rFonts w:ascii="Times New Roman" w:hAnsi="Times New Roman" w:cs="Times New Roman"/>
        </w:rPr>
        <w:t xml:space="preserve"> U.S. statehood in 1959. </w:t>
      </w:r>
      <w:r w:rsidR="00FC1698">
        <w:rPr>
          <w:rFonts w:ascii="Times New Roman" w:hAnsi="Times New Roman" w:cs="Times New Roman"/>
        </w:rPr>
        <w:t>The</w:t>
      </w:r>
      <w:r w:rsidR="00F557F5">
        <w:rPr>
          <w:rFonts w:ascii="Times New Roman" w:hAnsi="Times New Roman" w:cs="Times New Roman"/>
        </w:rPr>
        <w:t>ir mainland performances exposed Americans to Hawai</w:t>
      </w:r>
      <w:r w:rsidR="00F557F5">
        <w:rPr>
          <w:rFonts w:ascii="Times New Roman" w:hAnsi="Times New Roman" w:cs="Times New Roman"/>
          <w:lang w:val="haw-US"/>
        </w:rPr>
        <w:t>ʻ</w:t>
      </w:r>
      <w:r w:rsidR="00F557F5">
        <w:rPr>
          <w:rFonts w:ascii="Times New Roman" w:hAnsi="Times New Roman" w:cs="Times New Roman"/>
        </w:rPr>
        <w:t>i before jet planes made travel easier and more affordable</w:t>
      </w:r>
      <w:r w:rsidR="00F557F5" w:rsidRPr="006B2E35">
        <w:rPr>
          <w:rFonts w:ascii="Times New Roman" w:hAnsi="Times New Roman" w:cs="Times New Roman"/>
        </w:rPr>
        <w:t>,</w:t>
      </w:r>
      <w:r w:rsidR="00F557F5">
        <w:rPr>
          <w:rFonts w:ascii="Times New Roman" w:hAnsi="Times New Roman" w:cs="Times New Roman"/>
        </w:rPr>
        <w:t xml:space="preserve"> and seemingly established an </w:t>
      </w:r>
      <w:r w:rsidR="007213AD">
        <w:rPr>
          <w:rFonts w:ascii="Times New Roman" w:hAnsi="Times New Roman" w:cs="Times New Roman"/>
        </w:rPr>
        <w:t>‘</w:t>
      </w:r>
      <w:r w:rsidR="00F557F5">
        <w:rPr>
          <w:rFonts w:ascii="Times New Roman" w:hAnsi="Times New Roman" w:cs="Times New Roman"/>
        </w:rPr>
        <w:t>imagined intimacy</w:t>
      </w:r>
      <w:r w:rsidR="007213AD">
        <w:rPr>
          <w:rFonts w:ascii="Times New Roman" w:hAnsi="Times New Roman" w:cs="Times New Roman"/>
        </w:rPr>
        <w:t>’</w:t>
      </w:r>
      <w:r w:rsidR="00F557F5">
        <w:rPr>
          <w:rFonts w:ascii="Times New Roman" w:hAnsi="Times New Roman" w:cs="Times New Roman"/>
        </w:rPr>
        <w:t xml:space="preserve">, or </w:t>
      </w:r>
      <w:r w:rsidR="007213AD">
        <w:rPr>
          <w:rFonts w:ascii="Times New Roman" w:hAnsi="Times New Roman" w:cs="Times New Roman"/>
        </w:rPr>
        <w:t>‘</w:t>
      </w:r>
      <w:r w:rsidR="00F557F5">
        <w:rPr>
          <w:rFonts w:ascii="Times New Roman" w:hAnsi="Times New Roman" w:cs="Times New Roman"/>
        </w:rPr>
        <w:t>fantasy of reciprocal attachment</w:t>
      </w:r>
      <w:r w:rsidR="007213AD">
        <w:rPr>
          <w:rFonts w:ascii="Times New Roman" w:hAnsi="Times New Roman" w:cs="Times New Roman"/>
        </w:rPr>
        <w:t>’</w:t>
      </w:r>
      <w:r w:rsidR="00F557F5">
        <w:rPr>
          <w:rFonts w:ascii="Times New Roman" w:hAnsi="Times New Roman" w:cs="Times New Roman"/>
        </w:rPr>
        <w:t xml:space="preserve"> between the U.S. and Hawaiʻi that was pivotal in making Hawaiian statehood desirable.</w:t>
      </w:r>
      <w:r w:rsidR="00F557F5" w:rsidRPr="006B2E35">
        <w:rPr>
          <w:rStyle w:val="FootnoteReference"/>
          <w:rFonts w:ascii="Times New Roman" w:hAnsi="Times New Roman" w:cs="Times New Roman"/>
        </w:rPr>
        <w:footnoteReference w:id="8"/>
      </w:r>
    </w:p>
    <w:p w14:paraId="05950532" w14:textId="77777777" w:rsidR="00643F1A" w:rsidRPr="006B2E35" w:rsidRDefault="00643F1A" w:rsidP="00E1378F">
      <w:pPr>
        <w:rPr>
          <w:rFonts w:ascii="Times New Roman" w:hAnsi="Times New Roman" w:cs="Times New Roman"/>
        </w:rPr>
      </w:pPr>
    </w:p>
    <w:p w14:paraId="40F50783" w14:textId="606B0CB0" w:rsidR="00526F33" w:rsidRPr="006B2E35" w:rsidRDefault="00C0784F" w:rsidP="00E1378F">
      <w:pPr>
        <w:rPr>
          <w:rFonts w:ascii="Times New Roman" w:hAnsi="Times New Roman" w:cs="Times New Roman"/>
        </w:rPr>
      </w:pPr>
      <w:r w:rsidRPr="006B2E35">
        <w:rPr>
          <w:rFonts w:ascii="Times New Roman" w:hAnsi="Times New Roman" w:cs="Times New Roman"/>
        </w:rPr>
        <w:t>H</w:t>
      </w:r>
      <w:r w:rsidR="00DA3151" w:rsidRPr="006B2E35">
        <w:rPr>
          <w:rFonts w:ascii="Times New Roman" w:hAnsi="Times New Roman" w:cs="Times New Roman"/>
        </w:rPr>
        <w:t xml:space="preserve">ula </w:t>
      </w:r>
      <w:r w:rsidRPr="006B2E35">
        <w:rPr>
          <w:rFonts w:ascii="Times New Roman" w:hAnsi="Times New Roman" w:cs="Times New Roman"/>
        </w:rPr>
        <w:t>was</w:t>
      </w:r>
      <w:r w:rsidR="00DA3151" w:rsidRPr="006B2E35">
        <w:rPr>
          <w:rFonts w:ascii="Times New Roman" w:hAnsi="Times New Roman" w:cs="Times New Roman"/>
        </w:rPr>
        <w:t xml:space="preserve"> modernized</w:t>
      </w:r>
      <w:r w:rsidR="00AF59EA" w:rsidRPr="006B2E35">
        <w:rPr>
          <w:rFonts w:ascii="Times New Roman" w:hAnsi="Times New Roman" w:cs="Times New Roman"/>
        </w:rPr>
        <w:t xml:space="preserve"> </w:t>
      </w:r>
      <w:r w:rsidRPr="006B2E35">
        <w:rPr>
          <w:rFonts w:ascii="Times New Roman" w:hAnsi="Times New Roman" w:cs="Times New Roman"/>
        </w:rPr>
        <w:t xml:space="preserve">in Kalakaua’s court </w:t>
      </w:r>
      <w:r w:rsidR="00AF59EA" w:rsidRPr="006B2E35">
        <w:rPr>
          <w:rFonts w:ascii="Times New Roman" w:hAnsi="Times New Roman" w:cs="Times New Roman"/>
        </w:rPr>
        <w:t xml:space="preserve">with the popularization of </w:t>
      </w:r>
      <w:r w:rsidR="00AF59EA" w:rsidRPr="006B2E35">
        <w:rPr>
          <w:rFonts w:ascii="Times New Roman" w:hAnsi="Times New Roman" w:cs="Times New Roman"/>
          <w:i/>
        </w:rPr>
        <w:t xml:space="preserve">hula ku’i, </w:t>
      </w:r>
      <w:r w:rsidR="00AF59EA" w:rsidRPr="006B2E35">
        <w:rPr>
          <w:rFonts w:ascii="Times New Roman" w:hAnsi="Times New Roman" w:cs="Times New Roman"/>
        </w:rPr>
        <w:t>hula performed to Western musical compositions in Hawaiian lang</w:t>
      </w:r>
      <w:r w:rsidR="00253433" w:rsidRPr="006B2E35">
        <w:rPr>
          <w:rFonts w:ascii="Times New Roman" w:hAnsi="Times New Roman" w:cs="Times New Roman"/>
        </w:rPr>
        <w:t>uage</w:t>
      </w:r>
      <w:r w:rsidR="00536248" w:rsidRPr="006B2E35">
        <w:rPr>
          <w:rFonts w:ascii="Times New Roman" w:hAnsi="Times New Roman" w:cs="Times New Roman"/>
        </w:rPr>
        <w:t xml:space="preserve">. </w:t>
      </w:r>
      <w:r w:rsidR="001F3019" w:rsidRPr="006B2E35">
        <w:rPr>
          <w:rFonts w:ascii="Times New Roman" w:hAnsi="Times New Roman" w:cs="Times New Roman"/>
        </w:rPr>
        <w:t xml:space="preserve">Many consider Kalakaua’s </w:t>
      </w:r>
      <w:r w:rsidR="004D6C24" w:rsidRPr="006B2E35">
        <w:rPr>
          <w:rFonts w:ascii="Times New Roman" w:hAnsi="Times New Roman" w:cs="Times New Roman"/>
        </w:rPr>
        <w:t>fiercely opposed,</w:t>
      </w:r>
      <w:r w:rsidR="009C7AE9" w:rsidRPr="006B2E35">
        <w:rPr>
          <w:rFonts w:ascii="Times New Roman" w:hAnsi="Times New Roman" w:cs="Times New Roman"/>
        </w:rPr>
        <w:t xml:space="preserve"> </w:t>
      </w:r>
      <w:r w:rsidR="007213AD" w:rsidRPr="006B2E35">
        <w:rPr>
          <w:rFonts w:ascii="Times New Roman" w:hAnsi="Times New Roman" w:cs="Times New Roman"/>
        </w:rPr>
        <w:t>late</w:t>
      </w:r>
      <w:r w:rsidR="007213AD">
        <w:rPr>
          <w:rFonts w:ascii="Times New Roman" w:hAnsi="Times New Roman" w:cs="Times New Roman"/>
        </w:rPr>
        <w:t xml:space="preserve"> </w:t>
      </w:r>
      <w:r w:rsidR="007213AD" w:rsidRPr="006B2E35">
        <w:rPr>
          <w:rFonts w:ascii="Times New Roman" w:hAnsi="Times New Roman" w:cs="Times New Roman"/>
        </w:rPr>
        <w:t>nineteenth</w:t>
      </w:r>
      <w:r w:rsidR="007213AD">
        <w:rPr>
          <w:rFonts w:ascii="Times New Roman" w:hAnsi="Times New Roman" w:cs="Times New Roman"/>
        </w:rPr>
        <w:t>-</w:t>
      </w:r>
      <w:r w:rsidR="001F3019" w:rsidRPr="006B2E35">
        <w:rPr>
          <w:rFonts w:ascii="Times New Roman" w:hAnsi="Times New Roman" w:cs="Times New Roman"/>
        </w:rPr>
        <w:t xml:space="preserve">century revitalization of hula the first Hawaiian cultural renaissance. His efforts to return hula to the court </w:t>
      </w:r>
      <w:r w:rsidR="00BC7326" w:rsidRPr="006B2E35">
        <w:rPr>
          <w:rFonts w:ascii="Times New Roman" w:hAnsi="Times New Roman" w:cs="Times New Roman"/>
        </w:rPr>
        <w:t xml:space="preserve">asserted </w:t>
      </w:r>
      <w:r w:rsidRPr="006B2E35">
        <w:rPr>
          <w:rFonts w:ascii="Times New Roman" w:hAnsi="Times New Roman" w:cs="Times New Roman"/>
        </w:rPr>
        <w:t xml:space="preserve">a modern Native subject in response to colonial discourses that </w:t>
      </w:r>
      <w:r w:rsidR="00BC7326" w:rsidRPr="006B2E35">
        <w:rPr>
          <w:rFonts w:ascii="Times New Roman" w:hAnsi="Times New Roman" w:cs="Times New Roman"/>
        </w:rPr>
        <w:t xml:space="preserve">consistently </w:t>
      </w:r>
      <w:r w:rsidR="009C2958" w:rsidRPr="006B2E35">
        <w:rPr>
          <w:rFonts w:ascii="Times New Roman" w:hAnsi="Times New Roman" w:cs="Times New Roman"/>
        </w:rPr>
        <w:t>configured the native</w:t>
      </w:r>
      <w:r w:rsidRPr="006B2E35">
        <w:rPr>
          <w:rFonts w:ascii="Times New Roman" w:hAnsi="Times New Roman" w:cs="Times New Roman"/>
        </w:rPr>
        <w:t xml:space="preserve"> as ahistorical</w:t>
      </w:r>
      <w:r w:rsidR="001F3019" w:rsidRPr="006B2E35">
        <w:rPr>
          <w:rFonts w:ascii="Times New Roman" w:hAnsi="Times New Roman" w:cs="Times New Roman"/>
        </w:rPr>
        <w:t xml:space="preserve"> and</w:t>
      </w:r>
      <w:r w:rsidRPr="006B2E35">
        <w:rPr>
          <w:rFonts w:ascii="Times New Roman" w:hAnsi="Times New Roman" w:cs="Times New Roman"/>
        </w:rPr>
        <w:t xml:space="preserve"> incapable of entering modernity. </w:t>
      </w:r>
      <w:r w:rsidR="00BC7326" w:rsidRPr="006B2E35">
        <w:rPr>
          <w:rFonts w:ascii="Times New Roman" w:hAnsi="Times New Roman" w:cs="Times New Roman"/>
        </w:rPr>
        <w:t>In the late 1960s</w:t>
      </w:r>
      <w:r w:rsidR="00A478D1" w:rsidRPr="006B2E35">
        <w:rPr>
          <w:rFonts w:ascii="Times New Roman" w:hAnsi="Times New Roman" w:cs="Times New Roman"/>
        </w:rPr>
        <w:t>,</w:t>
      </w:r>
      <w:r w:rsidR="00BC7326" w:rsidRPr="006B2E35">
        <w:rPr>
          <w:rFonts w:ascii="Times New Roman" w:hAnsi="Times New Roman" w:cs="Times New Roman"/>
        </w:rPr>
        <w:t xml:space="preserve"> Native activists reactivated Kalakaua’s renaissance</w:t>
      </w:r>
      <w:r w:rsidR="00526F33" w:rsidRPr="006B2E35">
        <w:rPr>
          <w:rFonts w:ascii="Times New Roman" w:hAnsi="Times New Roman" w:cs="Times New Roman"/>
        </w:rPr>
        <w:t xml:space="preserve"> by shifting focus away from the modern </w:t>
      </w:r>
      <w:r w:rsidR="00A365D3" w:rsidRPr="006B2E35">
        <w:rPr>
          <w:rFonts w:ascii="Times New Roman" w:hAnsi="Times New Roman" w:cs="Times New Roman"/>
        </w:rPr>
        <w:t>toward</w:t>
      </w:r>
      <w:r w:rsidR="00A529A9" w:rsidRPr="006B2E35">
        <w:rPr>
          <w:rFonts w:ascii="Times New Roman" w:hAnsi="Times New Roman" w:cs="Times New Roman"/>
        </w:rPr>
        <w:t xml:space="preserve"> </w:t>
      </w:r>
      <w:r w:rsidR="00526F33" w:rsidRPr="006B2E35">
        <w:rPr>
          <w:rFonts w:ascii="Times New Roman" w:hAnsi="Times New Roman" w:cs="Times New Roman"/>
        </w:rPr>
        <w:t>a return</w:t>
      </w:r>
      <w:r w:rsidR="00A529A9" w:rsidRPr="006B2E35">
        <w:rPr>
          <w:rFonts w:ascii="Times New Roman" w:hAnsi="Times New Roman" w:cs="Times New Roman"/>
        </w:rPr>
        <w:t xml:space="preserve"> </w:t>
      </w:r>
      <w:r w:rsidR="00526F33" w:rsidRPr="006B2E35">
        <w:rPr>
          <w:rFonts w:ascii="Times New Roman" w:hAnsi="Times New Roman" w:cs="Times New Roman"/>
        </w:rPr>
        <w:t>to tradition</w:t>
      </w:r>
      <w:r w:rsidR="00A529A9" w:rsidRPr="006B2E35">
        <w:rPr>
          <w:rFonts w:ascii="Times New Roman" w:hAnsi="Times New Roman" w:cs="Times New Roman"/>
        </w:rPr>
        <w:t xml:space="preserve"> </w:t>
      </w:r>
      <w:r w:rsidR="00526F33" w:rsidRPr="006B2E35">
        <w:rPr>
          <w:rFonts w:ascii="Times New Roman" w:hAnsi="Times New Roman" w:cs="Times New Roman"/>
        </w:rPr>
        <w:t>as a means of challenging the deleterious conditions enabled thro</w:t>
      </w:r>
      <w:r w:rsidR="005E1167" w:rsidRPr="006B2E35">
        <w:rPr>
          <w:rFonts w:ascii="Times New Roman" w:hAnsi="Times New Roman" w:cs="Times New Roman"/>
        </w:rPr>
        <w:t>ugh modernizing processes</w:t>
      </w:r>
      <w:r w:rsidR="00A529A9" w:rsidRPr="006B2E35">
        <w:rPr>
          <w:rFonts w:ascii="Times New Roman" w:hAnsi="Times New Roman" w:cs="Times New Roman"/>
        </w:rPr>
        <w:t xml:space="preserve">. </w:t>
      </w:r>
    </w:p>
    <w:p w14:paraId="132DF6D9" w14:textId="77777777" w:rsidR="00581ECB" w:rsidRPr="006A7ACE" w:rsidRDefault="00581ECB" w:rsidP="00E1378F">
      <w:pPr>
        <w:rPr>
          <w:rFonts w:ascii="Times New Roman" w:hAnsi="Times New Roman" w:cs="Times New Roman"/>
        </w:rPr>
      </w:pPr>
    </w:p>
    <w:p w14:paraId="65639688" w14:textId="4B7D44C1" w:rsidR="006A7ACE" w:rsidRPr="00DE09C9" w:rsidRDefault="0039481E" w:rsidP="00E1378F">
      <w:pPr>
        <w:rPr>
          <w:rFonts w:ascii="Times New Roman" w:hAnsi="Times New Roman"/>
        </w:rPr>
      </w:pPr>
      <w:r w:rsidRPr="006A7ACE">
        <w:rPr>
          <w:rFonts w:ascii="Times New Roman" w:hAnsi="Times New Roman" w:cs="Times New Roman"/>
        </w:rPr>
        <w:t>One</w:t>
      </w:r>
      <w:r w:rsidR="00A529A9" w:rsidRPr="006A7ACE">
        <w:rPr>
          <w:rFonts w:ascii="Times New Roman" w:hAnsi="Times New Roman" w:cs="Times New Roman"/>
        </w:rPr>
        <w:t xml:space="preserve"> result of this </w:t>
      </w:r>
      <w:r w:rsidRPr="006A7ACE">
        <w:rPr>
          <w:rFonts w:ascii="Times New Roman" w:hAnsi="Times New Roman" w:cs="Times New Roman"/>
        </w:rPr>
        <w:t xml:space="preserve">late twentieth-century </w:t>
      </w:r>
      <w:r w:rsidR="00A529A9" w:rsidRPr="006A7ACE">
        <w:rPr>
          <w:rFonts w:ascii="Times New Roman" w:hAnsi="Times New Roman" w:cs="Times New Roman"/>
        </w:rPr>
        <w:t>return to t</w:t>
      </w:r>
      <w:r w:rsidRPr="006A7ACE">
        <w:rPr>
          <w:rFonts w:ascii="Times New Roman" w:hAnsi="Times New Roman" w:cs="Times New Roman"/>
        </w:rPr>
        <w:t xml:space="preserve">radition was </w:t>
      </w:r>
      <w:r w:rsidR="00B06CFE" w:rsidRPr="006A7ACE">
        <w:rPr>
          <w:rFonts w:ascii="Times New Roman" w:hAnsi="Times New Roman" w:cs="Times New Roman"/>
        </w:rPr>
        <w:t xml:space="preserve">the </w:t>
      </w:r>
      <w:r w:rsidRPr="006A7ACE">
        <w:rPr>
          <w:rFonts w:ascii="Times New Roman" w:hAnsi="Times New Roman" w:cs="Times New Roman"/>
        </w:rPr>
        <w:t xml:space="preserve">advent of the </w:t>
      </w:r>
      <w:r w:rsidR="00B06CFE" w:rsidRPr="006A7ACE">
        <w:rPr>
          <w:rFonts w:ascii="Times New Roman" w:hAnsi="Times New Roman" w:cs="Times New Roman"/>
        </w:rPr>
        <w:t>Merr</w:t>
      </w:r>
      <w:r w:rsidR="008F4599" w:rsidRPr="006A7ACE">
        <w:rPr>
          <w:rFonts w:ascii="Times New Roman" w:hAnsi="Times New Roman" w:cs="Times New Roman"/>
        </w:rPr>
        <w:t>ie</w:t>
      </w:r>
      <w:r w:rsidR="00B06CFE" w:rsidRPr="006A7ACE">
        <w:rPr>
          <w:rFonts w:ascii="Times New Roman" w:hAnsi="Times New Roman" w:cs="Times New Roman"/>
        </w:rPr>
        <w:t xml:space="preserve"> Monarch </w:t>
      </w:r>
      <w:r w:rsidR="005E1167" w:rsidRPr="006A7ACE">
        <w:rPr>
          <w:rFonts w:ascii="Times New Roman" w:hAnsi="Times New Roman" w:cs="Times New Roman"/>
        </w:rPr>
        <w:t xml:space="preserve">Hula </w:t>
      </w:r>
      <w:r w:rsidR="00B06CFE" w:rsidRPr="006A7ACE">
        <w:rPr>
          <w:rFonts w:ascii="Times New Roman" w:hAnsi="Times New Roman" w:cs="Times New Roman"/>
        </w:rPr>
        <w:t xml:space="preserve">Festival and </w:t>
      </w:r>
      <w:r w:rsidR="005E1167" w:rsidRPr="006A7ACE">
        <w:rPr>
          <w:rFonts w:ascii="Times New Roman" w:hAnsi="Times New Roman" w:cs="Times New Roman"/>
        </w:rPr>
        <w:t xml:space="preserve">Competition. </w:t>
      </w:r>
      <w:r w:rsidR="006A7ACE" w:rsidRPr="00DE09C9">
        <w:rPr>
          <w:rFonts w:ascii="Times New Roman" w:hAnsi="Times New Roman"/>
        </w:rPr>
        <w:t xml:space="preserve">The </w:t>
      </w:r>
      <w:r w:rsidR="006A7ACE">
        <w:rPr>
          <w:rFonts w:ascii="Times New Roman" w:hAnsi="Times New Roman"/>
        </w:rPr>
        <w:t>festival</w:t>
      </w:r>
      <w:r w:rsidR="006A7ACE" w:rsidRPr="00DE09C9">
        <w:rPr>
          <w:rFonts w:ascii="Times New Roman" w:hAnsi="Times New Roman"/>
        </w:rPr>
        <w:t xml:space="preserve"> is affectionately referred to as the ‘Olympics of hula</w:t>
      </w:r>
      <w:r w:rsidR="007213AD">
        <w:rPr>
          <w:rFonts w:ascii="Times New Roman" w:hAnsi="Times New Roman"/>
        </w:rPr>
        <w:t>’</w:t>
      </w:r>
      <w:r w:rsidR="006A7ACE" w:rsidRPr="00DE09C9">
        <w:rPr>
          <w:rFonts w:ascii="Times New Roman" w:hAnsi="Times New Roman"/>
        </w:rPr>
        <w:t xml:space="preserve">. Each spring the small bay town of Hilo on </w:t>
      </w:r>
      <w:r w:rsidR="006A7ACE" w:rsidRPr="00DE5A50">
        <w:rPr>
          <w:rFonts w:ascii="Times New Roman" w:hAnsi="Times New Roman"/>
        </w:rPr>
        <w:t>Hawaiʻi</w:t>
      </w:r>
      <w:r w:rsidR="006A7ACE" w:rsidRPr="00DE09C9">
        <w:rPr>
          <w:rFonts w:ascii="Times New Roman" w:hAnsi="Times New Roman"/>
        </w:rPr>
        <w:t xml:space="preserve"> Island is transformed as invited </w:t>
      </w:r>
      <w:r w:rsidR="006A7ACE" w:rsidRPr="00DE09C9">
        <w:rPr>
          <w:rFonts w:ascii="Times New Roman" w:hAnsi="Times New Roman"/>
          <w:i/>
        </w:rPr>
        <w:t>hālau</w:t>
      </w:r>
      <w:r w:rsidR="006A7ACE" w:rsidRPr="00DE09C9">
        <w:rPr>
          <w:rFonts w:ascii="Times New Roman" w:hAnsi="Times New Roman"/>
        </w:rPr>
        <w:t xml:space="preserve"> (hula schools) converge to prove themselves on the hula stage, accumulating cultural capital by placing </w:t>
      </w:r>
      <w:r w:rsidR="005E0E55">
        <w:rPr>
          <w:rFonts w:ascii="Times New Roman" w:hAnsi="Times New Roman"/>
        </w:rPr>
        <w:t xml:space="preserve">first, second, third, or overall </w:t>
      </w:r>
      <w:r w:rsidR="006A7ACE" w:rsidRPr="00DE09C9">
        <w:rPr>
          <w:rFonts w:ascii="Times New Roman" w:hAnsi="Times New Roman"/>
        </w:rPr>
        <w:t>in front of audiences of Indigenous and settler residents, in addition to tourists. Merrie Monarch contestants emphasi</w:t>
      </w:r>
      <w:r w:rsidR="007213AD">
        <w:rPr>
          <w:rFonts w:ascii="Times New Roman" w:hAnsi="Times New Roman"/>
        </w:rPr>
        <w:t>s</w:t>
      </w:r>
      <w:r w:rsidR="006A7ACE" w:rsidRPr="00DE09C9">
        <w:rPr>
          <w:rFonts w:ascii="Times New Roman" w:hAnsi="Times New Roman"/>
        </w:rPr>
        <w:t xml:space="preserve">e traditional hula and chant—hula performed with Native instrumentation that is also associated with pre-contact dance styles and subsequently glossed as </w:t>
      </w:r>
      <w:r w:rsidR="006A7ACE" w:rsidRPr="00DE09C9">
        <w:rPr>
          <w:rFonts w:ascii="Times New Roman" w:hAnsi="Times New Roman"/>
          <w:i/>
        </w:rPr>
        <w:t>kahiko</w:t>
      </w:r>
      <w:r w:rsidR="006A7ACE" w:rsidRPr="00DE09C9">
        <w:rPr>
          <w:rFonts w:ascii="Times New Roman" w:hAnsi="Times New Roman"/>
        </w:rPr>
        <w:t xml:space="preserve"> (ancient) hula—or the Kalakaua era’s </w:t>
      </w:r>
      <w:r w:rsidR="006A7ACE" w:rsidRPr="00DE09C9">
        <w:rPr>
          <w:rFonts w:ascii="Times New Roman" w:hAnsi="Times New Roman"/>
          <w:i/>
        </w:rPr>
        <w:t xml:space="preserve">hula </w:t>
      </w:r>
      <w:r w:rsidR="006A7ACE" w:rsidRPr="00DE5A50">
        <w:rPr>
          <w:rFonts w:ascii="Times New Roman" w:hAnsi="Times New Roman"/>
          <w:i/>
        </w:rPr>
        <w:t>kuʻi</w:t>
      </w:r>
      <w:r w:rsidR="006A7ACE" w:rsidRPr="00DE09C9">
        <w:rPr>
          <w:rFonts w:ascii="Times New Roman" w:hAnsi="Times New Roman"/>
        </w:rPr>
        <w:t xml:space="preserve"> styles commonly understood as </w:t>
      </w:r>
      <w:r w:rsidR="006A7ACE" w:rsidRPr="00DE09C9">
        <w:rPr>
          <w:rFonts w:ascii="Times New Roman" w:hAnsi="Times New Roman"/>
          <w:i/>
        </w:rPr>
        <w:t>‘auana</w:t>
      </w:r>
      <w:r w:rsidR="006A7ACE" w:rsidRPr="00DE09C9">
        <w:rPr>
          <w:rFonts w:ascii="Times New Roman" w:hAnsi="Times New Roman"/>
        </w:rPr>
        <w:t xml:space="preserve"> (i.e. modern) hula.</w:t>
      </w:r>
    </w:p>
    <w:p w14:paraId="3892C5FC" w14:textId="77777777" w:rsidR="006A7ACE" w:rsidRPr="00DE09C9" w:rsidRDefault="006A7ACE" w:rsidP="00E1378F">
      <w:pPr>
        <w:rPr>
          <w:rFonts w:ascii="Times New Roman" w:hAnsi="Times New Roman"/>
        </w:rPr>
      </w:pPr>
    </w:p>
    <w:p w14:paraId="71C22192" w14:textId="28435241" w:rsidR="0039481E" w:rsidRPr="006A7ACE" w:rsidRDefault="005E1167" w:rsidP="00E1378F">
      <w:pPr>
        <w:rPr>
          <w:rFonts w:ascii="Times New Roman" w:hAnsi="Times New Roman" w:cs="Times New Roman"/>
        </w:rPr>
      </w:pPr>
      <w:r w:rsidRPr="006A7ACE">
        <w:rPr>
          <w:rFonts w:ascii="Times New Roman" w:hAnsi="Times New Roman" w:cs="Times New Roman"/>
        </w:rPr>
        <w:t xml:space="preserve">A </w:t>
      </w:r>
      <w:r w:rsidR="00B06CFE" w:rsidRPr="006A7ACE">
        <w:rPr>
          <w:rFonts w:ascii="Times New Roman" w:hAnsi="Times New Roman" w:cs="Times New Roman"/>
        </w:rPr>
        <w:t xml:space="preserve">week-long cultural festival </w:t>
      </w:r>
      <w:r w:rsidR="00E375AC" w:rsidRPr="006A7ACE">
        <w:rPr>
          <w:rFonts w:ascii="Times New Roman" w:hAnsi="Times New Roman" w:cs="Times New Roman"/>
        </w:rPr>
        <w:t>culminating in a</w:t>
      </w:r>
      <w:r w:rsidR="00B06CFE" w:rsidRPr="006A7ACE">
        <w:rPr>
          <w:rFonts w:ascii="Times New Roman" w:hAnsi="Times New Roman" w:cs="Times New Roman"/>
        </w:rPr>
        <w:t xml:space="preserve"> rigorous hula and chant competition</w:t>
      </w:r>
      <w:r w:rsidRPr="006A7ACE">
        <w:rPr>
          <w:rFonts w:ascii="Times New Roman" w:hAnsi="Times New Roman" w:cs="Times New Roman"/>
        </w:rPr>
        <w:t xml:space="preserve">, </w:t>
      </w:r>
      <w:r w:rsidR="006A7ACE" w:rsidRPr="006A7ACE">
        <w:rPr>
          <w:rFonts w:ascii="Times New Roman" w:hAnsi="Times New Roman" w:cs="Times New Roman"/>
        </w:rPr>
        <w:t xml:space="preserve">the festival </w:t>
      </w:r>
      <w:r w:rsidRPr="006A7ACE">
        <w:rPr>
          <w:rFonts w:ascii="Times New Roman" w:hAnsi="Times New Roman" w:cs="Times New Roman"/>
        </w:rPr>
        <w:t>has become</w:t>
      </w:r>
      <w:r w:rsidR="00526F33" w:rsidRPr="006A7ACE">
        <w:rPr>
          <w:rFonts w:ascii="Times New Roman" w:hAnsi="Times New Roman" w:cs="Times New Roman"/>
        </w:rPr>
        <w:t xml:space="preserve"> the accepted site for </w:t>
      </w:r>
      <w:r w:rsidR="00332D4A" w:rsidRPr="006A7ACE">
        <w:rPr>
          <w:rFonts w:ascii="Times New Roman" w:hAnsi="Times New Roman" w:cs="Times New Roman"/>
        </w:rPr>
        <w:t>competitively</w:t>
      </w:r>
      <w:r w:rsidR="00526F33" w:rsidRPr="006A7ACE">
        <w:rPr>
          <w:rFonts w:ascii="Times New Roman" w:hAnsi="Times New Roman" w:cs="Times New Roman"/>
        </w:rPr>
        <w:t xml:space="preserve"> r</w:t>
      </w:r>
      <w:r w:rsidR="00332D4A" w:rsidRPr="006A7ACE">
        <w:rPr>
          <w:rFonts w:ascii="Times New Roman" w:hAnsi="Times New Roman" w:cs="Times New Roman"/>
        </w:rPr>
        <w:t xml:space="preserve">eproducing and transmitting </w:t>
      </w:r>
      <w:r w:rsidR="00B06CFE" w:rsidRPr="006A7ACE">
        <w:rPr>
          <w:rFonts w:ascii="Times New Roman" w:hAnsi="Times New Roman" w:cs="Times New Roman"/>
        </w:rPr>
        <w:t>hula</w:t>
      </w:r>
      <w:r w:rsidR="00526F33" w:rsidRPr="006A7ACE">
        <w:rPr>
          <w:rFonts w:ascii="Times New Roman" w:hAnsi="Times New Roman" w:cs="Times New Roman"/>
        </w:rPr>
        <w:t>’s</w:t>
      </w:r>
      <w:r w:rsidR="00332D4A" w:rsidRPr="006A7ACE">
        <w:rPr>
          <w:rFonts w:ascii="Times New Roman" w:hAnsi="Times New Roman" w:cs="Times New Roman"/>
        </w:rPr>
        <w:t xml:space="preserve"> essential relationship between Native </w:t>
      </w:r>
      <w:r w:rsidR="00332D4A" w:rsidRPr="00DE5A50">
        <w:rPr>
          <w:rFonts w:ascii="Times New Roman" w:hAnsi="Times New Roman" w:cs="Times New Roman"/>
        </w:rPr>
        <w:t>Hawaiians</w:t>
      </w:r>
      <w:r w:rsidR="00332D4A" w:rsidRPr="006A7ACE">
        <w:rPr>
          <w:rFonts w:ascii="Times New Roman" w:hAnsi="Times New Roman" w:cs="Times New Roman"/>
        </w:rPr>
        <w:t xml:space="preserve">, their gods, chiefs, and their land—and </w:t>
      </w:r>
      <w:r w:rsidR="00A478D1" w:rsidRPr="006A7ACE">
        <w:rPr>
          <w:rFonts w:ascii="Times New Roman" w:hAnsi="Times New Roman" w:cs="Times New Roman"/>
        </w:rPr>
        <w:t xml:space="preserve">for </w:t>
      </w:r>
      <w:r w:rsidR="00332D4A" w:rsidRPr="006A7ACE">
        <w:rPr>
          <w:rFonts w:ascii="Times New Roman" w:hAnsi="Times New Roman" w:cs="Times New Roman"/>
        </w:rPr>
        <w:t xml:space="preserve">challenging the </w:t>
      </w:r>
      <w:r w:rsidR="009C2958" w:rsidRPr="006A7ACE">
        <w:rPr>
          <w:rFonts w:ascii="Times New Roman" w:hAnsi="Times New Roman" w:cs="Times New Roman"/>
        </w:rPr>
        <w:t>hula girls</w:t>
      </w:r>
      <w:r w:rsidR="001F3019" w:rsidRPr="006A7ACE">
        <w:rPr>
          <w:rFonts w:ascii="Times New Roman" w:hAnsi="Times New Roman" w:cs="Times New Roman"/>
        </w:rPr>
        <w:t>’</w:t>
      </w:r>
      <w:r w:rsidR="00332D4A" w:rsidRPr="006A7ACE">
        <w:rPr>
          <w:rFonts w:ascii="Times New Roman" w:hAnsi="Times New Roman" w:cs="Times New Roman"/>
        </w:rPr>
        <w:t xml:space="preserve"> touristic hula dance</w:t>
      </w:r>
      <w:r w:rsidR="006A7ACE">
        <w:rPr>
          <w:rFonts w:ascii="Times New Roman" w:hAnsi="Times New Roman" w:cs="Times New Roman"/>
        </w:rPr>
        <w:t xml:space="preserve">. </w:t>
      </w:r>
      <w:r w:rsidR="00332D4A" w:rsidRPr="006A7ACE">
        <w:rPr>
          <w:rFonts w:ascii="Times New Roman" w:hAnsi="Times New Roman" w:cs="Times New Roman"/>
        </w:rPr>
        <w:t>In these hula performances</w:t>
      </w:r>
      <w:r w:rsidR="00E375AC" w:rsidRPr="006A7ACE">
        <w:rPr>
          <w:rFonts w:ascii="Times New Roman" w:hAnsi="Times New Roman" w:cs="Times New Roman"/>
        </w:rPr>
        <w:t>,</w:t>
      </w:r>
      <w:r w:rsidR="00332D4A" w:rsidRPr="006A7ACE">
        <w:rPr>
          <w:rFonts w:ascii="Times New Roman" w:hAnsi="Times New Roman" w:cs="Times New Roman"/>
        </w:rPr>
        <w:t xml:space="preserve"> female </w:t>
      </w:r>
      <w:r w:rsidR="00332D4A" w:rsidRPr="006A7ACE">
        <w:rPr>
          <w:rFonts w:ascii="Times New Roman" w:hAnsi="Times New Roman" w:cs="Times New Roman"/>
          <w:i/>
        </w:rPr>
        <w:t xml:space="preserve">and </w:t>
      </w:r>
      <w:r w:rsidR="00332D4A" w:rsidRPr="006A7ACE">
        <w:rPr>
          <w:rFonts w:ascii="Times New Roman" w:hAnsi="Times New Roman" w:cs="Times New Roman"/>
        </w:rPr>
        <w:t xml:space="preserve">male dancers </w:t>
      </w:r>
      <w:r w:rsidR="0039481E" w:rsidRPr="006A7ACE">
        <w:rPr>
          <w:rFonts w:ascii="Times New Roman" w:hAnsi="Times New Roman" w:cs="Times New Roman"/>
        </w:rPr>
        <w:t xml:space="preserve">disrupt </w:t>
      </w:r>
      <w:r w:rsidR="009C2958" w:rsidRPr="006A7ACE">
        <w:rPr>
          <w:rFonts w:ascii="Times New Roman" w:hAnsi="Times New Roman" w:cs="Times New Roman"/>
        </w:rPr>
        <w:t>notions of a stable ‘hula girl’</w:t>
      </w:r>
      <w:r w:rsidR="00B45DD1" w:rsidRPr="006A7ACE">
        <w:rPr>
          <w:rFonts w:ascii="Times New Roman" w:hAnsi="Times New Roman" w:cs="Times New Roman"/>
        </w:rPr>
        <w:t xml:space="preserve"> </w:t>
      </w:r>
      <w:r w:rsidR="009C7AE9" w:rsidRPr="006A7ACE">
        <w:rPr>
          <w:rFonts w:ascii="Times New Roman" w:hAnsi="Times New Roman" w:cs="Times New Roman"/>
        </w:rPr>
        <w:t>imaginary</w:t>
      </w:r>
      <w:r w:rsidR="00B45DD1" w:rsidRPr="006A7ACE">
        <w:rPr>
          <w:rFonts w:ascii="Times New Roman" w:hAnsi="Times New Roman" w:cs="Times New Roman"/>
        </w:rPr>
        <w:t xml:space="preserve"> through their engagements with </w:t>
      </w:r>
      <w:r w:rsidR="001F3019" w:rsidRPr="006A7ACE">
        <w:rPr>
          <w:rFonts w:ascii="Times New Roman" w:hAnsi="Times New Roman" w:cs="Times New Roman"/>
        </w:rPr>
        <w:t xml:space="preserve">pre-contact and Kalakaua </w:t>
      </w:r>
      <w:r w:rsidR="00B45DD1" w:rsidRPr="006A7ACE">
        <w:rPr>
          <w:rFonts w:ascii="Times New Roman" w:hAnsi="Times New Roman" w:cs="Times New Roman"/>
        </w:rPr>
        <w:t>era hula traditions.</w:t>
      </w:r>
    </w:p>
    <w:p w14:paraId="3F8ED3C0" w14:textId="77777777" w:rsidR="00B447CA" w:rsidRPr="006A7ACE" w:rsidRDefault="00B447CA" w:rsidP="00E1378F">
      <w:pPr>
        <w:rPr>
          <w:rFonts w:ascii="Times New Roman" w:hAnsi="Times New Roman" w:cs="Times New Roman"/>
        </w:rPr>
      </w:pPr>
    </w:p>
    <w:p w14:paraId="655E5460" w14:textId="77777777" w:rsidR="00A01D35" w:rsidRPr="006B2E35" w:rsidRDefault="00B45DD1" w:rsidP="00E1378F">
      <w:pPr>
        <w:rPr>
          <w:rFonts w:ascii="Times New Roman" w:hAnsi="Times New Roman" w:cs="Times New Roman"/>
        </w:rPr>
      </w:pPr>
      <w:r w:rsidRPr="006B2E35">
        <w:rPr>
          <w:rFonts w:ascii="Times New Roman" w:hAnsi="Times New Roman" w:cs="Times New Roman"/>
        </w:rPr>
        <w:t>In the beginning of the twenty-first century a</w:t>
      </w:r>
      <w:r w:rsidR="00A478D1" w:rsidRPr="006B2E35">
        <w:rPr>
          <w:rFonts w:ascii="Times New Roman" w:hAnsi="Times New Roman" w:cs="Times New Roman"/>
        </w:rPr>
        <w:t xml:space="preserve">nother performance </w:t>
      </w:r>
      <w:r w:rsidR="006D6E06" w:rsidRPr="006B2E35">
        <w:rPr>
          <w:rFonts w:ascii="Times New Roman" w:hAnsi="Times New Roman" w:cs="Times New Roman"/>
        </w:rPr>
        <w:t xml:space="preserve">venue </w:t>
      </w:r>
      <w:r w:rsidR="00A478D1" w:rsidRPr="006B2E35">
        <w:rPr>
          <w:rFonts w:ascii="Times New Roman" w:hAnsi="Times New Roman" w:cs="Times New Roman"/>
        </w:rPr>
        <w:t xml:space="preserve">has emerged for hula </w:t>
      </w:r>
      <w:r w:rsidR="005E1167" w:rsidRPr="006B2E35">
        <w:rPr>
          <w:rFonts w:ascii="Times New Roman" w:hAnsi="Times New Roman" w:cs="Times New Roman"/>
        </w:rPr>
        <w:t>as wel</w:t>
      </w:r>
      <w:r w:rsidR="00B210B9" w:rsidRPr="006B2E35">
        <w:rPr>
          <w:rFonts w:ascii="Times New Roman" w:hAnsi="Times New Roman" w:cs="Times New Roman"/>
        </w:rPr>
        <w:t xml:space="preserve">l. Concert stage hula productions </w:t>
      </w:r>
      <w:r w:rsidR="0079521D" w:rsidRPr="006B2E35">
        <w:rPr>
          <w:rFonts w:ascii="Times New Roman" w:hAnsi="Times New Roman" w:cs="Times New Roman"/>
        </w:rPr>
        <w:t>present</w:t>
      </w:r>
      <w:r w:rsidR="00B210B9" w:rsidRPr="006B2E35">
        <w:rPr>
          <w:rFonts w:ascii="Times New Roman" w:hAnsi="Times New Roman" w:cs="Times New Roman"/>
        </w:rPr>
        <w:t xml:space="preserve"> tradition and innovation in spectacular fashion. These spectacles, </w:t>
      </w:r>
      <w:r w:rsidR="009C7AE9" w:rsidRPr="006B2E35">
        <w:rPr>
          <w:rFonts w:ascii="Times New Roman" w:hAnsi="Times New Roman" w:cs="Times New Roman"/>
        </w:rPr>
        <w:t xml:space="preserve">which are </w:t>
      </w:r>
      <w:r w:rsidR="00B210B9" w:rsidRPr="006B2E35">
        <w:rPr>
          <w:rFonts w:ascii="Times New Roman" w:hAnsi="Times New Roman" w:cs="Times New Roman"/>
        </w:rPr>
        <w:t xml:space="preserve">choreographed by kumu hula in </w:t>
      </w:r>
      <w:r w:rsidR="00B210B9" w:rsidRPr="00DE5A50">
        <w:rPr>
          <w:rFonts w:ascii="Times New Roman" w:hAnsi="Times New Roman" w:cs="Times New Roman"/>
        </w:rPr>
        <w:t>Hawai</w:t>
      </w:r>
      <w:r w:rsidRPr="00DE5A50">
        <w:rPr>
          <w:rFonts w:ascii="Times New Roman" w:hAnsi="Microsoft Sans Serif" w:cs="Times New Roman"/>
          <w:lang w:val="haw-US"/>
        </w:rPr>
        <w:t>ʻ</w:t>
      </w:r>
      <w:r w:rsidR="00B210B9" w:rsidRPr="00DE5A50">
        <w:rPr>
          <w:rFonts w:ascii="Times New Roman" w:hAnsi="Times New Roman" w:cs="Times New Roman"/>
        </w:rPr>
        <w:t>i</w:t>
      </w:r>
      <w:r w:rsidR="00B210B9" w:rsidRPr="006B2E35">
        <w:rPr>
          <w:rFonts w:ascii="Times New Roman" w:hAnsi="Times New Roman" w:cs="Times New Roman"/>
        </w:rPr>
        <w:t xml:space="preserve"> and </w:t>
      </w:r>
      <w:r w:rsidR="001F3019" w:rsidRPr="006B2E35">
        <w:rPr>
          <w:rFonts w:ascii="Times New Roman" w:hAnsi="Times New Roman" w:cs="Times New Roman"/>
        </w:rPr>
        <w:t xml:space="preserve">the </w:t>
      </w:r>
      <w:r w:rsidR="00B210B9" w:rsidRPr="006B2E35">
        <w:rPr>
          <w:rFonts w:ascii="Times New Roman" w:hAnsi="Times New Roman" w:cs="Times New Roman"/>
        </w:rPr>
        <w:t xml:space="preserve">mainland diaspora for proscenium stages, translate hula’s </w:t>
      </w:r>
      <w:r w:rsidR="009F3352" w:rsidRPr="006B2E35">
        <w:rPr>
          <w:rFonts w:ascii="Times New Roman" w:hAnsi="Times New Roman" w:cs="Times New Roman"/>
        </w:rPr>
        <w:t>sacred</w:t>
      </w:r>
      <w:r w:rsidRPr="006B2E35">
        <w:rPr>
          <w:rFonts w:ascii="Times New Roman" w:hAnsi="Times New Roman" w:cs="Times New Roman"/>
        </w:rPr>
        <w:t xml:space="preserve"> </w:t>
      </w:r>
      <w:r w:rsidR="00B210B9" w:rsidRPr="006B2E35">
        <w:rPr>
          <w:rFonts w:ascii="Times New Roman" w:hAnsi="Times New Roman" w:cs="Times New Roman"/>
        </w:rPr>
        <w:t>tradition</w:t>
      </w:r>
      <w:r w:rsidRPr="006B2E35">
        <w:rPr>
          <w:rFonts w:ascii="Times New Roman" w:hAnsi="Times New Roman" w:cs="Times New Roman"/>
        </w:rPr>
        <w:t>s in a</w:t>
      </w:r>
      <w:r w:rsidR="00B210B9" w:rsidRPr="006B2E35">
        <w:rPr>
          <w:rFonts w:ascii="Times New Roman" w:hAnsi="Times New Roman" w:cs="Times New Roman"/>
        </w:rPr>
        <w:t xml:space="preserve"> non-touristic context</w:t>
      </w:r>
      <w:r w:rsidRPr="006B2E35">
        <w:rPr>
          <w:rFonts w:ascii="Times New Roman" w:hAnsi="Times New Roman" w:cs="Times New Roman"/>
        </w:rPr>
        <w:t xml:space="preserve"> </w:t>
      </w:r>
      <w:r w:rsidR="00B210B9" w:rsidRPr="006B2E35">
        <w:rPr>
          <w:rFonts w:ascii="Times New Roman" w:hAnsi="Times New Roman" w:cs="Times New Roman"/>
        </w:rPr>
        <w:t xml:space="preserve">while embracing theatricality and individual creativity. Concert stage hulas </w:t>
      </w:r>
      <w:r w:rsidRPr="006B2E35">
        <w:rPr>
          <w:rFonts w:ascii="Times New Roman" w:hAnsi="Times New Roman" w:cs="Times New Roman"/>
        </w:rPr>
        <w:t>make use of</w:t>
      </w:r>
      <w:r w:rsidR="00B210B9" w:rsidRPr="006B2E35">
        <w:rPr>
          <w:rFonts w:ascii="Times New Roman" w:hAnsi="Times New Roman" w:cs="Times New Roman"/>
        </w:rPr>
        <w:t xml:space="preserve"> the</w:t>
      </w:r>
      <w:r w:rsidR="00A01D35" w:rsidRPr="006B2E35">
        <w:rPr>
          <w:rFonts w:ascii="Times New Roman" w:hAnsi="Times New Roman" w:cs="Times New Roman"/>
        </w:rPr>
        <w:t xml:space="preserve"> Western theatrical </w:t>
      </w:r>
      <w:r w:rsidR="00B210B9" w:rsidRPr="006B2E35">
        <w:rPr>
          <w:rFonts w:ascii="Times New Roman" w:hAnsi="Times New Roman" w:cs="Times New Roman"/>
        </w:rPr>
        <w:t>apparatus</w:t>
      </w:r>
      <w:r w:rsidR="009F3352" w:rsidRPr="006B2E35">
        <w:rPr>
          <w:rFonts w:ascii="Times New Roman" w:hAnsi="Times New Roman" w:cs="Times New Roman"/>
        </w:rPr>
        <w:t>,</w:t>
      </w:r>
      <w:r w:rsidR="00A01D35" w:rsidRPr="006B2E35">
        <w:rPr>
          <w:rFonts w:ascii="Times New Roman" w:hAnsi="Times New Roman" w:cs="Times New Roman"/>
        </w:rPr>
        <w:t xml:space="preserve"> </w:t>
      </w:r>
      <w:r w:rsidR="009F3352" w:rsidRPr="006B2E35">
        <w:rPr>
          <w:rFonts w:ascii="Times New Roman" w:hAnsi="Times New Roman" w:cs="Times New Roman"/>
        </w:rPr>
        <w:t xml:space="preserve">asserting a variety of modern and indigenous subjectivities </w:t>
      </w:r>
      <w:r w:rsidR="00B210B9" w:rsidRPr="006B2E35">
        <w:rPr>
          <w:rFonts w:ascii="Times New Roman" w:hAnsi="Times New Roman" w:cs="Times New Roman"/>
        </w:rPr>
        <w:t xml:space="preserve">while </w:t>
      </w:r>
      <w:r w:rsidR="009F3352" w:rsidRPr="006B2E35">
        <w:rPr>
          <w:rFonts w:ascii="Times New Roman" w:hAnsi="Times New Roman" w:cs="Times New Roman"/>
        </w:rPr>
        <w:t xml:space="preserve">refuting colonial stereotypes of hula’s unruliness and touristic exoticization. </w:t>
      </w:r>
      <w:r w:rsidR="004B7DF6" w:rsidRPr="006B2E35">
        <w:rPr>
          <w:rFonts w:ascii="Times New Roman" w:hAnsi="Times New Roman" w:cs="Times New Roman"/>
        </w:rPr>
        <w:t>In addition to continuing to showcase male hula dancing (as initiated in M</w:t>
      </w:r>
      <w:r w:rsidR="00A01D35" w:rsidRPr="006B2E35">
        <w:rPr>
          <w:rFonts w:ascii="Times New Roman" w:hAnsi="Times New Roman" w:cs="Times New Roman"/>
        </w:rPr>
        <w:t xml:space="preserve">errie </w:t>
      </w:r>
      <w:r w:rsidR="004B7DF6" w:rsidRPr="006B2E35">
        <w:rPr>
          <w:rFonts w:ascii="Times New Roman" w:hAnsi="Times New Roman" w:cs="Times New Roman"/>
        </w:rPr>
        <w:t>M</w:t>
      </w:r>
      <w:r w:rsidR="00A01D35" w:rsidRPr="006B2E35">
        <w:rPr>
          <w:rFonts w:ascii="Times New Roman" w:hAnsi="Times New Roman" w:cs="Times New Roman"/>
        </w:rPr>
        <w:t xml:space="preserve">onarch </w:t>
      </w:r>
      <w:r w:rsidR="004B7DF6" w:rsidRPr="006B2E35">
        <w:rPr>
          <w:rFonts w:ascii="Times New Roman" w:hAnsi="Times New Roman" w:cs="Times New Roman"/>
        </w:rPr>
        <w:t>F</w:t>
      </w:r>
      <w:r w:rsidR="00A01D35" w:rsidRPr="006B2E35">
        <w:rPr>
          <w:rFonts w:ascii="Times New Roman" w:hAnsi="Times New Roman" w:cs="Times New Roman"/>
        </w:rPr>
        <w:t>estival</w:t>
      </w:r>
      <w:r w:rsidR="004B7DF6" w:rsidRPr="006B2E35">
        <w:rPr>
          <w:rFonts w:ascii="Times New Roman" w:hAnsi="Times New Roman" w:cs="Times New Roman"/>
        </w:rPr>
        <w:t xml:space="preserve">), </w:t>
      </w:r>
      <w:r w:rsidR="00A01D35" w:rsidRPr="006B2E35">
        <w:rPr>
          <w:rFonts w:ascii="Times New Roman" w:hAnsi="Times New Roman" w:cs="Times New Roman"/>
        </w:rPr>
        <w:t xml:space="preserve">these productions portray the modern Native </w:t>
      </w:r>
      <w:r w:rsidR="00A01D35" w:rsidRPr="00DE5A50">
        <w:rPr>
          <w:rFonts w:ascii="Times New Roman" w:hAnsi="Times New Roman" w:cs="Times New Roman"/>
        </w:rPr>
        <w:t>Hawaiian</w:t>
      </w:r>
      <w:r w:rsidR="00A01D35" w:rsidRPr="006B2E35">
        <w:rPr>
          <w:rFonts w:ascii="Times New Roman" w:hAnsi="Times New Roman" w:cs="Times New Roman"/>
        </w:rPr>
        <w:t xml:space="preserve"> subject according to a range of gendered, national, religious, </w:t>
      </w:r>
      <w:r w:rsidR="001F3019" w:rsidRPr="006B2E35">
        <w:rPr>
          <w:rFonts w:ascii="Times New Roman" w:hAnsi="Times New Roman" w:cs="Times New Roman"/>
        </w:rPr>
        <w:t xml:space="preserve">and </w:t>
      </w:r>
      <w:r w:rsidR="00A01D35" w:rsidRPr="006B2E35">
        <w:rPr>
          <w:rFonts w:ascii="Times New Roman" w:hAnsi="Times New Roman" w:cs="Times New Roman"/>
        </w:rPr>
        <w:t>historical possibilities.</w:t>
      </w:r>
    </w:p>
    <w:p w14:paraId="6ED7C8BB" w14:textId="77777777" w:rsidR="00A01D35" w:rsidRPr="006B2E35" w:rsidRDefault="00A01D35" w:rsidP="00E1378F">
      <w:pPr>
        <w:rPr>
          <w:rFonts w:ascii="Times New Roman" w:hAnsi="Times New Roman" w:cs="Times New Roman"/>
        </w:rPr>
      </w:pPr>
    </w:p>
    <w:p w14:paraId="673C9050" w14:textId="77777777" w:rsidR="001F3019" w:rsidRPr="006B2E35" w:rsidRDefault="00514CF0" w:rsidP="00E1378F">
      <w:pPr>
        <w:rPr>
          <w:rFonts w:ascii="Times New Roman" w:hAnsi="Times New Roman" w:cs="Times New Roman"/>
        </w:rPr>
      </w:pPr>
      <w:r w:rsidRPr="006B2E35">
        <w:rPr>
          <w:rFonts w:ascii="Times New Roman" w:hAnsi="Times New Roman" w:cs="Times New Roman"/>
        </w:rPr>
        <w:t>A</w:t>
      </w:r>
      <w:r w:rsidR="00A01D35" w:rsidRPr="006B2E35">
        <w:rPr>
          <w:rFonts w:ascii="Times New Roman" w:hAnsi="Times New Roman" w:cs="Times New Roman"/>
        </w:rPr>
        <w:t xml:space="preserve"> c</w:t>
      </w:r>
      <w:r w:rsidR="004B7DF6" w:rsidRPr="006B2E35">
        <w:rPr>
          <w:rFonts w:ascii="Times New Roman" w:hAnsi="Times New Roman" w:cs="Times New Roman"/>
        </w:rPr>
        <w:t xml:space="preserve">onstant negotiation </w:t>
      </w:r>
      <w:r w:rsidR="00443E01" w:rsidRPr="006B2E35">
        <w:rPr>
          <w:rFonts w:ascii="Times New Roman" w:hAnsi="Times New Roman" w:cs="Times New Roman"/>
        </w:rPr>
        <w:t xml:space="preserve">between </w:t>
      </w:r>
      <w:r w:rsidR="004B7DF6" w:rsidRPr="006B2E35">
        <w:rPr>
          <w:rFonts w:ascii="Times New Roman" w:hAnsi="Times New Roman" w:cs="Times New Roman"/>
        </w:rPr>
        <w:t xml:space="preserve">tradition and innovation </w:t>
      </w:r>
      <w:r w:rsidRPr="006B2E35">
        <w:rPr>
          <w:rFonts w:ascii="Times New Roman" w:hAnsi="Times New Roman" w:cs="Times New Roman"/>
        </w:rPr>
        <w:t>characterize</w:t>
      </w:r>
      <w:r w:rsidR="004B7DF6" w:rsidRPr="006B2E35">
        <w:rPr>
          <w:rFonts w:ascii="Times New Roman" w:hAnsi="Times New Roman" w:cs="Times New Roman"/>
        </w:rPr>
        <w:t xml:space="preserve"> twen</w:t>
      </w:r>
      <w:r w:rsidR="00A01D35" w:rsidRPr="006B2E35">
        <w:rPr>
          <w:rFonts w:ascii="Times New Roman" w:hAnsi="Times New Roman" w:cs="Times New Roman"/>
        </w:rPr>
        <w:t xml:space="preserve">ty-first century hula projects. Indeed, negotiation has </w:t>
      </w:r>
      <w:r w:rsidR="009F3352" w:rsidRPr="006B2E35">
        <w:rPr>
          <w:rFonts w:ascii="Times New Roman" w:hAnsi="Times New Roman" w:cs="Times New Roman"/>
        </w:rPr>
        <w:t xml:space="preserve">always </w:t>
      </w:r>
      <w:r w:rsidR="00A01D35" w:rsidRPr="006B2E35">
        <w:rPr>
          <w:rFonts w:ascii="Times New Roman" w:hAnsi="Times New Roman" w:cs="Times New Roman"/>
        </w:rPr>
        <w:t>characterized hula’s relationship with colonization</w:t>
      </w:r>
      <w:r w:rsidR="009F3352" w:rsidRPr="006B2E35">
        <w:rPr>
          <w:rFonts w:ascii="Times New Roman" w:hAnsi="Times New Roman" w:cs="Times New Roman"/>
        </w:rPr>
        <w:t>.</w:t>
      </w:r>
      <w:r w:rsidR="009228CA" w:rsidRPr="006B2E35">
        <w:rPr>
          <w:rFonts w:ascii="Times New Roman" w:hAnsi="Times New Roman" w:cs="Times New Roman"/>
        </w:rPr>
        <w:t xml:space="preserve"> P</w:t>
      </w:r>
      <w:r w:rsidR="00A01D35" w:rsidRPr="006B2E35">
        <w:rPr>
          <w:rFonts w:ascii="Times New Roman" w:hAnsi="Times New Roman" w:cs="Times New Roman"/>
        </w:rPr>
        <w:t>ractitioners have consistently use</w:t>
      </w:r>
      <w:r w:rsidR="009228CA" w:rsidRPr="006B2E35">
        <w:rPr>
          <w:rFonts w:ascii="Times New Roman" w:hAnsi="Times New Roman" w:cs="Times New Roman"/>
        </w:rPr>
        <w:t>d</w:t>
      </w:r>
      <w:r w:rsidR="00A01D35" w:rsidRPr="006B2E35">
        <w:rPr>
          <w:rFonts w:ascii="Times New Roman" w:hAnsi="Times New Roman" w:cs="Times New Roman"/>
        </w:rPr>
        <w:t xml:space="preserve"> hula </w:t>
      </w:r>
      <w:r w:rsidR="009228CA" w:rsidRPr="006B2E35">
        <w:rPr>
          <w:rFonts w:ascii="Times New Roman" w:hAnsi="Times New Roman" w:cs="Times New Roman"/>
        </w:rPr>
        <w:t>to</w:t>
      </w:r>
      <w:r w:rsidR="00A01D35" w:rsidRPr="006B2E35">
        <w:rPr>
          <w:rFonts w:ascii="Times New Roman" w:hAnsi="Times New Roman" w:cs="Times New Roman"/>
        </w:rPr>
        <w:t xml:space="preserve"> produc</w:t>
      </w:r>
      <w:r w:rsidR="009228CA" w:rsidRPr="006B2E35">
        <w:rPr>
          <w:rFonts w:ascii="Times New Roman" w:hAnsi="Times New Roman" w:cs="Times New Roman"/>
        </w:rPr>
        <w:t xml:space="preserve">e </w:t>
      </w:r>
      <w:r w:rsidR="005E1167" w:rsidRPr="006B2E35">
        <w:rPr>
          <w:rFonts w:ascii="Times New Roman" w:hAnsi="Times New Roman" w:cs="Times New Roman"/>
        </w:rPr>
        <w:t xml:space="preserve">an embodied connection to </w:t>
      </w:r>
      <w:r w:rsidR="00394B90" w:rsidRPr="006B2E35">
        <w:rPr>
          <w:rFonts w:ascii="Times New Roman" w:hAnsi="Times New Roman" w:cs="Times New Roman"/>
        </w:rPr>
        <w:t>the</w:t>
      </w:r>
      <w:r w:rsidR="009228CA" w:rsidRPr="006B2E35">
        <w:rPr>
          <w:rFonts w:ascii="Times New Roman" w:hAnsi="Times New Roman" w:cs="Times New Roman"/>
        </w:rPr>
        <w:t>ir</w:t>
      </w:r>
      <w:r w:rsidR="00394B90" w:rsidRPr="006B2E35">
        <w:rPr>
          <w:rFonts w:ascii="Times New Roman" w:hAnsi="Times New Roman" w:cs="Times New Roman"/>
        </w:rPr>
        <w:t xml:space="preserve"> </w:t>
      </w:r>
      <w:r w:rsidR="005E1167" w:rsidRPr="006B2E35">
        <w:rPr>
          <w:rFonts w:ascii="Times New Roman" w:hAnsi="Times New Roman" w:cs="Times New Roman"/>
        </w:rPr>
        <w:t>past</w:t>
      </w:r>
      <w:r w:rsidR="009228CA" w:rsidRPr="006B2E35">
        <w:rPr>
          <w:rFonts w:ascii="Times New Roman" w:hAnsi="Times New Roman" w:cs="Times New Roman"/>
        </w:rPr>
        <w:t xml:space="preserve">. </w:t>
      </w:r>
      <w:r w:rsidR="00064275" w:rsidRPr="006B2E35">
        <w:rPr>
          <w:rFonts w:ascii="Times New Roman" w:hAnsi="Times New Roman" w:cs="Times New Roman"/>
        </w:rPr>
        <w:t>And a</w:t>
      </w:r>
      <w:r w:rsidR="005E1167" w:rsidRPr="006B2E35">
        <w:rPr>
          <w:rFonts w:ascii="Times New Roman" w:hAnsi="Times New Roman" w:cs="Times New Roman"/>
        </w:rPr>
        <w:t xml:space="preserve">s modern performers and audiences </w:t>
      </w:r>
      <w:r w:rsidR="009228CA" w:rsidRPr="006B2E35">
        <w:rPr>
          <w:rFonts w:ascii="Times New Roman" w:hAnsi="Times New Roman" w:cs="Times New Roman"/>
        </w:rPr>
        <w:t>become</w:t>
      </w:r>
      <w:r w:rsidR="005E1167" w:rsidRPr="006B2E35">
        <w:rPr>
          <w:rFonts w:ascii="Times New Roman" w:hAnsi="Times New Roman" w:cs="Times New Roman"/>
        </w:rPr>
        <w:t xml:space="preserve"> further geographically and temporally </w:t>
      </w:r>
      <w:r w:rsidR="009228CA" w:rsidRPr="006B2E35">
        <w:rPr>
          <w:rFonts w:ascii="Times New Roman" w:hAnsi="Times New Roman" w:cs="Times New Roman"/>
        </w:rPr>
        <w:t xml:space="preserve">removed </w:t>
      </w:r>
      <w:r w:rsidR="005E1167" w:rsidRPr="006B2E35">
        <w:rPr>
          <w:rFonts w:ascii="Times New Roman" w:hAnsi="Times New Roman" w:cs="Times New Roman"/>
        </w:rPr>
        <w:t>from pre-contact hula</w:t>
      </w:r>
      <w:r w:rsidR="001F3019" w:rsidRPr="006B2E35">
        <w:rPr>
          <w:rFonts w:ascii="Times New Roman" w:hAnsi="Times New Roman" w:cs="Times New Roman"/>
        </w:rPr>
        <w:t xml:space="preserve">, </w:t>
      </w:r>
      <w:r w:rsidR="00064275" w:rsidRPr="006B2E35">
        <w:rPr>
          <w:rFonts w:ascii="Times New Roman" w:hAnsi="Times New Roman" w:cs="Times New Roman"/>
        </w:rPr>
        <w:t xml:space="preserve">these tensions between tradition, </w:t>
      </w:r>
      <w:r w:rsidR="001F3019" w:rsidRPr="006B2E35">
        <w:rPr>
          <w:rFonts w:ascii="Times New Roman" w:hAnsi="Times New Roman" w:cs="Times New Roman"/>
        </w:rPr>
        <w:t>innovation</w:t>
      </w:r>
      <w:r w:rsidR="00064275" w:rsidRPr="006B2E35">
        <w:rPr>
          <w:rFonts w:ascii="Times New Roman" w:hAnsi="Times New Roman" w:cs="Times New Roman"/>
        </w:rPr>
        <w:t>, and hybridization</w:t>
      </w:r>
      <w:r w:rsidR="001F3019" w:rsidRPr="006B2E35">
        <w:rPr>
          <w:rFonts w:ascii="Times New Roman" w:hAnsi="Times New Roman" w:cs="Times New Roman"/>
        </w:rPr>
        <w:t xml:space="preserve"> promise to </w:t>
      </w:r>
      <w:r w:rsidR="00064275" w:rsidRPr="006B2E35">
        <w:rPr>
          <w:rFonts w:ascii="Times New Roman" w:hAnsi="Times New Roman" w:cs="Times New Roman"/>
        </w:rPr>
        <w:t>remain relevant in defining hula practices.</w:t>
      </w:r>
    </w:p>
    <w:p w14:paraId="197939F0" w14:textId="77777777" w:rsidR="001F3019" w:rsidRPr="006B2E35" w:rsidRDefault="001F3019" w:rsidP="00E1378F">
      <w:pPr>
        <w:rPr>
          <w:rFonts w:ascii="Times New Roman" w:hAnsi="Times New Roman" w:cs="Times New Roman"/>
        </w:rPr>
      </w:pPr>
    </w:p>
    <w:p w14:paraId="5AB05CBD" w14:textId="77777777" w:rsidR="001F3019" w:rsidRPr="006B2E35" w:rsidRDefault="001F3019" w:rsidP="00E1378F">
      <w:pPr>
        <w:rPr>
          <w:rFonts w:ascii="Times New Roman" w:hAnsi="Times New Roman" w:cs="Times New Roman"/>
        </w:rPr>
      </w:pPr>
    </w:p>
    <w:p w14:paraId="3AE2B379" w14:textId="77777777" w:rsidR="00AC2B13" w:rsidRPr="006B2E35" w:rsidRDefault="00E35604" w:rsidP="001F3019">
      <w:pPr>
        <w:rPr>
          <w:rFonts w:ascii="Times New Roman" w:hAnsi="Times New Roman" w:cs="Times New Roman"/>
          <w:b/>
        </w:rPr>
      </w:pPr>
      <w:r w:rsidRPr="006B2E35">
        <w:rPr>
          <w:rFonts w:ascii="Times New Roman" w:hAnsi="Times New Roman" w:cs="Times New Roman"/>
          <w:b/>
        </w:rPr>
        <w:t>List of Key Works:</w:t>
      </w:r>
    </w:p>
    <w:p w14:paraId="260C099E" w14:textId="77777777" w:rsidR="00EB2697" w:rsidRPr="006B2E35" w:rsidRDefault="00EB2697" w:rsidP="001F3019">
      <w:pPr>
        <w:rPr>
          <w:rFonts w:ascii="Times New Roman" w:hAnsi="Times New Roman" w:cs="Times New Roman"/>
        </w:rPr>
      </w:pPr>
    </w:p>
    <w:p w14:paraId="36D9B203" w14:textId="77777777" w:rsidR="00710E92" w:rsidRPr="006B2E35" w:rsidRDefault="00710E92" w:rsidP="001F3019">
      <w:pPr>
        <w:rPr>
          <w:rFonts w:ascii="Times New Roman" w:hAnsi="Times New Roman" w:cs="Times New Roman"/>
        </w:rPr>
      </w:pPr>
      <w:r w:rsidRPr="006B2E35">
        <w:rPr>
          <w:rFonts w:ascii="Times New Roman" w:hAnsi="Times New Roman" w:cs="Times New Roman"/>
        </w:rPr>
        <w:t>The following is a list of recent concert hula productions in chronological ord</w:t>
      </w:r>
      <w:r w:rsidR="001335B4" w:rsidRPr="006B2E35">
        <w:rPr>
          <w:rFonts w:ascii="Times New Roman" w:hAnsi="Times New Roman" w:cs="Times New Roman"/>
        </w:rPr>
        <w:t>er</w:t>
      </w:r>
      <w:r w:rsidRPr="006B2E35">
        <w:rPr>
          <w:rFonts w:ascii="Times New Roman" w:hAnsi="Times New Roman" w:cs="Times New Roman"/>
        </w:rPr>
        <w:t>:</w:t>
      </w:r>
    </w:p>
    <w:p w14:paraId="588EFF18" w14:textId="77777777" w:rsidR="00AC2B13" w:rsidRPr="006B2E35" w:rsidRDefault="00AC2B13" w:rsidP="001F3019">
      <w:pPr>
        <w:rPr>
          <w:rFonts w:ascii="Times New Roman" w:hAnsi="Times New Roman" w:cs="Times New Roman"/>
        </w:rPr>
      </w:pPr>
    </w:p>
    <w:p w14:paraId="00DD2C0A" w14:textId="77777777" w:rsidR="00AC2B13" w:rsidRPr="006B2E35" w:rsidRDefault="00AC2B13" w:rsidP="001F3019">
      <w:pPr>
        <w:rPr>
          <w:rFonts w:ascii="Times New Roman" w:hAnsi="Times New Roman" w:cs="Times New Roman"/>
        </w:rPr>
      </w:pPr>
      <w:r w:rsidRPr="006B2E35">
        <w:rPr>
          <w:rFonts w:ascii="Times New Roman" w:hAnsi="Times New Roman" w:cs="Times New Roman"/>
          <w:i/>
        </w:rPr>
        <w:t>Holo Mai Pele</w:t>
      </w:r>
      <w:r w:rsidR="002A7638" w:rsidRPr="006B2E35">
        <w:rPr>
          <w:rFonts w:ascii="Times New Roman" w:hAnsi="Times New Roman" w:cs="Times New Roman"/>
          <w:i/>
        </w:rPr>
        <w:t>: An Epic Hula Myth</w:t>
      </w:r>
      <w:r w:rsidR="00F834C9" w:rsidRPr="006B2E35">
        <w:rPr>
          <w:rFonts w:ascii="Times New Roman" w:hAnsi="Times New Roman" w:cs="Times New Roman"/>
        </w:rPr>
        <w:t>.</w:t>
      </w:r>
      <w:r w:rsidR="00710E92" w:rsidRPr="006B2E35">
        <w:rPr>
          <w:rFonts w:ascii="Times New Roman" w:hAnsi="Times New Roman" w:cs="Times New Roman"/>
        </w:rPr>
        <w:t xml:space="preserve"> (1995) </w:t>
      </w:r>
      <w:r w:rsidR="00881203" w:rsidRPr="006B2E35">
        <w:rPr>
          <w:rFonts w:ascii="Times New Roman" w:hAnsi="Times New Roman" w:cs="Times New Roman"/>
        </w:rPr>
        <w:t>Pualani Kanaka</w:t>
      </w:r>
      <w:r w:rsidR="00881203" w:rsidRPr="00DE5A50">
        <w:rPr>
          <w:rFonts w:ascii="Times New Roman" w:hAnsi="Times New Roman" w:cs="Times New Roman"/>
          <w:lang w:val="haw-US"/>
        </w:rPr>
        <w:t>ʻ</w:t>
      </w:r>
      <w:r w:rsidR="00881203" w:rsidRPr="006B2E35">
        <w:rPr>
          <w:rFonts w:ascii="Times New Roman" w:hAnsi="Times New Roman" w:cs="Times New Roman"/>
          <w:lang w:val="haw-US"/>
        </w:rPr>
        <w:t>ole Kanahele and Nālani Kanaka</w:t>
      </w:r>
      <w:r w:rsidR="00881203" w:rsidRPr="00DE5A50">
        <w:rPr>
          <w:rFonts w:ascii="Times New Roman" w:hAnsi="Times New Roman" w:cs="Times New Roman"/>
          <w:lang w:val="haw-US"/>
        </w:rPr>
        <w:t>ʻ</w:t>
      </w:r>
      <w:r w:rsidR="00881203" w:rsidRPr="006B2E35">
        <w:rPr>
          <w:rFonts w:ascii="Times New Roman" w:hAnsi="Times New Roman" w:cs="Times New Roman"/>
          <w:lang w:val="haw-US"/>
        </w:rPr>
        <w:t xml:space="preserve">ole, </w:t>
      </w:r>
      <w:r w:rsidR="00453933" w:rsidRPr="006B2E35">
        <w:rPr>
          <w:rFonts w:ascii="Times New Roman" w:hAnsi="Times New Roman" w:cs="Times New Roman"/>
        </w:rPr>
        <w:t>Hā</w:t>
      </w:r>
      <w:r w:rsidR="00710E92" w:rsidRPr="006B2E35">
        <w:rPr>
          <w:rFonts w:ascii="Times New Roman" w:hAnsi="Times New Roman" w:cs="Times New Roman"/>
        </w:rPr>
        <w:t>lau O Kekuhi, Hilo, HI</w:t>
      </w:r>
      <w:r w:rsidR="00915EB1">
        <w:rPr>
          <w:rFonts w:ascii="Times New Roman" w:hAnsi="Times New Roman" w:cs="Times New Roman"/>
        </w:rPr>
        <w:t>.</w:t>
      </w:r>
    </w:p>
    <w:p w14:paraId="3FEF39D3" w14:textId="77777777" w:rsidR="00AC2B13" w:rsidRPr="006B2E35" w:rsidRDefault="00AC2B13" w:rsidP="001F3019">
      <w:pPr>
        <w:rPr>
          <w:rFonts w:ascii="Times New Roman" w:hAnsi="Times New Roman" w:cs="Times New Roman"/>
        </w:rPr>
      </w:pPr>
      <w:r w:rsidRPr="006B2E35">
        <w:rPr>
          <w:rFonts w:ascii="Times New Roman" w:hAnsi="Times New Roman" w:cs="Times New Roman"/>
        </w:rPr>
        <w:t xml:space="preserve">         </w:t>
      </w:r>
    </w:p>
    <w:p w14:paraId="578A245A" w14:textId="77777777" w:rsidR="00AC2B13" w:rsidRPr="006B2E35" w:rsidRDefault="00AC2B13" w:rsidP="001F3019">
      <w:pPr>
        <w:rPr>
          <w:rFonts w:ascii="Times New Roman" w:hAnsi="Times New Roman" w:cs="Times New Roman"/>
        </w:rPr>
      </w:pPr>
      <w:r w:rsidRPr="006B2E35">
        <w:rPr>
          <w:rFonts w:ascii="Times New Roman" w:hAnsi="Times New Roman" w:cs="Times New Roman"/>
          <w:i/>
        </w:rPr>
        <w:t>The Natives Are Restless</w:t>
      </w:r>
      <w:r w:rsidR="00710E92" w:rsidRPr="006B2E35">
        <w:rPr>
          <w:rFonts w:ascii="Times New Roman" w:hAnsi="Times New Roman" w:cs="Times New Roman"/>
          <w:i/>
        </w:rPr>
        <w:t>: Ke Akua</w:t>
      </w:r>
      <w:r w:rsidR="00F834C9" w:rsidRPr="006B2E35">
        <w:rPr>
          <w:rFonts w:ascii="Times New Roman" w:hAnsi="Times New Roman" w:cs="Times New Roman"/>
        </w:rPr>
        <w:t>.</w:t>
      </w:r>
      <w:r w:rsidR="00710E92" w:rsidRPr="006B2E35">
        <w:rPr>
          <w:rFonts w:ascii="Times New Roman" w:hAnsi="Times New Roman" w:cs="Times New Roman"/>
          <w:i/>
        </w:rPr>
        <w:t xml:space="preserve"> </w:t>
      </w:r>
      <w:r w:rsidR="00710E92" w:rsidRPr="006B2E35">
        <w:rPr>
          <w:rFonts w:ascii="Times New Roman" w:hAnsi="Times New Roman" w:cs="Times New Roman"/>
        </w:rPr>
        <w:t xml:space="preserve">(1998) </w:t>
      </w:r>
      <w:r w:rsidR="00881203" w:rsidRPr="006B2E35">
        <w:rPr>
          <w:rFonts w:ascii="Times New Roman" w:hAnsi="Times New Roman" w:cs="Times New Roman"/>
        </w:rPr>
        <w:t xml:space="preserve">Patrick Makuakāne, </w:t>
      </w:r>
      <w:r w:rsidR="00453933" w:rsidRPr="006B2E35">
        <w:rPr>
          <w:rFonts w:ascii="Times New Roman" w:hAnsi="Times New Roman" w:cs="Times New Roman"/>
        </w:rPr>
        <w:t>Nā Lei Hulu I Ka Wē</w:t>
      </w:r>
      <w:r w:rsidR="00710E92" w:rsidRPr="006B2E35">
        <w:rPr>
          <w:rFonts w:ascii="Times New Roman" w:hAnsi="Times New Roman" w:cs="Times New Roman"/>
        </w:rPr>
        <w:t>kiu, San Francisco, CA</w:t>
      </w:r>
      <w:r w:rsidR="00915EB1">
        <w:rPr>
          <w:rFonts w:ascii="Times New Roman" w:hAnsi="Times New Roman" w:cs="Times New Roman"/>
        </w:rPr>
        <w:t>.</w:t>
      </w:r>
    </w:p>
    <w:p w14:paraId="69A167AF" w14:textId="77777777" w:rsidR="00710E92" w:rsidRPr="006B2E35" w:rsidRDefault="00710E92" w:rsidP="001F3019">
      <w:pPr>
        <w:rPr>
          <w:rFonts w:ascii="Times New Roman" w:hAnsi="Times New Roman" w:cs="Times New Roman"/>
        </w:rPr>
      </w:pPr>
    </w:p>
    <w:p w14:paraId="7013A05A" w14:textId="77777777" w:rsidR="00710E92" w:rsidRPr="006B2E35" w:rsidRDefault="00AC2B13" w:rsidP="00710E92">
      <w:pPr>
        <w:rPr>
          <w:rFonts w:ascii="Times New Roman" w:hAnsi="Times New Roman" w:cs="Times New Roman"/>
        </w:rPr>
      </w:pPr>
      <w:r w:rsidRPr="006B2E35">
        <w:rPr>
          <w:rFonts w:ascii="Times New Roman" w:hAnsi="Times New Roman" w:cs="Times New Roman"/>
          <w:i/>
        </w:rPr>
        <w:t>Daughters of Haumea</w:t>
      </w:r>
      <w:r w:rsidR="001335B4" w:rsidRPr="006B2E35">
        <w:rPr>
          <w:rFonts w:ascii="Times New Roman" w:hAnsi="Times New Roman" w:cs="Times New Roman"/>
          <w:i/>
        </w:rPr>
        <w:t>: Nā Kaikamāhine O</w:t>
      </w:r>
      <w:r w:rsidR="002A7638" w:rsidRPr="006B2E35">
        <w:rPr>
          <w:rFonts w:ascii="Times New Roman" w:hAnsi="Times New Roman" w:cs="Times New Roman"/>
          <w:i/>
        </w:rPr>
        <w:t xml:space="preserve"> Haumea</w:t>
      </w:r>
      <w:r w:rsidR="00F834C9" w:rsidRPr="006B2E35">
        <w:rPr>
          <w:rFonts w:ascii="Times New Roman" w:hAnsi="Times New Roman" w:cs="Times New Roman"/>
        </w:rPr>
        <w:t>.</w:t>
      </w:r>
      <w:r w:rsidR="00710E92" w:rsidRPr="006B2E35">
        <w:rPr>
          <w:rFonts w:ascii="Times New Roman" w:hAnsi="Times New Roman" w:cs="Times New Roman"/>
          <w:i/>
        </w:rPr>
        <w:t xml:space="preserve"> </w:t>
      </w:r>
      <w:r w:rsidR="00710E92" w:rsidRPr="006B2E35">
        <w:rPr>
          <w:rFonts w:ascii="Times New Roman" w:hAnsi="Times New Roman" w:cs="Times New Roman"/>
        </w:rPr>
        <w:t xml:space="preserve">(2006) </w:t>
      </w:r>
      <w:r w:rsidR="00881203" w:rsidRPr="006B2E35">
        <w:rPr>
          <w:rFonts w:ascii="Times New Roman" w:hAnsi="Times New Roman" w:cs="Times New Roman"/>
        </w:rPr>
        <w:t xml:space="preserve">Patrick Makuakāne, </w:t>
      </w:r>
      <w:r w:rsidR="00453933" w:rsidRPr="006B2E35">
        <w:rPr>
          <w:rFonts w:ascii="Times New Roman" w:hAnsi="Times New Roman" w:cs="Times New Roman"/>
        </w:rPr>
        <w:t>Nā</w:t>
      </w:r>
      <w:r w:rsidR="00710E92" w:rsidRPr="006B2E35">
        <w:rPr>
          <w:rFonts w:ascii="Times New Roman" w:hAnsi="Times New Roman" w:cs="Times New Roman"/>
        </w:rPr>
        <w:t xml:space="preserve"> Lei Hulu I</w:t>
      </w:r>
      <w:r w:rsidR="00453933" w:rsidRPr="006B2E35">
        <w:rPr>
          <w:rFonts w:ascii="Times New Roman" w:hAnsi="Times New Roman" w:cs="Times New Roman"/>
        </w:rPr>
        <w:t xml:space="preserve"> Ka Wē</w:t>
      </w:r>
      <w:r w:rsidR="00710E92" w:rsidRPr="006B2E35">
        <w:rPr>
          <w:rFonts w:ascii="Times New Roman" w:hAnsi="Times New Roman" w:cs="Times New Roman"/>
        </w:rPr>
        <w:t>kiu, San Francisco, CA</w:t>
      </w:r>
      <w:r w:rsidR="00915EB1">
        <w:rPr>
          <w:rFonts w:ascii="Times New Roman" w:hAnsi="Times New Roman" w:cs="Times New Roman"/>
        </w:rPr>
        <w:t>.</w:t>
      </w:r>
    </w:p>
    <w:p w14:paraId="3BFB9F98" w14:textId="77777777" w:rsidR="00AC2B13" w:rsidRPr="006B2E35" w:rsidRDefault="00AC2B13" w:rsidP="001F3019">
      <w:pPr>
        <w:rPr>
          <w:rFonts w:ascii="Times New Roman" w:hAnsi="Times New Roman" w:cs="Times New Roman"/>
        </w:rPr>
      </w:pPr>
    </w:p>
    <w:p w14:paraId="3F2670A5" w14:textId="77777777" w:rsidR="002A7638" w:rsidRPr="006B2E35" w:rsidRDefault="002A7638" w:rsidP="002A7638">
      <w:pPr>
        <w:rPr>
          <w:rFonts w:ascii="Times New Roman" w:hAnsi="Times New Roman" w:cs="Times New Roman"/>
        </w:rPr>
      </w:pPr>
      <w:r w:rsidRPr="006B2E35">
        <w:rPr>
          <w:rFonts w:ascii="Times New Roman" w:hAnsi="Times New Roman" w:cs="Times New Roman"/>
          <w:i/>
        </w:rPr>
        <w:t>Kahekili: A Hula Drama</w:t>
      </w:r>
      <w:r w:rsidR="001335B4" w:rsidRPr="006B2E35">
        <w:rPr>
          <w:rFonts w:ascii="Times New Roman" w:hAnsi="Times New Roman" w:cs="Times New Roman"/>
          <w:i/>
        </w:rPr>
        <w:t xml:space="preserve"> of Mā</w:t>
      </w:r>
      <w:r w:rsidRPr="006B2E35">
        <w:rPr>
          <w:rFonts w:ascii="Times New Roman" w:hAnsi="Times New Roman" w:cs="Times New Roman"/>
          <w:i/>
        </w:rPr>
        <w:t>ui’s Paramount Chief</w:t>
      </w:r>
      <w:r w:rsidR="00F834C9" w:rsidRPr="006B2E35">
        <w:rPr>
          <w:rFonts w:ascii="Times New Roman" w:hAnsi="Times New Roman" w:cs="Times New Roman"/>
        </w:rPr>
        <w:t>.</w:t>
      </w:r>
      <w:r w:rsidRPr="006B2E35">
        <w:rPr>
          <w:rFonts w:ascii="Times New Roman" w:hAnsi="Times New Roman" w:cs="Times New Roman"/>
        </w:rPr>
        <w:t xml:space="preserve"> (2008) </w:t>
      </w:r>
      <w:r w:rsidR="00881203" w:rsidRPr="006B2E35">
        <w:rPr>
          <w:rFonts w:ascii="Times New Roman" w:hAnsi="Times New Roman" w:cs="Times New Roman"/>
        </w:rPr>
        <w:t xml:space="preserve">Hōkūlani Holt, </w:t>
      </w:r>
      <w:r w:rsidR="00453933" w:rsidRPr="006B2E35">
        <w:rPr>
          <w:rFonts w:ascii="Times New Roman" w:hAnsi="Times New Roman" w:cs="Times New Roman"/>
        </w:rPr>
        <w:t>Hā</w:t>
      </w:r>
      <w:r w:rsidRPr="006B2E35">
        <w:rPr>
          <w:rFonts w:ascii="Times New Roman" w:hAnsi="Times New Roman" w:cs="Times New Roman"/>
        </w:rPr>
        <w:t>lau Pa</w:t>
      </w:r>
      <w:r w:rsidR="00453933" w:rsidRPr="00915EB1">
        <w:rPr>
          <w:rFonts w:ascii="Times New Roman" w:hAnsi="Times New Roman" w:cs="Times New Roman"/>
        </w:rPr>
        <w:t>ʻ</w:t>
      </w:r>
      <w:r w:rsidRPr="006B2E35">
        <w:rPr>
          <w:rFonts w:ascii="Times New Roman" w:hAnsi="Times New Roman" w:cs="Times New Roman"/>
        </w:rPr>
        <w:t>u O Hi</w:t>
      </w:r>
      <w:r w:rsidR="00453933" w:rsidRPr="00DE5A50">
        <w:rPr>
          <w:rFonts w:ascii="Times New Roman" w:hAnsi="Times New Roman" w:cs="Times New Roman"/>
        </w:rPr>
        <w:t>ʻ</w:t>
      </w:r>
      <w:r w:rsidRPr="006B2E35">
        <w:rPr>
          <w:rFonts w:ascii="Times New Roman" w:hAnsi="Times New Roman" w:cs="Times New Roman"/>
        </w:rPr>
        <w:t>iaka, Maui, HI</w:t>
      </w:r>
      <w:r w:rsidR="00915EB1">
        <w:rPr>
          <w:rFonts w:ascii="Times New Roman" w:hAnsi="Times New Roman" w:cs="Times New Roman"/>
        </w:rPr>
        <w:t>.</w:t>
      </w:r>
    </w:p>
    <w:p w14:paraId="40BC4F65" w14:textId="77777777" w:rsidR="002A7638" w:rsidRPr="006B2E35" w:rsidRDefault="002A7638" w:rsidP="00710E92">
      <w:pPr>
        <w:rPr>
          <w:rFonts w:ascii="Times New Roman" w:hAnsi="Times New Roman" w:cs="Times New Roman"/>
          <w:i/>
        </w:rPr>
      </w:pPr>
    </w:p>
    <w:p w14:paraId="133EAD49" w14:textId="77777777" w:rsidR="00710E92" w:rsidRPr="006B2E35" w:rsidRDefault="00710E92" w:rsidP="00710E92">
      <w:pPr>
        <w:rPr>
          <w:rFonts w:ascii="Times New Roman" w:hAnsi="Times New Roman" w:cs="Times New Roman"/>
        </w:rPr>
      </w:pPr>
      <w:r w:rsidRPr="006B2E35">
        <w:rPr>
          <w:rFonts w:ascii="Times New Roman" w:hAnsi="Times New Roman" w:cs="Times New Roman"/>
          <w:i/>
        </w:rPr>
        <w:t>Waikiki: The Enchantment</w:t>
      </w:r>
      <w:r w:rsidR="00F834C9" w:rsidRPr="006B2E35">
        <w:rPr>
          <w:rFonts w:ascii="Times New Roman" w:hAnsi="Times New Roman" w:cs="Times New Roman"/>
          <w:i/>
        </w:rPr>
        <w:t>.</w:t>
      </w:r>
      <w:r w:rsidR="002A7638" w:rsidRPr="006B2E35">
        <w:rPr>
          <w:rFonts w:ascii="Times New Roman" w:hAnsi="Times New Roman" w:cs="Times New Roman"/>
        </w:rPr>
        <w:t xml:space="preserve"> (2008</w:t>
      </w:r>
      <w:r w:rsidRPr="006B2E35">
        <w:rPr>
          <w:rFonts w:ascii="Times New Roman" w:hAnsi="Times New Roman" w:cs="Times New Roman"/>
        </w:rPr>
        <w:t xml:space="preserve">) </w:t>
      </w:r>
      <w:r w:rsidR="00881203" w:rsidRPr="006B2E35">
        <w:rPr>
          <w:rFonts w:ascii="Times New Roman" w:hAnsi="Times New Roman" w:cs="Times New Roman"/>
        </w:rPr>
        <w:t>Mark Keali</w:t>
      </w:r>
      <w:r w:rsidR="00881203" w:rsidRPr="00DE5A50">
        <w:rPr>
          <w:rFonts w:ascii="Times New Roman" w:hAnsi="Times New Roman" w:cs="Times New Roman"/>
        </w:rPr>
        <w:t>ʻ</w:t>
      </w:r>
      <w:r w:rsidR="00881203" w:rsidRPr="006B2E35">
        <w:rPr>
          <w:rFonts w:ascii="Times New Roman" w:hAnsi="Times New Roman" w:cs="Times New Roman"/>
        </w:rPr>
        <w:t>i Ho</w:t>
      </w:r>
      <w:r w:rsidR="00881203" w:rsidRPr="00DE5A50">
        <w:rPr>
          <w:rFonts w:ascii="Times New Roman" w:hAnsi="Times New Roman" w:cs="Times New Roman"/>
        </w:rPr>
        <w:t>ʻ</w:t>
      </w:r>
      <w:r w:rsidR="00881203" w:rsidRPr="006B2E35">
        <w:rPr>
          <w:rFonts w:ascii="Times New Roman" w:hAnsi="Times New Roman" w:cs="Times New Roman"/>
        </w:rPr>
        <w:t xml:space="preserve">omalu, </w:t>
      </w:r>
      <w:r w:rsidRPr="006B2E35">
        <w:rPr>
          <w:rFonts w:ascii="Times New Roman" w:hAnsi="Times New Roman" w:cs="Times New Roman"/>
        </w:rPr>
        <w:t>Academy of Hawaiian Arts, Oakland, CA</w:t>
      </w:r>
      <w:r w:rsidR="00915EB1">
        <w:rPr>
          <w:rFonts w:ascii="Times New Roman" w:hAnsi="Times New Roman" w:cs="Times New Roman"/>
        </w:rPr>
        <w:t>.</w:t>
      </w:r>
    </w:p>
    <w:p w14:paraId="668A89F5" w14:textId="77777777" w:rsidR="00710E92" w:rsidRPr="006B2E35" w:rsidRDefault="00710E92" w:rsidP="001F3019">
      <w:pPr>
        <w:rPr>
          <w:rFonts w:ascii="Times New Roman" w:hAnsi="Times New Roman" w:cs="Times New Roman"/>
        </w:rPr>
      </w:pPr>
    </w:p>
    <w:p w14:paraId="6BDB5DEF" w14:textId="77777777" w:rsidR="00AC2B13" w:rsidRPr="006B2E35" w:rsidRDefault="00710E92" w:rsidP="001F3019">
      <w:pPr>
        <w:rPr>
          <w:rFonts w:ascii="Times New Roman" w:hAnsi="Times New Roman" w:cs="Times New Roman"/>
        </w:rPr>
      </w:pPr>
      <w:r w:rsidRPr="006B2E35">
        <w:rPr>
          <w:rFonts w:ascii="Times New Roman" w:hAnsi="Times New Roman" w:cs="Times New Roman"/>
          <w:i/>
        </w:rPr>
        <w:t>Kingdom Denied</w:t>
      </w:r>
      <w:r w:rsidR="002A7638" w:rsidRPr="006B2E35">
        <w:rPr>
          <w:rFonts w:ascii="Times New Roman" w:hAnsi="Times New Roman" w:cs="Times New Roman"/>
          <w:i/>
        </w:rPr>
        <w:t>: Between the Lines</w:t>
      </w:r>
      <w:r w:rsidR="00F834C9" w:rsidRPr="006B2E35">
        <w:rPr>
          <w:rFonts w:ascii="Times New Roman" w:hAnsi="Times New Roman" w:cs="Times New Roman"/>
        </w:rPr>
        <w:t>.</w:t>
      </w:r>
      <w:r w:rsidRPr="006B2E35">
        <w:rPr>
          <w:rFonts w:ascii="Times New Roman" w:hAnsi="Times New Roman" w:cs="Times New Roman"/>
        </w:rPr>
        <w:t xml:space="preserve"> (2012) </w:t>
      </w:r>
      <w:r w:rsidR="00881203" w:rsidRPr="006B2E35">
        <w:rPr>
          <w:rFonts w:ascii="Times New Roman" w:hAnsi="Times New Roman" w:cs="Times New Roman"/>
        </w:rPr>
        <w:t>Mark Keali</w:t>
      </w:r>
      <w:r w:rsidR="00881203" w:rsidRPr="00DE5A50">
        <w:rPr>
          <w:rFonts w:ascii="Times New Roman" w:hAnsi="Times New Roman" w:cs="Times New Roman"/>
        </w:rPr>
        <w:t>ʻ</w:t>
      </w:r>
      <w:r w:rsidR="00881203" w:rsidRPr="006B2E35">
        <w:rPr>
          <w:rFonts w:ascii="Times New Roman" w:hAnsi="Times New Roman" w:cs="Times New Roman"/>
        </w:rPr>
        <w:t>i Ho</w:t>
      </w:r>
      <w:r w:rsidR="00881203" w:rsidRPr="00DE5A50">
        <w:rPr>
          <w:rFonts w:ascii="Times New Roman" w:hAnsi="Times New Roman" w:cs="Times New Roman"/>
        </w:rPr>
        <w:t>ʻ</w:t>
      </w:r>
      <w:r w:rsidR="00881203" w:rsidRPr="006B2E35">
        <w:rPr>
          <w:rFonts w:ascii="Times New Roman" w:hAnsi="Times New Roman" w:cs="Times New Roman"/>
        </w:rPr>
        <w:t xml:space="preserve">omalu, </w:t>
      </w:r>
      <w:r w:rsidR="001335B4" w:rsidRPr="006B2E35">
        <w:rPr>
          <w:rFonts w:ascii="Times New Roman" w:hAnsi="Times New Roman" w:cs="Times New Roman"/>
        </w:rPr>
        <w:t xml:space="preserve">Academy of Hawaiian Arts, </w:t>
      </w:r>
      <w:r w:rsidRPr="006B2E35">
        <w:rPr>
          <w:rFonts w:ascii="Times New Roman" w:hAnsi="Times New Roman" w:cs="Times New Roman"/>
        </w:rPr>
        <w:t>Oakland, CA</w:t>
      </w:r>
      <w:r w:rsidR="00915EB1">
        <w:rPr>
          <w:rFonts w:ascii="Times New Roman" w:hAnsi="Times New Roman" w:cs="Times New Roman"/>
        </w:rPr>
        <w:t>.</w:t>
      </w:r>
    </w:p>
    <w:p w14:paraId="59AF832C" w14:textId="77777777" w:rsidR="00710E92" w:rsidRPr="006B2E35" w:rsidRDefault="00710E92" w:rsidP="001F3019">
      <w:pPr>
        <w:rPr>
          <w:rFonts w:ascii="Times New Roman" w:hAnsi="Times New Roman" w:cs="Times New Roman"/>
          <w:u w:val="single"/>
        </w:rPr>
      </w:pPr>
    </w:p>
    <w:p w14:paraId="3D4817CF" w14:textId="77777777" w:rsidR="002E3848" w:rsidRPr="006B2E35" w:rsidRDefault="002E3848" w:rsidP="001F3019">
      <w:pPr>
        <w:rPr>
          <w:rFonts w:ascii="Times New Roman" w:hAnsi="Times New Roman" w:cs="Times New Roman"/>
        </w:rPr>
      </w:pPr>
    </w:p>
    <w:p w14:paraId="11C63E76" w14:textId="77777777" w:rsidR="007709E9" w:rsidRPr="006B2E35" w:rsidRDefault="00904694" w:rsidP="00DE117C">
      <w:pPr>
        <w:rPr>
          <w:rFonts w:ascii="Times New Roman" w:hAnsi="Times New Roman" w:cs="Times New Roman"/>
        </w:rPr>
      </w:pPr>
      <w:r w:rsidRPr="006B2E35">
        <w:rPr>
          <w:rFonts w:ascii="Times New Roman" w:hAnsi="Times New Roman" w:cs="Times New Roman"/>
          <w:b/>
          <w:u w:val="single"/>
        </w:rPr>
        <w:t>References and Further Reading</w:t>
      </w:r>
      <w:r w:rsidRPr="006B2E35">
        <w:rPr>
          <w:rFonts w:ascii="Times New Roman" w:hAnsi="Times New Roman" w:cs="Times New Roman"/>
          <w:b/>
        </w:rPr>
        <w:t>:</w:t>
      </w:r>
    </w:p>
    <w:p w14:paraId="7D56FBAC" w14:textId="77777777" w:rsidR="00B83AC7" w:rsidRPr="006B2E35" w:rsidRDefault="001F764C" w:rsidP="00DE117C">
      <w:pPr>
        <w:rPr>
          <w:rFonts w:ascii="Times New Roman" w:hAnsi="Times New Roman" w:cs="Times New Roman"/>
        </w:rPr>
      </w:pPr>
      <w:r w:rsidRPr="006B2E35">
        <w:rPr>
          <w:rFonts w:ascii="Times New Roman" w:hAnsi="Times New Roman" w:cs="Times New Roman"/>
        </w:rPr>
        <w:t>Barrère, Dorothy, Mary Kawena Pukui, and Marion Kelly.</w:t>
      </w:r>
      <w:r w:rsidR="003D4CFF" w:rsidRPr="006B2E35">
        <w:rPr>
          <w:rFonts w:ascii="Times New Roman" w:hAnsi="Times New Roman" w:cs="Times New Roman"/>
        </w:rPr>
        <w:t xml:space="preserve"> (1980)</w:t>
      </w:r>
      <w:r w:rsidRPr="006B2E35">
        <w:rPr>
          <w:rFonts w:ascii="Times New Roman" w:hAnsi="Times New Roman" w:cs="Times New Roman"/>
        </w:rPr>
        <w:t xml:space="preserve"> </w:t>
      </w:r>
      <w:r w:rsidR="003D4CFF" w:rsidRPr="006B2E35">
        <w:rPr>
          <w:rFonts w:ascii="Times New Roman" w:hAnsi="Times New Roman" w:cs="Times New Roman"/>
          <w:i/>
        </w:rPr>
        <w:t>Hula: Historical Perspectives</w:t>
      </w:r>
      <w:r w:rsidR="003D4CFF" w:rsidRPr="006B2E35">
        <w:rPr>
          <w:rFonts w:ascii="Times New Roman" w:hAnsi="Times New Roman" w:cs="Times New Roman"/>
        </w:rPr>
        <w:t>,</w:t>
      </w:r>
      <w:r w:rsidRPr="006B2E35">
        <w:rPr>
          <w:rFonts w:ascii="Times New Roman" w:hAnsi="Times New Roman" w:cs="Times New Roman"/>
          <w:i/>
        </w:rPr>
        <w:t xml:space="preserve"> </w:t>
      </w:r>
      <w:r w:rsidRPr="006B2E35">
        <w:rPr>
          <w:rFonts w:ascii="Times New Roman" w:hAnsi="Times New Roman" w:cs="Times New Roman"/>
        </w:rPr>
        <w:t>Hon</w:t>
      </w:r>
      <w:r w:rsidR="003D4CFF" w:rsidRPr="006B2E35">
        <w:rPr>
          <w:rFonts w:ascii="Times New Roman" w:hAnsi="Times New Roman" w:cs="Times New Roman"/>
        </w:rPr>
        <w:t>olulu: Bishop Museum Press</w:t>
      </w:r>
      <w:r w:rsidRPr="006B2E35">
        <w:rPr>
          <w:rFonts w:ascii="Times New Roman" w:hAnsi="Times New Roman" w:cs="Times New Roman"/>
        </w:rPr>
        <w:t>.</w:t>
      </w:r>
    </w:p>
    <w:p w14:paraId="0D01E847" w14:textId="77777777" w:rsidR="008E537D" w:rsidRPr="006B2E35" w:rsidRDefault="008E537D" w:rsidP="00E87376">
      <w:pPr>
        <w:rPr>
          <w:rFonts w:ascii="Times New Roman" w:hAnsi="Times New Roman" w:cs="Times New Roman"/>
        </w:rPr>
      </w:pPr>
    </w:p>
    <w:p w14:paraId="1D38A9C3" w14:textId="77777777" w:rsidR="00E87376" w:rsidRPr="006B2E35" w:rsidRDefault="00E87376" w:rsidP="00E87376">
      <w:pPr>
        <w:rPr>
          <w:rFonts w:ascii="Times New Roman" w:hAnsi="Times New Roman" w:cs="Times New Roman"/>
        </w:rPr>
      </w:pPr>
      <w:r w:rsidRPr="006B2E35">
        <w:rPr>
          <w:rFonts w:ascii="Times New Roman" w:hAnsi="Times New Roman" w:cs="Times New Roman"/>
        </w:rPr>
        <w:t xml:space="preserve">Desmond, Jane. </w:t>
      </w:r>
      <w:r w:rsidR="003D4CFF" w:rsidRPr="006B2E35">
        <w:rPr>
          <w:rFonts w:ascii="Times New Roman" w:hAnsi="Times New Roman" w:cs="Times New Roman"/>
        </w:rPr>
        <w:t xml:space="preserve">(1999) </w:t>
      </w:r>
      <w:r w:rsidRPr="006B2E35">
        <w:rPr>
          <w:rFonts w:ascii="Times New Roman" w:hAnsi="Times New Roman" w:cs="Times New Roman"/>
          <w:i/>
        </w:rPr>
        <w:t>Staging Tourism: Bodies on Display from Waikiki to Sea World</w:t>
      </w:r>
      <w:r w:rsidRPr="006B2E35">
        <w:rPr>
          <w:rFonts w:ascii="Times New Roman" w:hAnsi="Times New Roman" w:cs="Times New Roman"/>
        </w:rPr>
        <w:t>, Chicag</w:t>
      </w:r>
      <w:r w:rsidR="003D4CFF" w:rsidRPr="006B2E35">
        <w:rPr>
          <w:rFonts w:ascii="Times New Roman" w:hAnsi="Times New Roman" w:cs="Times New Roman"/>
        </w:rPr>
        <w:t>o: University of Chicago Press</w:t>
      </w:r>
      <w:r w:rsidRPr="006B2E35">
        <w:rPr>
          <w:rFonts w:ascii="Times New Roman" w:hAnsi="Times New Roman" w:cs="Times New Roman"/>
        </w:rPr>
        <w:t>.</w:t>
      </w:r>
    </w:p>
    <w:p w14:paraId="10DC73BF" w14:textId="77777777" w:rsidR="00C22BE0" w:rsidRPr="006B2E35" w:rsidRDefault="00C22BE0" w:rsidP="00E87376">
      <w:pPr>
        <w:rPr>
          <w:rFonts w:ascii="Times New Roman" w:hAnsi="Times New Roman" w:cs="Times New Roman"/>
        </w:rPr>
      </w:pPr>
    </w:p>
    <w:p w14:paraId="74511C55" w14:textId="77777777" w:rsidR="00681BD9" w:rsidRPr="006B2E35" w:rsidRDefault="00E87376" w:rsidP="00E87376">
      <w:pPr>
        <w:rPr>
          <w:rFonts w:ascii="Times New Roman" w:hAnsi="Times New Roman" w:cs="Times New Roman"/>
        </w:rPr>
      </w:pPr>
      <w:r w:rsidRPr="006B2E35">
        <w:rPr>
          <w:rFonts w:ascii="Times New Roman" w:hAnsi="Times New Roman" w:cs="Times New Roman"/>
        </w:rPr>
        <w:t xml:space="preserve">Imada, Adria. </w:t>
      </w:r>
      <w:r w:rsidR="003D4CFF" w:rsidRPr="006B2E35">
        <w:rPr>
          <w:rFonts w:ascii="Times New Roman" w:hAnsi="Times New Roman" w:cs="Times New Roman"/>
        </w:rPr>
        <w:t xml:space="preserve">(2012) </w:t>
      </w:r>
      <w:r w:rsidRPr="006B2E35">
        <w:rPr>
          <w:rFonts w:ascii="Times New Roman" w:hAnsi="Times New Roman" w:cs="Times New Roman"/>
          <w:i/>
        </w:rPr>
        <w:t>Aloha America: Hula Circuits Through the U.S. Empire</w:t>
      </w:r>
      <w:r w:rsidR="003D4CFF" w:rsidRPr="006B2E35">
        <w:rPr>
          <w:rFonts w:ascii="Times New Roman" w:hAnsi="Times New Roman" w:cs="Times New Roman"/>
        </w:rPr>
        <w:t xml:space="preserve">, </w:t>
      </w:r>
      <w:r w:rsidRPr="006B2E35">
        <w:rPr>
          <w:rFonts w:ascii="Times New Roman" w:hAnsi="Times New Roman" w:cs="Times New Roman"/>
        </w:rPr>
        <w:t>Dur</w:t>
      </w:r>
      <w:r w:rsidR="003D4CFF" w:rsidRPr="006B2E35">
        <w:rPr>
          <w:rFonts w:ascii="Times New Roman" w:hAnsi="Times New Roman" w:cs="Times New Roman"/>
        </w:rPr>
        <w:t>ham: Duke University Press</w:t>
      </w:r>
      <w:r w:rsidRPr="006B2E35">
        <w:rPr>
          <w:rFonts w:ascii="Times New Roman" w:hAnsi="Times New Roman" w:cs="Times New Roman"/>
        </w:rPr>
        <w:t>.</w:t>
      </w:r>
    </w:p>
    <w:p w14:paraId="66B8E0B0" w14:textId="77777777" w:rsidR="00E87376" w:rsidRPr="006B2E35" w:rsidRDefault="00E87376" w:rsidP="00E87376">
      <w:pPr>
        <w:rPr>
          <w:rFonts w:ascii="Times New Roman" w:hAnsi="Times New Roman" w:cs="Times New Roman"/>
        </w:rPr>
      </w:pPr>
    </w:p>
    <w:p w14:paraId="5D90AADC" w14:textId="77777777" w:rsidR="001F764C" w:rsidRPr="006B2E35" w:rsidRDefault="001F764C" w:rsidP="00DE117C">
      <w:pPr>
        <w:rPr>
          <w:rFonts w:ascii="Times New Roman" w:hAnsi="Times New Roman" w:cs="Times New Roman"/>
        </w:rPr>
      </w:pPr>
      <w:r w:rsidRPr="006B2E35">
        <w:rPr>
          <w:rFonts w:ascii="Times New Roman" w:hAnsi="Times New Roman" w:cs="Times New Roman"/>
        </w:rPr>
        <w:t xml:space="preserve">Kaeppler, Adrienne. </w:t>
      </w:r>
      <w:r w:rsidR="003D4CFF" w:rsidRPr="006B2E35">
        <w:rPr>
          <w:rFonts w:ascii="Times New Roman" w:hAnsi="Times New Roman" w:cs="Times New Roman"/>
        </w:rPr>
        <w:t xml:space="preserve">(1993) </w:t>
      </w:r>
      <w:r w:rsidRPr="006B2E35">
        <w:rPr>
          <w:rFonts w:ascii="Times New Roman" w:hAnsi="Times New Roman" w:cs="Times New Roman"/>
          <w:i/>
        </w:rPr>
        <w:t>Hula Pahu:</w:t>
      </w:r>
      <w:r w:rsidR="003D4CFF" w:rsidRPr="006B2E35">
        <w:rPr>
          <w:rFonts w:ascii="Times New Roman" w:hAnsi="Times New Roman" w:cs="Times New Roman"/>
          <w:i/>
        </w:rPr>
        <w:t xml:space="preserve"> </w:t>
      </w:r>
      <w:r w:rsidR="00522326" w:rsidRPr="006B2E35">
        <w:rPr>
          <w:rFonts w:ascii="Times New Roman" w:hAnsi="Times New Roman" w:cs="Times New Roman"/>
          <w:i/>
        </w:rPr>
        <w:t>Hawaiian Drum Dances Vol. 1 Ha’a and Hula Pahu: Sacred Movements</w:t>
      </w:r>
      <w:r w:rsidR="00180AE7" w:rsidRPr="006B2E35">
        <w:rPr>
          <w:rFonts w:ascii="Times New Roman" w:hAnsi="Times New Roman" w:cs="Times New Roman"/>
        </w:rPr>
        <w:t>,</w:t>
      </w:r>
      <w:r w:rsidR="00522326" w:rsidRPr="006B2E35">
        <w:rPr>
          <w:rFonts w:ascii="Times New Roman" w:hAnsi="Times New Roman" w:cs="Times New Roman"/>
        </w:rPr>
        <w:t xml:space="preserve"> Hon</w:t>
      </w:r>
      <w:r w:rsidR="003D4CFF" w:rsidRPr="006B2E35">
        <w:rPr>
          <w:rFonts w:ascii="Times New Roman" w:hAnsi="Times New Roman" w:cs="Times New Roman"/>
        </w:rPr>
        <w:t>olulu: Bishop Museum Press</w:t>
      </w:r>
      <w:r w:rsidR="00522326" w:rsidRPr="006B2E35">
        <w:rPr>
          <w:rFonts w:ascii="Times New Roman" w:hAnsi="Times New Roman" w:cs="Times New Roman"/>
        </w:rPr>
        <w:t>.</w:t>
      </w:r>
    </w:p>
    <w:p w14:paraId="11F79B7B" w14:textId="77777777" w:rsidR="00E87376" w:rsidRPr="006B2E35" w:rsidRDefault="00E87376" w:rsidP="00DE117C">
      <w:pPr>
        <w:rPr>
          <w:rFonts w:ascii="Times New Roman" w:hAnsi="Times New Roman" w:cs="Times New Roman"/>
        </w:rPr>
      </w:pPr>
    </w:p>
    <w:p w14:paraId="63148430" w14:textId="77777777" w:rsidR="00555D28" w:rsidRPr="006B2E35" w:rsidRDefault="00555D28" w:rsidP="00DE117C">
      <w:pPr>
        <w:rPr>
          <w:rFonts w:ascii="Times New Roman" w:hAnsi="Times New Roman" w:cs="Times New Roman"/>
        </w:rPr>
      </w:pPr>
      <w:r w:rsidRPr="006B2E35">
        <w:rPr>
          <w:rFonts w:ascii="Times New Roman" w:hAnsi="Times New Roman" w:cs="Times New Roman"/>
        </w:rPr>
        <w:t xml:space="preserve">Silva, Noenoe K. </w:t>
      </w:r>
      <w:r w:rsidR="00180AE7" w:rsidRPr="006B2E35">
        <w:rPr>
          <w:rFonts w:ascii="Times New Roman" w:hAnsi="Times New Roman" w:cs="Times New Roman"/>
        </w:rPr>
        <w:t xml:space="preserve">(2004) </w:t>
      </w:r>
      <w:r w:rsidRPr="006B2E35">
        <w:rPr>
          <w:rFonts w:ascii="Times New Roman" w:hAnsi="Times New Roman" w:cs="Times New Roman"/>
          <w:i/>
        </w:rPr>
        <w:t>Aloha Betrayed: Native Hawaiian Resistance to American Colonialism</w:t>
      </w:r>
      <w:r w:rsidR="00180AE7" w:rsidRPr="006B2E35">
        <w:rPr>
          <w:rFonts w:ascii="Times New Roman" w:hAnsi="Times New Roman" w:cs="Times New Roman"/>
        </w:rPr>
        <w:t>,</w:t>
      </w:r>
      <w:r w:rsidRPr="006B2E35">
        <w:rPr>
          <w:rFonts w:ascii="Times New Roman" w:hAnsi="Times New Roman" w:cs="Times New Roman"/>
        </w:rPr>
        <w:t xml:space="preserve"> Durham &amp;</w:t>
      </w:r>
      <w:r w:rsidR="00180AE7" w:rsidRPr="006B2E35">
        <w:rPr>
          <w:rFonts w:ascii="Times New Roman" w:hAnsi="Times New Roman" w:cs="Times New Roman"/>
        </w:rPr>
        <w:t xml:space="preserve"> London: Duke University Press</w:t>
      </w:r>
      <w:r w:rsidRPr="006B2E35">
        <w:rPr>
          <w:rFonts w:ascii="Times New Roman" w:hAnsi="Times New Roman" w:cs="Times New Roman"/>
        </w:rPr>
        <w:t xml:space="preserve">. </w:t>
      </w:r>
    </w:p>
    <w:p w14:paraId="252022B8" w14:textId="77777777" w:rsidR="00915EB1" w:rsidRPr="006B2E35" w:rsidRDefault="00915EB1" w:rsidP="00DE117C">
      <w:pPr>
        <w:rPr>
          <w:rFonts w:ascii="Times New Roman" w:hAnsi="Times New Roman" w:cs="Times New Roman"/>
        </w:rPr>
      </w:pPr>
    </w:p>
    <w:p w14:paraId="5CE0BB4B" w14:textId="77777777" w:rsidR="006B2E35" w:rsidRPr="006B2E35" w:rsidRDefault="006B2E35" w:rsidP="00DE117C">
      <w:pPr>
        <w:rPr>
          <w:rFonts w:ascii="Times New Roman" w:hAnsi="Times New Roman" w:cs="Times New Roman"/>
        </w:rPr>
      </w:pPr>
    </w:p>
    <w:p w14:paraId="347E0CE8" w14:textId="77777777" w:rsidR="0020179A" w:rsidRPr="006B2E35" w:rsidRDefault="006B2E35" w:rsidP="00DE117C">
      <w:pPr>
        <w:rPr>
          <w:rFonts w:ascii="Times New Roman" w:hAnsi="Times New Roman" w:cs="Times New Roman"/>
        </w:rPr>
      </w:pPr>
      <w:r w:rsidRPr="006B2E35">
        <w:rPr>
          <w:rFonts w:ascii="Times New Roman" w:hAnsi="Times New Roman" w:cs="Times New Roman"/>
        </w:rPr>
        <w:t>Angeline Shaka</w:t>
      </w:r>
    </w:p>
    <w:p w14:paraId="62C1DFE5" w14:textId="77777777" w:rsidR="006B2E35" w:rsidRPr="006B2E35" w:rsidRDefault="006B2E35" w:rsidP="00DE117C">
      <w:pPr>
        <w:rPr>
          <w:rFonts w:ascii="Times New Roman" w:hAnsi="Times New Roman" w:cs="Times New Roman"/>
        </w:rPr>
      </w:pPr>
    </w:p>
    <w:p w14:paraId="42B73633" w14:textId="77777777" w:rsidR="0020179A" w:rsidRPr="006B2E35" w:rsidRDefault="00904694" w:rsidP="00DE117C">
      <w:pPr>
        <w:rPr>
          <w:rFonts w:ascii="Times New Roman" w:hAnsi="Times New Roman" w:cs="Times New Roman"/>
          <w:b/>
        </w:rPr>
      </w:pPr>
      <w:r w:rsidRPr="006B2E35">
        <w:rPr>
          <w:rFonts w:ascii="Times New Roman" w:hAnsi="Times New Roman" w:cs="Times New Roman"/>
          <w:b/>
        </w:rPr>
        <w:t>Moving Image Material:</w:t>
      </w:r>
    </w:p>
    <w:p w14:paraId="09A70C7C" w14:textId="77777777" w:rsidR="005D095A" w:rsidRPr="006B2E35" w:rsidRDefault="005D095A" w:rsidP="00DE117C">
      <w:pPr>
        <w:rPr>
          <w:rFonts w:ascii="Times New Roman" w:hAnsi="Times New Roman" w:cs="Times New Roman"/>
        </w:rPr>
      </w:pPr>
      <w:r w:rsidRPr="006B2E35">
        <w:rPr>
          <w:rFonts w:ascii="Times New Roman" w:hAnsi="Times New Roman" w:cs="Times New Roman"/>
          <w:i/>
        </w:rPr>
        <w:t>American Aloha</w:t>
      </w:r>
      <w:r w:rsidR="00453933" w:rsidRPr="006B2E35">
        <w:rPr>
          <w:rFonts w:ascii="Times New Roman" w:hAnsi="Times New Roman" w:cs="Times New Roman"/>
          <w:i/>
        </w:rPr>
        <w:t>: Hula Beyond Hawaii</w:t>
      </w:r>
      <w:r w:rsidR="00453933" w:rsidRPr="006B2E35">
        <w:rPr>
          <w:rFonts w:ascii="Times New Roman" w:hAnsi="Times New Roman" w:cs="Times New Roman"/>
        </w:rPr>
        <w:t xml:space="preserve">. </w:t>
      </w:r>
      <w:r w:rsidR="00F834C9" w:rsidRPr="006B2E35">
        <w:rPr>
          <w:rFonts w:ascii="Times New Roman" w:hAnsi="Times New Roman" w:cs="Times New Roman"/>
        </w:rPr>
        <w:t>(</w:t>
      </w:r>
      <w:r w:rsidR="00453933" w:rsidRPr="006B2E35">
        <w:rPr>
          <w:rFonts w:ascii="Times New Roman" w:hAnsi="Times New Roman" w:cs="Times New Roman"/>
        </w:rPr>
        <w:t>2003</w:t>
      </w:r>
      <w:r w:rsidR="00F834C9" w:rsidRPr="006B2E35">
        <w:rPr>
          <w:rFonts w:ascii="Times New Roman" w:hAnsi="Times New Roman" w:cs="Times New Roman"/>
        </w:rPr>
        <w:t>)</w:t>
      </w:r>
      <w:r w:rsidR="00453933" w:rsidRPr="006B2E35">
        <w:rPr>
          <w:rFonts w:ascii="Times New Roman" w:hAnsi="Times New Roman" w:cs="Times New Roman"/>
        </w:rPr>
        <w:t xml:space="preserve">. Directed and Produced by </w:t>
      </w:r>
      <w:r w:rsidR="005C6D8A" w:rsidRPr="006B2E35">
        <w:rPr>
          <w:rFonts w:ascii="Times New Roman" w:hAnsi="Times New Roman" w:cs="Times New Roman"/>
        </w:rPr>
        <w:t>Lisette Marie Flanary and Evann Siebens</w:t>
      </w:r>
      <w:r w:rsidR="002D46B4" w:rsidRPr="006B2E35">
        <w:rPr>
          <w:rFonts w:ascii="Times New Roman" w:hAnsi="Times New Roman" w:cs="Times New Roman"/>
        </w:rPr>
        <w:t>.</w:t>
      </w:r>
      <w:r w:rsidR="005C6D8A" w:rsidRPr="006B2E35">
        <w:rPr>
          <w:rFonts w:ascii="Times New Roman" w:hAnsi="Times New Roman" w:cs="Times New Roman"/>
        </w:rPr>
        <w:t xml:space="preserve"> </w:t>
      </w:r>
      <w:r w:rsidR="002D46B4" w:rsidRPr="006B2E35">
        <w:rPr>
          <w:rFonts w:ascii="Times New Roman" w:hAnsi="Times New Roman" w:cs="Times New Roman"/>
        </w:rPr>
        <w:t>Bluestocking Films</w:t>
      </w:r>
      <w:r w:rsidR="005C6D8A" w:rsidRPr="006B2E35">
        <w:rPr>
          <w:rFonts w:ascii="Times New Roman" w:hAnsi="Times New Roman" w:cs="Times New Roman"/>
        </w:rPr>
        <w:t>. DVD.</w:t>
      </w:r>
    </w:p>
    <w:p w14:paraId="6896AF3C" w14:textId="77777777" w:rsidR="005C6D8A" w:rsidRPr="006B2E35" w:rsidRDefault="005C6D8A" w:rsidP="00DE117C">
      <w:pPr>
        <w:rPr>
          <w:rFonts w:ascii="Times New Roman" w:hAnsi="Times New Roman" w:cs="Times New Roman"/>
        </w:rPr>
      </w:pPr>
    </w:p>
    <w:p w14:paraId="77CD87DB" w14:textId="2A992FA7" w:rsidR="005C6D8A" w:rsidRPr="006B2E35" w:rsidRDefault="00C65110" w:rsidP="00D331E1">
      <w:pPr>
        <w:pStyle w:val="Bibliography"/>
        <w:ind w:left="0" w:firstLine="0"/>
        <w:rPr>
          <w:rFonts w:ascii="Times New Roman" w:hAnsi="Times New Roman" w:cs="Times New Roman"/>
        </w:rPr>
      </w:pPr>
      <w:r w:rsidRPr="006B2E35">
        <w:rPr>
          <w:rFonts w:ascii="Times New Roman" w:hAnsi="Times New Roman" w:cs="Times New Roman"/>
        </w:rPr>
        <w:fldChar w:fldCharType="begin"/>
      </w:r>
      <w:r w:rsidR="005C6D8A" w:rsidRPr="006B2E35">
        <w:rPr>
          <w:rFonts w:ascii="Times New Roman" w:hAnsi="Times New Roman" w:cs="Times New Roman"/>
        </w:rPr>
        <w:instrText xml:space="preserve"> ADDIN ZOTERO_BIBL {"custom":[]} </w:instrText>
      </w:r>
      <w:r w:rsidRPr="006B2E35">
        <w:rPr>
          <w:rFonts w:ascii="Times New Roman" w:hAnsi="Times New Roman" w:cs="Times New Roman"/>
        </w:rPr>
        <w:fldChar w:fldCharType="separate"/>
      </w:r>
      <w:r w:rsidR="005C6D8A" w:rsidRPr="006B2E35">
        <w:rPr>
          <w:rFonts w:ascii="Times New Roman" w:hAnsi="Times New Roman" w:cs="Times New Roman"/>
          <w:i/>
          <w:iCs/>
        </w:rPr>
        <w:t>Holo Mai Pele: The Epic Hula Myth</w:t>
      </w:r>
      <w:r w:rsidR="005C6D8A" w:rsidRPr="006B2E35">
        <w:rPr>
          <w:rFonts w:ascii="Times New Roman" w:hAnsi="Times New Roman" w:cs="Times New Roman"/>
        </w:rPr>
        <w:t xml:space="preserve">. </w:t>
      </w:r>
      <w:r w:rsidR="00F834C9" w:rsidRPr="006B2E35">
        <w:rPr>
          <w:rFonts w:ascii="Times New Roman" w:hAnsi="Times New Roman" w:cs="Times New Roman"/>
        </w:rPr>
        <w:t>(</w:t>
      </w:r>
      <w:r w:rsidR="005C6D8A" w:rsidRPr="006B2E35">
        <w:rPr>
          <w:rFonts w:ascii="Times New Roman" w:hAnsi="Times New Roman" w:cs="Times New Roman"/>
        </w:rPr>
        <w:t>2004</w:t>
      </w:r>
      <w:r w:rsidR="00F834C9" w:rsidRPr="006B2E35">
        <w:rPr>
          <w:rFonts w:ascii="Times New Roman" w:hAnsi="Times New Roman" w:cs="Times New Roman"/>
        </w:rPr>
        <w:t>)</w:t>
      </w:r>
      <w:r w:rsidR="005C6D8A" w:rsidRPr="006B2E35">
        <w:rPr>
          <w:rFonts w:ascii="Times New Roman" w:hAnsi="Times New Roman" w:cs="Times New Roman"/>
        </w:rPr>
        <w:t>. Directed by Catheri</w:t>
      </w:r>
      <w:r w:rsidR="00D331E1">
        <w:rPr>
          <w:rFonts w:ascii="Times New Roman" w:hAnsi="Times New Roman" w:cs="Times New Roman"/>
        </w:rPr>
        <w:t xml:space="preserve">ne Tatge. Honolulu, HI: Pacific </w:t>
      </w:r>
      <w:r w:rsidR="005C6D8A" w:rsidRPr="006B2E35">
        <w:rPr>
          <w:rFonts w:ascii="Times New Roman" w:hAnsi="Times New Roman" w:cs="Times New Roman"/>
        </w:rPr>
        <w:t>Islanders in Communication. DVD.</w:t>
      </w:r>
    </w:p>
    <w:p w14:paraId="22E1CE74" w14:textId="77777777" w:rsidR="005C6D8A" w:rsidRPr="006B2E35" w:rsidRDefault="00C65110" w:rsidP="005C6D8A">
      <w:pPr>
        <w:rPr>
          <w:rFonts w:ascii="Times New Roman" w:hAnsi="Times New Roman" w:cs="Times New Roman"/>
        </w:rPr>
      </w:pPr>
      <w:r w:rsidRPr="006B2E35">
        <w:rPr>
          <w:rFonts w:ascii="Times New Roman" w:hAnsi="Times New Roman" w:cs="Times New Roman"/>
        </w:rPr>
        <w:fldChar w:fldCharType="end"/>
      </w:r>
    </w:p>
    <w:p w14:paraId="4BB9EF36" w14:textId="77777777" w:rsidR="005C6D8A" w:rsidRPr="006B2E35" w:rsidRDefault="005C6D8A" w:rsidP="00DE117C">
      <w:pPr>
        <w:rPr>
          <w:rFonts w:ascii="Times New Roman" w:hAnsi="Times New Roman" w:cs="Times New Roman"/>
        </w:rPr>
      </w:pPr>
      <w:r w:rsidRPr="006B2E35">
        <w:rPr>
          <w:rFonts w:ascii="Times New Roman" w:hAnsi="Times New Roman" w:cs="Times New Roman"/>
          <w:i/>
        </w:rPr>
        <w:t xml:space="preserve">Kumu Hula: Keepers of a Culture. </w:t>
      </w:r>
      <w:r w:rsidR="00F834C9" w:rsidRPr="006B2E35">
        <w:rPr>
          <w:rFonts w:ascii="Times New Roman" w:hAnsi="Times New Roman" w:cs="Times New Roman"/>
        </w:rPr>
        <w:t>(</w:t>
      </w:r>
      <w:r w:rsidR="00881203" w:rsidRPr="006B2E35">
        <w:rPr>
          <w:rFonts w:ascii="Times New Roman" w:hAnsi="Times New Roman" w:cs="Times New Roman"/>
        </w:rPr>
        <w:t>1999</w:t>
      </w:r>
      <w:r w:rsidR="00F834C9" w:rsidRPr="006B2E35">
        <w:rPr>
          <w:rFonts w:ascii="Times New Roman" w:hAnsi="Times New Roman" w:cs="Times New Roman"/>
        </w:rPr>
        <w:t>)</w:t>
      </w:r>
      <w:r w:rsidRPr="006B2E35">
        <w:rPr>
          <w:rFonts w:ascii="Times New Roman" w:hAnsi="Times New Roman" w:cs="Times New Roman"/>
        </w:rPr>
        <w:t xml:space="preserve">. Directed by Robert Mugge. </w:t>
      </w:r>
      <w:r w:rsidR="002D46B4" w:rsidRPr="006B2E35">
        <w:rPr>
          <w:rFonts w:ascii="Times New Roman" w:hAnsi="Times New Roman" w:cs="Times New Roman"/>
        </w:rPr>
        <w:t>Honolulu, HI</w:t>
      </w:r>
      <w:r w:rsidRPr="006B2E35">
        <w:rPr>
          <w:rFonts w:ascii="Times New Roman" w:hAnsi="Times New Roman" w:cs="Times New Roman"/>
        </w:rPr>
        <w:t>: Mug-Shot Productions. DVD.</w:t>
      </w:r>
    </w:p>
    <w:p w14:paraId="371AD7DD" w14:textId="77777777" w:rsidR="005D095A" w:rsidRPr="006B2E35" w:rsidRDefault="005D095A" w:rsidP="00DE117C">
      <w:pPr>
        <w:rPr>
          <w:rFonts w:ascii="Times New Roman" w:hAnsi="Times New Roman" w:cs="Times New Roman"/>
        </w:rPr>
      </w:pPr>
    </w:p>
    <w:p w14:paraId="1BD80CAF" w14:textId="77777777" w:rsidR="005D095A" w:rsidRPr="006B2E35" w:rsidRDefault="005C6D8A" w:rsidP="00DE117C">
      <w:pPr>
        <w:rPr>
          <w:rFonts w:ascii="Times New Roman" w:hAnsi="Times New Roman" w:cs="Times New Roman"/>
        </w:rPr>
      </w:pPr>
      <w:r w:rsidRPr="006B2E35">
        <w:rPr>
          <w:rFonts w:ascii="Times New Roman" w:hAnsi="Times New Roman" w:cs="Times New Roman"/>
          <w:i/>
        </w:rPr>
        <w:t>Nā Kamalei The Men of Hula.</w:t>
      </w:r>
      <w:r w:rsidRPr="006B2E35">
        <w:rPr>
          <w:rFonts w:ascii="Times New Roman" w:hAnsi="Times New Roman" w:cs="Times New Roman"/>
        </w:rPr>
        <w:t xml:space="preserve"> </w:t>
      </w:r>
      <w:r w:rsidR="00F834C9" w:rsidRPr="006B2E35">
        <w:rPr>
          <w:rFonts w:ascii="Times New Roman" w:hAnsi="Times New Roman" w:cs="Times New Roman"/>
        </w:rPr>
        <w:t>(</w:t>
      </w:r>
      <w:r w:rsidRPr="006B2E35">
        <w:rPr>
          <w:rFonts w:ascii="Times New Roman" w:hAnsi="Times New Roman" w:cs="Times New Roman"/>
        </w:rPr>
        <w:t>2007</w:t>
      </w:r>
      <w:r w:rsidR="00F834C9" w:rsidRPr="006B2E35">
        <w:rPr>
          <w:rFonts w:ascii="Times New Roman" w:hAnsi="Times New Roman" w:cs="Times New Roman"/>
        </w:rPr>
        <w:t>)</w:t>
      </w:r>
      <w:r w:rsidRPr="006B2E35">
        <w:rPr>
          <w:rFonts w:ascii="Times New Roman" w:hAnsi="Times New Roman" w:cs="Times New Roman"/>
        </w:rPr>
        <w:t xml:space="preserve">. Directed and Produced by Lisette Marie Flanary. </w:t>
      </w:r>
      <w:r w:rsidR="002D46B4" w:rsidRPr="006B2E35">
        <w:rPr>
          <w:rFonts w:ascii="Times New Roman" w:hAnsi="Times New Roman" w:cs="Times New Roman"/>
        </w:rPr>
        <w:t>New York, NY</w:t>
      </w:r>
      <w:r w:rsidRPr="006B2E35">
        <w:rPr>
          <w:rFonts w:ascii="Times New Roman" w:hAnsi="Times New Roman" w:cs="Times New Roman"/>
        </w:rPr>
        <w:t xml:space="preserve"> </w:t>
      </w:r>
      <w:r w:rsidR="002D46B4" w:rsidRPr="006B2E35">
        <w:rPr>
          <w:rFonts w:ascii="Times New Roman" w:hAnsi="Times New Roman" w:cs="Times New Roman"/>
        </w:rPr>
        <w:t>:</w:t>
      </w:r>
      <w:r w:rsidRPr="006B2E35">
        <w:rPr>
          <w:rFonts w:ascii="Times New Roman" w:hAnsi="Times New Roman" w:cs="Times New Roman"/>
        </w:rPr>
        <w:t xml:space="preserve">Independent Lens &amp; Lehua Films. DVD. </w:t>
      </w:r>
    </w:p>
    <w:p w14:paraId="11D29E68" w14:textId="77777777" w:rsidR="0020179A" w:rsidRPr="006B2E35" w:rsidRDefault="0020179A" w:rsidP="00DE117C">
      <w:pPr>
        <w:numPr>
          <w:ins w:id="0" w:author="Janet O'Shea" w:date="2012-10-30T12:56:00Z"/>
        </w:numPr>
        <w:rPr>
          <w:rFonts w:ascii="Times New Roman" w:hAnsi="Times New Roman" w:cs="Times New Roman"/>
        </w:rPr>
      </w:pPr>
    </w:p>
    <w:p w14:paraId="5813A9C9" w14:textId="77777777" w:rsidR="007709E9" w:rsidRPr="00D331E1" w:rsidRDefault="00E35604" w:rsidP="00DE117C">
      <w:pPr>
        <w:rPr>
          <w:rFonts w:ascii="Times New Roman" w:hAnsi="Times New Roman" w:cs="Times New Roman"/>
          <w:b/>
        </w:rPr>
      </w:pPr>
      <w:r w:rsidRPr="00D331E1">
        <w:rPr>
          <w:rFonts w:ascii="Times New Roman" w:hAnsi="Times New Roman" w:cs="Times New Roman"/>
          <w:b/>
        </w:rPr>
        <w:t>Paratextual Material:</w:t>
      </w:r>
    </w:p>
    <w:p w14:paraId="51C5F42E" w14:textId="7FA81E33" w:rsidR="00D331E1" w:rsidRPr="00D331E1" w:rsidRDefault="00D331E1" w:rsidP="00DE117C">
      <w:pPr>
        <w:rPr>
          <w:rFonts w:ascii="Times New Roman" w:hAnsi="Times New Roman" w:cs="Times New Roman"/>
        </w:rPr>
      </w:pPr>
      <w:r w:rsidRPr="00D331E1">
        <w:rPr>
          <w:rFonts w:ascii="Times New Roman" w:hAnsi="Times New Roman" w:cs="Times New Roman"/>
        </w:rPr>
        <w:t>The copyright holder for the attached images is as follows:</w:t>
      </w:r>
    </w:p>
    <w:p w14:paraId="4831E72E" w14:textId="77777777" w:rsidR="00D331E1" w:rsidRPr="00D331E1" w:rsidRDefault="00D331E1" w:rsidP="00D331E1">
      <w:pPr>
        <w:pStyle w:val="CommentText"/>
        <w:rPr>
          <w:rFonts w:ascii="Times New Roman" w:hAnsi="Times New Roman" w:cs="Times New Roman"/>
        </w:rPr>
      </w:pPr>
      <w:r w:rsidRPr="00D331E1">
        <w:rPr>
          <w:rFonts w:ascii="Times New Roman" w:hAnsi="Times New Roman" w:cs="Times New Roman"/>
        </w:rPr>
        <w:t>Patrick Makuakane</w:t>
      </w:r>
    </w:p>
    <w:p w14:paraId="3D7E9F49" w14:textId="06A37A2D" w:rsidR="00D331E1" w:rsidRPr="00D331E1" w:rsidRDefault="0056141D" w:rsidP="00D331E1">
      <w:pPr>
        <w:pStyle w:val="CommentText"/>
        <w:rPr>
          <w:rFonts w:ascii="Times New Roman" w:hAnsi="Times New Roman" w:cs="Times New Roman"/>
        </w:rPr>
      </w:pPr>
      <w:r>
        <w:rPr>
          <w:rFonts w:ascii="Times New Roman" w:hAnsi="Times New Roman" w:cs="Times New Roman"/>
        </w:rPr>
        <w:t xml:space="preserve">Director, Na Lei Hulu I </w:t>
      </w:r>
      <w:bookmarkStart w:id="1" w:name="_GoBack"/>
      <w:bookmarkEnd w:id="1"/>
      <w:r w:rsidR="00D331E1" w:rsidRPr="00D331E1">
        <w:rPr>
          <w:rFonts w:ascii="Times New Roman" w:hAnsi="Times New Roman" w:cs="Times New Roman"/>
        </w:rPr>
        <w:t>Ka Wekiu</w:t>
      </w:r>
    </w:p>
    <w:p w14:paraId="46DA8520" w14:textId="3DB1899D" w:rsidR="00D331E1" w:rsidRPr="00D331E1" w:rsidRDefault="00D331E1" w:rsidP="00D331E1">
      <w:pPr>
        <w:rPr>
          <w:rFonts w:ascii="Times New Roman" w:eastAsia="Times New Roman" w:hAnsi="Times New Roman" w:cs="Times New Roman"/>
        </w:rPr>
      </w:pPr>
      <w:r w:rsidRPr="00D331E1">
        <w:rPr>
          <w:rFonts w:ascii="Times New Roman" w:eastAsia="Times New Roman" w:hAnsi="Times New Roman" w:cs="Times New Roman"/>
        </w:rPr>
        <w:t>153 Bradford Street</w:t>
      </w:r>
      <w:r w:rsidRPr="00D331E1">
        <w:rPr>
          <w:rFonts w:ascii="Times New Roman" w:eastAsia="Times New Roman" w:hAnsi="Times New Roman" w:cs="Times New Roman"/>
        </w:rPr>
        <w:br/>
        <w:t>San Francisco, CA 94110-5703</w:t>
      </w:r>
    </w:p>
    <w:p w14:paraId="1C3EAA5C" w14:textId="77777777" w:rsidR="00D331E1" w:rsidRPr="00D331E1" w:rsidRDefault="00D331E1" w:rsidP="00D331E1">
      <w:pPr>
        <w:pStyle w:val="CommentText"/>
        <w:rPr>
          <w:rFonts w:ascii="Times New Roman" w:hAnsi="Times New Roman" w:cs="Times New Roman"/>
        </w:rPr>
      </w:pPr>
      <w:hyperlink r:id="rId8" w:history="1">
        <w:r w:rsidRPr="00D331E1">
          <w:rPr>
            <w:rStyle w:val="Hyperlink"/>
            <w:rFonts w:ascii="Times New Roman" w:hAnsi="Times New Roman" w:cs="Times New Roman"/>
            <w:color w:val="auto"/>
          </w:rPr>
          <w:t>pmakuakane@earthlink.net</w:t>
        </w:r>
      </w:hyperlink>
    </w:p>
    <w:p w14:paraId="6F013442" w14:textId="77777777" w:rsidR="00D331E1" w:rsidRPr="00D331E1" w:rsidRDefault="00D331E1" w:rsidP="00D331E1">
      <w:pPr>
        <w:rPr>
          <w:rFonts w:ascii="Times New Roman" w:hAnsi="Times New Roman" w:cs="Times New Roman"/>
        </w:rPr>
      </w:pPr>
    </w:p>
    <w:p w14:paraId="05657218" w14:textId="77777777" w:rsidR="00DB4816" w:rsidRPr="006B2E35" w:rsidRDefault="00DB4816" w:rsidP="00DE117C">
      <w:pPr>
        <w:rPr>
          <w:rFonts w:ascii="Times New Roman" w:hAnsi="Times New Roman" w:cs="Times New Roman"/>
        </w:rPr>
      </w:pPr>
      <w:r w:rsidRPr="006B2E35">
        <w:rPr>
          <w:rFonts w:ascii="Times New Roman" w:hAnsi="Times New Roman" w:cs="Times New Roman"/>
          <w:noProof/>
          <w:lang w:eastAsia="en-US"/>
        </w:rPr>
        <w:drawing>
          <wp:inline distT="0" distB="0" distL="0" distR="0" wp14:anchorId="17FC98F0" wp14:editId="5083FA6A">
            <wp:extent cx="5943600" cy="3078480"/>
            <wp:effectExtent l="25400" t="0" r="0" b="0"/>
            <wp:docPr id="1" name="Picture 1" descr=":::DISSERTATION:Chapter 1:Ch1 Images:Images for Angeline:Daughters (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SERTATION:Chapter 1:Ch1 Images:Images for Angeline:Daughters (79).jpg"/>
                    <pic:cNvPicPr>
                      <a:picLocks noChangeAspect="1" noChangeArrowheads="1"/>
                    </pic:cNvPicPr>
                  </pic:nvPicPr>
                  <pic:blipFill>
                    <a:blip r:embed="rId9"/>
                    <a:srcRect/>
                    <a:stretch>
                      <a:fillRect/>
                    </a:stretch>
                  </pic:blipFill>
                  <pic:spPr bwMode="auto">
                    <a:xfrm>
                      <a:off x="0" y="0"/>
                      <a:ext cx="5943600" cy="3078480"/>
                    </a:xfrm>
                    <a:prstGeom prst="rect">
                      <a:avLst/>
                    </a:prstGeom>
                    <a:noFill/>
                    <a:ln w="9525">
                      <a:noFill/>
                      <a:miter lim="800000"/>
                      <a:headEnd/>
                      <a:tailEnd/>
                    </a:ln>
                  </pic:spPr>
                </pic:pic>
              </a:graphicData>
            </a:graphic>
          </wp:inline>
        </w:drawing>
      </w:r>
    </w:p>
    <w:p w14:paraId="1FD6AFAE" w14:textId="77777777" w:rsidR="00DB4816" w:rsidRPr="006B2E35" w:rsidRDefault="00DB4816" w:rsidP="00DE117C">
      <w:pPr>
        <w:rPr>
          <w:rFonts w:ascii="Times New Roman" w:hAnsi="Times New Roman" w:cs="Times New Roman"/>
        </w:rPr>
      </w:pPr>
      <w:r w:rsidRPr="00DE09C9">
        <w:rPr>
          <w:rFonts w:ascii="Times New Roman" w:hAnsi="Times New Roman" w:cs="Times New Roman"/>
          <w:i/>
        </w:rPr>
        <w:t>Daughters of Haumea</w:t>
      </w:r>
      <w:r w:rsidRPr="006B2E35">
        <w:rPr>
          <w:rFonts w:ascii="Times New Roman" w:hAnsi="Times New Roman" w:cs="Times New Roman"/>
        </w:rPr>
        <w:t xml:space="preserve"> </w:t>
      </w:r>
      <w:r w:rsidR="00881203" w:rsidRPr="006B2E35">
        <w:rPr>
          <w:rFonts w:ascii="Times New Roman" w:hAnsi="Times New Roman" w:cs="Times New Roman"/>
        </w:rPr>
        <w:t>, Photo courtesy of Patrick Makuakāne</w:t>
      </w:r>
    </w:p>
    <w:p w14:paraId="0A1E5917" w14:textId="77777777" w:rsidR="00DB4816" w:rsidRPr="006B2E35" w:rsidRDefault="00DB4816" w:rsidP="00DE117C">
      <w:pPr>
        <w:rPr>
          <w:rFonts w:ascii="Times New Roman" w:hAnsi="Times New Roman" w:cs="Times New Roman"/>
        </w:rPr>
      </w:pPr>
      <w:r w:rsidRPr="006B2E35">
        <w:rPr>
          <w:rFonts w:ascii="Times New Roman" w:hAnsi="Times New Roman" w:cs="Times New Roman"/>
          <w:noProof/>
          <w:lang w:eastAsia="en-US"/>
        </w:rPr>
        <w:drawing>
          <wp:inline distT="0" distB="0" distL="0" distR="0" wp14:anchorId="722A9C6E" wp14:editId="67C025B0">
            <wp:extent cx="5943600" cy="3535680"/>
            <wp:effectExtent l="25400" t="0" r="0" b="0"/>
            <wp:docPr id="2" name="Picture 2" descr=":::DISSERTATION:Chapter 1:Ch1 Images:Images for Angeline:DSC_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SERTATION:Chapter 1:Ch1 Images:Images for Angeline:DSC_0049.JPG"/>
                    <pic:cNvPicPr>
                      <a:picLocks noChangeAspect="1" noChangeArrowheads="1"/>
                    </pic:cNvPicPr>
                  </pic:nvPicPr>
                  <pic:blipFill>
                    <a:blip r:embed="rId10"/>
                    <a:srcRect/>
                    <a:stretch>
                      <a:fillRect/>
                    </a:stretch>
                  </pic:blipFill>
                  <pic:spPr bwMode="auto">
                    <a:xfrm>
                      <a:off x="0" y="0"/>
                      <a:ext cx="5943600" cy="3535680"/>
                    </a:xfrm>
                    <a:prstGeom prst="rect">
                      <a:avLst/>
                    </a:prstGeom>
                    <a:noFill/>
                    <a:ln w="9525">
                      <a:noFill/>
                      <a:miter lim="800000"/>
                      <a:headEnd/>
                      <a:tailEnd/>
                    </a:ln>
                  </pic:spPr>
                </pic:pic>
              </a:graphicData>
            </a:graphic>
          </wp:inline>
        </w:drawing>
      </w:r>
    </w:p>
    <w:p w14:paraId="494C87A5" w14:textId="77777777" w:rsidR="00C86368" w:rsidRPr="006B2E35" w:rsidRDefault="00DB4816" w:rsidP="00DE117C">
      <w:pPr>
        <w:rPr>
          <w:rFonts w:ascii="Times New Roman" w:hAnsi="Times New Roman" w:cs="Times New Roman"/>
        </w:rPr>
      </w:pPr>
      <w:r w:rsidRPr="00DE09C9">
        <w:rPr>
          <w:rFonts w:ascii="Times New Roman" w:hAnsi="Times New Roman" w:cs="Times New Roman"/>
          <w:i/>
        </w:rPr>
        <w:t>The Natives Are Restless</w:t>
      </w:r>
      <w:r w:rsidR="00881203" w:rsidRPr="006B2E35">
        <w:rPr>
          <w:rFonts w:ascii="Times New Roman" w:hAnsi="Times New Roman" w:cs="Times New Roman"/>
        </w:rPr>
        <w:t>, Photo courtesy of Patrick Makuakāne</w:t>
      </w:r>
    </w:p>
    <w:sectPr w:rsidR="00C86368" w:rsidRPr="006B2E35" w:rsidSect="00C86368">
      <w:head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D84723" w14:textId="77777777" w:rsidR="007213AD" w:rsidRDefault="007213AD">
      <w:r>
        <w:separator/>
      </w:r>
    </w:p>
  </w:endnote>
  <w:endnote w:type="continuationSeparator" w:id="0">
    <w:p w14:paraId="42DADE14" w14:textId="77777777" w:rsidR="007213AD" w:rsidRDefault="00721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icrosoft Sans Serif">
    <w:panose1 w:val="020B0604020202020204"/>
    <w:charset w:val="00"/>
    <w:family w:val="auto"/>
    <w:pitch w:val="variable"/>
    <w:sig w:usb0="E1002AFF" w:usb1="C0000002" w:usb2="00000008"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D033CE" w14:textId="77777777" w:rsidR="007213AD" w:rsidRDefault="007213AD">
      <w:r>
        <w:separator/>
      </w:r>
    </w:p>
  </w:footnote>
  <w:footnote w:type="continuationSeparator" w:id="0">
    <w:p w14:paraId="1E6FDB76" w14:textId="77777777" w:rsidR="007213AD" w:rsidRDefault="007213AD">
      <w:r>
        <w:continuationSeparator/>
      </w:r>
    </w:p>
  </w:footnote>
  <w:footnote w:id="1">
    <w:p w14:paraId="314F5CBF" w14:textId="492EB304" w:rsidR="007213AD" w:rsidRPr="0002442C" w:rsidRDefault="007213AD">
      <w:pPr>
        <w:pStyle w:val="FootnoteText"/>
        <w:rPr>
          <w:rFonts w:ascii="Times New Roman" w:hAnsi="Times New Roman" w:cs="Times New Roman"/>
          <w:sz w:val="20"/>
          <w:szCs w:val="20"/>
        </w:rPr>
      </w:pPr>
      <w:r w:rsidRPr="0002442C">
        <w:rPr>
          <w:rStyle w:val="FootnoteReference"/>
          <w:rFonts w:ascii="Times New Roman" w:hAnsi="Times New Roman" w:cs="Times New Roman"/>
          <w:sz w:val="20"/>
          <w:szCs w:val="20"/>
        </w:rPr>
        <w:footnoteRef/>
      </w:r>
      <w:r w:rsidRPr="0002442C">
        <w:rPr>
          <w:rFonts w:ascii="Times New Roman" w:hAnsi="Times New Roman" w:cs="Times New Roman"/>
          <w:sz w:val="20"/>
          <w:szCs w:val="20"/>
        </w:rPr>
        <w:t xml:space="preserve"> Dorothy Barr</w:t>
      </w:r>
      <w:r w:rsidRPr="0002442C">
        <w:rPr>
          <w:rFonts w:ascii="Times New Roman" w:hAnsi="Times New Roman" w:cs="Times New Roman"/>
          <w:color w:val="000000"/>
          <w:sz w:val="20"/>
          <w:szCs w:val="20"/>
        </w:rPr>
        <w:t>ère (1980) traces hula’s origins through Hawaiian legends</w:t>
      </w:r>
      <w:r>
        <w:rPr>
          <w:rFonts w:ascii="Times New Roman" w:hAnsi="Times New Roman" w:cs="Times New Roman"/>
          <w:color w:val="000000"/>
          <w:sz w:val="20"/>
          <w:szCs w:val="20"/>
        </w:rPr>
        <w:t>,</w:t>
      </w:r>
      <w:r w:rsidRPr="0002442C">
        <w:rPr>
          <w:rFonts w:ascii="Times New Roman" w:hAnsi="Times New Roman" w:cs="Times New Roman"/>
          <w:color w:val="000000"/>
          <w:sz w:val="20"/>
          <w:szCs w:val="20"/>
        </w:rPr>
        <w:t xml:space="preserve"> including the Pele and Hi</w:t>
      </w:r>
      <w:r w:rsidRPr="0002442C">
        <w:rPr>
          <w:rFonts w:ascii="Times New Roman" w:hAnsi="Times New Roman" w:cs="Times New Roman"/>
          <w:color w:val="000000"/>
          <w:sz w:val="20"/>
          <w:szCs w:val="20"/>
          <w:lang w:val="haw-US"/>
        </w:rPr>
        <w:t>ʻiaka myth cycle and several others as well. She credits folklorist Abraham Fornander with dating Pele and Hiʻiaka</w:t>
      </w:r>
      <w:r w:rsidRPr="0002442C">
        <w:rPr>
          <w:rFonts w:ascii="Times New Roman" w:hAnsi="Times New Roman" w:cs="Times New Roman"/>
          <w:color w:val="000000"/>
          <w:sz w:val="20"/>
          <w:szCs w:val="20"/>
        </w:rPr>
        <w:t xml:space="preserve"> to the twelfth or thirteenth century.</w:t>
      </w:r>
    </w:p>
  </w:footnote>
  <w:footnote w:id="2">
    <w:p w14:paraId="6D5324E6" w14:textId="6751A75A" w:rsidR="007213AD" w:rsidRPr="00DE0A1D" w:rsidRDefault="007213AD">
      <w:pPr>
        <w:pStyle w:val="FootnoteText"/>
        <w:rPr>
          <w:rFonts w:ascii="Times New Roman" w:hAnsi="Times New Roman" w:cs="Times New Roman"/>
          <w:sz w:val="20"/>
          <w:szCs w:val="20"/>
        </w:rPr>
      </w:pPr>
      <w:r w:rsidRPr="00DE0A1D">
        <w:rPr>
          <w:rStyle w:val="FootnoteReference"/>
          <w:rFonts w:ascii="Times New Roman" w:hAnsi="Times New Roman" w:cs="Times New Roman"/>
          <w:sz w:val="20"/>
          <w:szCs w:val="20"/>
        </w:rPr>
        <w:footnoteRef/>
      </w:r>
      <w:r w:rsidRPr="00DE0A1D">
        <w:rPr>
          <w:rFonts w:ascii="Times New Roman" w:hAnsi="Times New Roman" w:cs="Times New Roman"/>
          <w:sz w:val="20"/>
          <w:szCs w:val="20"/>
        </w:rPr>
        <w:t xml:space="preserve"> Sharon M</w:t>
      </w:r>
      <w:r w:rsidRPr="00DE0A1D">
        <w:rPr>
          <w:rFonts w:ascii="Times New Roman" w:hAnsi="Times New Roman" w:cs="Times New Roman"/>
          <w:sz w:val="20"/>
          <w:szCs w:val="20"/>
          <w:lang w:val="haw-US"/>
        </w:rPr>
        <w:t xml:space="preserve">āhealani </w:t>
      </w:r>
      <w:r w:rsidRPr="00DE0A1D">
        <w:rPr>
          <w:rFonts w:ascii="Times New Roman" w:hAnsi="Times New Roman" w:cs="Times New Roman"/>
          <w:sz w:val="20"/>
          <w:szCs w:val="20"/>
        </w:rPr>
        <w:t>Rowe</w:t>
      </w:r>
      <w:r>
        <w:rPr>
          <w:rFonts w:ascii="Times New Roman" w:hAnsi="Times New Roman" w:cs="Times New Roman"/>
          <w:sz w:val="20"/>
          <w:szCs w:val="20"/>
        </w:rPr>
        <w:t>,</w:t>
      </w:r>
      <w:r w:rsidRPr="00DE0A1D">
        <w:rPr>
          <w:rFonts w:ascii="Times New Roman" w:hAnsi="Times New Roman" w:cs="Times New Roman"/>
          <w:sz w:val="20"/>
          <w:szCs w:val="20"/>
        </w:rPr>
        <w:t xml:space="preserve"> </w:t>
      </w:r>
      <w:r>
        <w:rPr>
          <w:rFonts w:ascii="Times New Roman" w:hAnsi="Times New Roman" w:cs="Times New Roman"/>
          <w:sz w:val="20"/>
          <w:szCs w:val="20"/>
        </w:rPr>
        <w:t>‘</w:t>
      </w:r>
      <w:r w:rsidRPr="00DE0A1D">
        <w:rPr>
          <w:rFonts w:ascii="Times New Roman" w:hAnsi="Times New Roman" w:cs="Times New Roman"/>
          <w:sz w:val="20"/>
          <w:szCs w:val="20"/>
        </w:rPr>
        <w:t>We Dance For Knowledge</w:t>
      </w:r>
      <w:r>
        <w:rPr>
          <w:rFonts w:ascii="Times New Roman" w:hAnsi="Times New Roman" w:cs="Times New Roman"/>
          <w:sz w:val="20"/>
          <w:szCs w:val="20"/>
        </w:rPr>
        <w:t>’</w:t>
      </w:r>
      <w:r w:rsidRPr="00DE0A1D">
        <w:rPr>
          <w:rFonts w:ascii="Times New Roman" w:hAnsi="Times New Roman" w:cs="Times New Roman"/>
          <w:sz w:val="20"/>
          <w:szCs w:val="20"/>
        </w:rPr>
        <w:t xml:space="preserve">, </w:t>
      </w:r>
      <w:r w:rsidRPr="00DE0A1D">
        <w:rPr>
          <w:rFonts w:ascii="Times New Roman" w:hAnsi="Times New Roman" w:cs="Times New Roman"/>
          <w:i/>
          <w:sz w:val="20"/>
          <w:szCs w:val="20"/>
        </w:rPr>
        <w:t>Dance Research Journal</w:t>
      </w:r>
      <w:r w:rsidRPr="00DE0A1D">
        <w:rPr>
          <w:rFonts w:ascii="Times New Roman" w:hAnsi="Times New Roman" w:cs="Times New Roman"/>
          <w:sz w:val="20"/>
          <w:szCs w:val="20"/>
        </w:rPr>
        <w:t xml:space="preserve">, 40(1) Summer (2008): 31-44. </w:t>
      </w:r>
    </w:p>
  </w:footnote>
  <w:footnote w:id="3">
    <w:p w14:paraId="6C6AE88B" w14:textId="77777777" w:rsidR="007213AD" w:rsidRPr="000F0FFF" w:rsidRDefault="007213AD" w:rsidP="00EE5E3F">
      <w:pPr>
        <w:pStyle w:val="FootnoteText"/>
        <w:rPr>
          <w:rFonts w:ascii="Times New Roman" w:hAnsi="Times New Roman"/>
          <w:sz w:val="20"/>
        </w:rPr>
      </w:pPr>
      <w:r w:rsidRPr="000F0FFF">
        <w:rPr>
          <w:rStyle w:val="FootnoteReference"/>
          <w:rFonts w:ascii="Times New Roman" w:hAnsi="Times New Roman"/>
          <w:sz w:val="20"/>
        </w:rPr>
        <w:footnoteRef/>
      </w:r>
      <w:r w:rsidRPr="000F0FFF">
        <w:rPr>
          <w:rFonts w:ascii="Times New Roman" w:hAnsi="Times New Roman"/>
          <w:sz w:val="20"/>
        </w:rPr>
        <w:t xml:space="preserve"> Adria Imada, 11.</w:t>
      </w:r>
    </w:p>
  </w:footnote>
  <w:footnote w:id="4">
    <w:p w14:paraId="5C67FC67" w14:textId="77777777" w:rsidR="007213AD" w:rsidRPr="000F0FFF" w:rsidRDefault="007213AD">
      <w:pPr>
        <w:pStyle w:val="FootnoteText"/>
        <w:rPr>
          <w:rFonts w:ascii="Times New Roman" w:hAnsi="Times New Roman"/>
          <w:sz w:val="20"/>
        </w:rPr>
      </w:pPr>
      <w:r w:rsidRPr="000F0FFF">
        <w:rPr>
          <w:rStyle w:val="FootnoteReference"/>
          <w:rFonts w:ascii="Times New Roman" w:hAnsi="Times New Roman"/>
          <w:sz w:val="20"/>
        </w:rPr>
        <w:footnoteRef/>
      </w:r>
      <w:r w:rsidRPr="000F0FFF">
        <w:rPr>
          <w:rFonts w:ascii="Times New Roman" w:hAnsi="Times New Roman"/>
          <w:sz w:val="20"/>
        </w:rPr>
        <w:t xml:space="preserve"> Ibid.</w:t>
      </w:r>
    </w:p>
  </w:footnote>
  <w:footnote w:id="5">
    <w:p w14:paraId="1C4AE871" w14:textId="77777777" w:rsidR="007213AD" w:rsidRPr="000F0FFF" w:rsidRDefault="007213AD" w:rsidP="00EE5E3F">
      <w:pPr>
        <w:pStyle w:val="FootnoteText"/>
        <w:rPr>
          <w:rFonts w:ascii="Times New Roman" w:hAnsi="Times New Roman"/>
          <w:sz w:val="20"/>
        </w:rPr>
      </w:pPr>
      <w:r w:rsidRPr="000F0FFF">
        <w:rPr>
          <w:rStyle w:val="FootnoteReference"/>
          <w:rFonts w:ascii="Times New Roman" w:hAnsi="Times New Roman"/>
          <w:sz w:val="20"/>
        </w:rPr>
        <w:footnoteRef/>
      </w:r>
      <w:r w:rsidRPr="000F0FFF">
        <w:rPr>
          <w:rFonts w:ascii="Times New Roman" w:hAnsi="Times New Roman"/>
          <w:sz w:val="20"/>
        </w:rPr>
        <w:t xml:space="preserve"> Adrienne Kaeppler, 5. Also, Adria Imada,</w:t>
      </w:r>
      <w:r>
        <w:rPr>
          <w:rFonts w:ascii="Times New Roman" w:hAnsi="Times New Roman"/>
          <w:sz w:val="20"/>
        </w:rPr>
        <w:t xml:space="preserve"> </w:t>
      </w:r>
      <w:r w:rsidRPr="000F0FFF">
        <w:rPr>
          <w:rFonts w:ascii="Times New Roman" w:hAnsi="Times New Roman"/>
          <w:sz w:val="20"/>
        </w:rPr>
        <w:t>11.</w:t>
      </w:r>
    </w:p>
  </w:footnote>
  <w:footnote w:id="6">
    <w:p w14:paraId="00C3F58C" w14:textId="77777777" w:rsidR="007213AD" w:rsidRPr="000F0FFF" w:rsidRDefault="007213AD" w:rsidP="00950841">
      <w:pPr>
        <w:pStyle w:val="FootnoteText"/>
        <w:rPr>
          <w:rFonts w:ascii="Times New Roman" w:hAnsi="Times New Roman"/>
          <w:sz w:val="20"/>
        </w:rPr>
      </w:pPr>
      <w:r w:rsidRPr="000F0FFF">
        <w:rPr>
          <w:rStyle w:val="FootnoteReference"/>
          <w:rFonts w:ascii="Times New Roman" w:hAnsi="Times New Roman"/>
          <w:sz w:val="20"/>
        </w:rPr>
        <w:footnoteRef/>
      </w:r>
      <w:r w:rsidRPr="000F0FFF">
        <w:rPr>
          <w:rFonts w:ascii="Times New Roman" w:hAnsi="Times New Roman"/>
          <w:sz w:val="20"/>
        </w:rPr>
        <w:t xml:space="preserve"> A prime example of the erosi</w:t>
      </w:r>
      <w:r>
        <w:rPr>
          <w:rFonts w:ascii="Times New Roman" w:hAnsi="Times New Roman"/>
          <w:sz w:val="20"/>
        </w:rPr>
        <w:t>on of monarchical power is the ‘Bayonet Constitution’</w:t>
      </w:r>
      <w:r w:rsidRPr="000F0FFF">
        <w:rPr>
          <w:rFonts w:ascii="Times New Roman" w:hAnsi="Times New Roman"/>
          <w:sz w:val="20"/>
        </w:rPr>
        <w:t xml:space="preserve"> (1887), which effectively stripped Kalakaua of his executive powers. It gave unprecedented power to the legislature constituted largely by American-sympathetic businessmen. </w:t>
      </w:r>
    </w:p>
  </w:footnote>
  <w:footnote w:id="7">
    <w:p w14:paraId="78AF9BB3" w14:textId="77777777" w:rsidR="007213AD" w:rsidRPr="000F0FFF" w:rsidRDefault="007213AD">
      <w:pPr>
        <w:pStyle w:val="FootnoteText"/>
        <w:rPr>
          <w:rFonts w:ascii="Times New Roman" w:hAnsi="Times New Roman"/>
          <w:sz w:val="20"/>
        </w:rPr>
      </w:pPr>
      <w:r w:rsidRPr="000F0FFF">
        <w:rPr>
          <w:rStyle w:val="FootnoteReference"/>
          <w:rFonts w:ascii="Times New Roman" w:hAnsi="Times New Roman"/>
          <w:sz w:val="20"/>
        </w:rPr>
        <w:footnoteRef/>
      </w:r>
      <w:r w:rsidRPr="000F0FFF">
        <w:rPr>
          <w:rFonts w:ascii="Times New Roman" w:hAnsi="Times New Roman"/>
          <w:sz w:val="20"/>
        </w:rPr>
        <w:t xml:space="preserve"> Kalakaua earned the nickname the ‘Merry Monarch’ in part because of this actions reinstating public hula performance. See Noenoe Silva, 121. </w:t>
      </w:r>
    </w:p>
  </w:footnote>
  <w:footnote w:id="8">
    <w:p w14:paraId="5DF505C1" w14:textId="5D9F227A" w:rsidR="007213AD" w:rsidRPr="000F0FFF" w:rsidRDefault="007213AD" w:rsidP="00F557F5">
      <w:pPr>
        <w:pStyle w:val="FootnoteText"/>
        <w:rPr>
          <w:rFonts w:ascii="Times New Roman" w:hAnsi="Times New Roman"/>
          <w:sz w:val="20"/>
        </w:rPr>
      </w:pPr>
      <w:r w:rsidRPr="000F0FFF">
        <w:rPr>
          <w:rStyle w:val="FootnoteReference"/>
          <w:rFonts w:ascii="Times New Roman" w:hAnsi="Times New Roman"/>
          <w:sz w:val="20"/>
        </w:rPr>
        <w:footnoteRef/>
      </w:r>
      <w:r w:rsidRPr="000F0FFF">
        <w:rPr>
          <w:rFonts w:ascii="Times New Roman" w:hAnsi="Times New Roman"/>
          <w:sz w:val="20"/>
        </w:rPr>
        <w:t xml:space="preserve"> </w:t>
      </w:r>
      <w:r>
        <w:rPr>
          <w:rFonts w:ascii="Times New Roman" w:hAnsi="Times New Roman"/>
          <w:sz w:val="20"/>
        </w:rPr>
        <w:t xml:space="preserve">See especially </w:t>
      </w:r>
      <w:r w:rsidRPr="000F0FFF">
        <w:rPr>
          <w:rFonts w:ascii="Times New Roman" w:hAnsi="Times New Roman"/>
          <w:sz w:val="20"/>
        </w:rPr>
        <w:t>Adria Imada,</w:t>
      </w:r>
      <w:r>
        <w:rPr>
          <w:rFonts w:ascii="Times New Roman" w:hAnsi="Times New Roman"/>
          <w:sz w:val="20"/>
        </w:rPr>
        <w:t xml:space="preserve"> ‘“Hula Queens” and “Cinderellas”: Imagined Intimacy in the Empire’, 153-212</w:t>
      </w:r>
      <w:r w:rsidRPr="000F0FFF">
        <w:rPr>
          <w:rFonts w:ascii="Times New Roman" w:hAnsi="Times New Roman"/>
          <w:sz w:val="20"/>
        </w:rPr>
        <w:t xml:space="preserve">. </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D2C0D" w14:textId="77777777" w:rsidR="007213AD" w:rsidRPr="00DE117C" w:rsidRDefault="007213AD" w:rsidP="00DE117C">
    <w:pPr>
      <w:pStyle w:val="Header"/>
      <w:jc w:val="right"/>
      <w:rPr>
        <w:rFonts w:ascii="Times New Roman" w:hAnsi="Times New Roman"/>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6E3687"/>
    <w:multiLevelType w:val="hybridMultilevel"/>
    <w:tmpl w:val="EE8AD678"/>
    <w:lvl w:ilvl="0" w:tplc="A15852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17C"/>
    <w:rsid w:val="0002442C"/>
    <w:rsid w:val="00040B76"/>
    <w:rsid w:val="00045866"/>
    <w:rsid w:val="00064275"/>
    <w:rsid w:val="00076FE5"/>
    <w:rsid w:val="000772B4"/>
    <w:rsid w:val="00091A23"/>
    <w:rsid w:val="00095EE9"/>
    <w:rsid w:val="000E1CB1"/>
    <w:rsid w:val="000F007A"/>
    <w:rsid w:val="000F0FFF"/>
    <w:rsid w:val="000F3B1B"/>
    <w:rsid w:val="00113DAE"/>
    <w:rsid w:val="00114936"/>
    <w:rsid w:val="00132549"/>
    <w:rsid w:val="001335B4"/>
    <w:rsid w:val="001409D8"/>
    <w:rsid w:val="00152663"/>
    <w:rsid w:val="00166BEB"/>
    <w:rsid w:val="0018084F"/>
    <w:rsid w:val="00180AE7"/>
    <w:rsid w:val="00182CB0"/>
    <w:rsid w:val="00183F73"/>
    <w:rsid w:val="001932CB"/>
    <w:rsid w:val="001C6E7F"/>
    <w:rsid w:val="001D7677"/>
    <w:rsid w:val="001E2425"/>
    <w:rsid w:val="001E3D02"/>
    <w:rsid w:val="001E5BB4"/>
    <w:rsid w:val="001F3019"/>
    <w:rsid w:val="001F764C"/>
    <w:rsid w:val="0020179A"/>
    <w:rsid w:val="002120D9"/>
    <w:rsid w:val="00214188"/>
    <w:rsid w:val="00231344"/>
    <w:rsid w:val="00253433"/>
    <w:rsid w:val="002A7638"/>
    <w:rsid w:val="002B1C24"/>
    <w:rsid w:val="002D28C8"/>
    <w:rsid w:val="002D46B4"/>
    <w:rsid w:val="002D72AF"/>
    <w:rsid w:val="002E056A"/>
    <w:rsid w:val="002E3848"/>
    <w:rsid w:val="00325189"/>
    <w:rsid w:val="00332D4A"/>
    <w:rsid w:val="00375C90"/>
    <w:rsid w:val="0039481E"/>
    <w:rsid w:val="00394B90"/>
    <w:rsid w:val="003A4748"/>
    <w:rsid w:val="003A5005"/>
    <w:rsid w:val="003B2AED"/>
    <w:rsid w:val="003C19A2"/>
    <w:rsid w:val="003D4CFF"/>
    <w:rsid w:val="003F3E13"/>
    <w:rsid w:val="004106A7"/>
    <w:rsid w:val="00410766"/>
    <w:rsid w:val="0041536A"/>
    <w:rsid w:val="00443E01"/>
    <w:rsid w:val="00453933"/>
    <w:rsid w:val="00474BBF"/>
    <w:rsid w:val="00482A1D"/>
    <w:rsid w:val="004A41D3"/>
    <w:rsid w:val="004A59AD"/>
    <w:rsid w:val="004B379C"/>
    <w:rsid w:val="004B3FBC"/>
    <w:rsid w:val="004B5C53"/>
    <w:rsid w:val="004B7DF6"/>
    <w:rsid w:val="004D4577"/>
    <w:rsid w:val="004D6C24"/>
    <w:rsid w:val="004E205C"/>
    <w:rsid w:val="004F1BCB"/>
    <w:rsid w:val="00507151"/>
    <w:rsid w:val="00514CF0"/>
    <w:rsid w:val="0051736A"/>
    <w:rsid w:val="00522086"/>
    <w:rsid w:val="00522326"/>
    <w:rsid w:val="00526ECF"/>
    <w:rsid w:val="00526F33"/>
    <w:rsid w:val="00536248"/>
    <w:rsid w:val="00553073"/>
    <w:rsid w:val="00555D28"/>
    <w:rsid w:val="0056141D"/>
    <w:rsid w:val="005627E5"/>
    <w:rsid w:val="00563263"/>
    <w:rsid w:val="0056750F"/>
    <w:rsid w:val="00581ECB"/>
    <w:rsid w:val="0058216E"/>
    <w:rsid w:val="00594CD8"/>
    <w:rsid w:val="00596BFA"/>
    <w:rsid w:val="005A0C70"/>
    <w:rsid w:val="005B7989"/>
    <w:rsid w:val="005C6D8A"/>
    <w:rsid w:val="005D095A"/>
    <w:rsid w:val="005D4ADC"/>
    <w:rsid w:val="005E0E55"/>
    <w:rsid w:val="005E1167"/>
    <w:rsid w:val="00604D10"/>
    <w:rsid w:val="00610D77"/>
    <w:rsid w:val="00613984"/>
    <w:rsid w:val="006206DE"/>
    <w:rsid w:val="00620DED"/>
    <w:rsid w:val="0063425C"/>
    <w:rsid w:val="00637687"/>
    <w:rsid w:val="00643F1A"/>
    <w:rsid w:val="00664A48"/>
    <w:rsid w:val="0067444A"/>
    <w:rsid w:val="00681BD9"/>
    <w:rsid w:val="00685E0A"/>
    <w:rsid w:val="00692DE0"/>
    <w:rsid w:val="006A0CE3"/>
    <w:rsid w:val="006A7ACE"/>
    <w:rsid w:val="006B2E35"/>
    <w:rsid w:val="006C4686"/>
    <w:rsid w:val="006D6E06"/>
    <w:rsid w:val="00710E92"/>
    <w:rsid w:val="007213AD"/>
    <w:rsid w:val="00732676"/>
    <w:rsid w:val="007537D2"/>
    <w:rsid w:val="007709E9"/>
    <w:rsid w:val="0077582B"/>
    <w:rsid w:val="00791C14"/>
    <w:rsid w:val="0079521D"/>
    <w:rsid w:val="00797013"/>
    <w:rsid w:val="007B2A20"/>
    <w:rsid w:val="007C2535"/>
    <w:rsid w:val="007D1C24"/>
    <w:rsid w:val="007D3588"/>
    <w:rsid w:val="007F0400"/>
    <w:rsid w:val="00802502"/>
    <w:rsid w:val="00806FB3"/>
    <w:rsid w:val="0082252C"/>
    <w:rsid w:val="0083174F"/>
    <w:rsid w:val="00835AB1"/>
    <w:rsid w:val="00842F90"/>
    <w:rsid w:val="00843CB0"/>
    <w:rsid w:val="00854D0A"/>
    <w:rsid w:val="00864141"/>
    <w:rsid w:val="00870DC8"/>
    <w:rsid w:val="00877C2D"/>
    <w:rsid w:val="00881203"/>
    <w:rsid w:val="00883E78"/>
    <w:rsid w:val="008869D2"/>
    <w:rsid w:val="008E537D"/>
    <w:rsid w:val="008F4599"/>
    <w:rsid w:val="00904694"/>
    <w:rsid w:val="00915EB1"/>
    <w:rsid w:val="009207D5"/>
    <w:rsid w:val="009228CA"/>
    <w:rsid w:val="00950841"/>
    <w:rsid w:val="00962E0A"/>
    <w:rsid w:val="00966BFA"/>
    <w:rsid w:val="009750EB"/>
    <w:rsid w:val="00981D31"/>
    <w:rsid w:val="00983FDF"/>
    <w:rsid w:val="00990ED3"/>
    <w:rsid w:val="009C0532"/>
    <w:rsid w:val="009C21FE"/>
    <w:rsid w:val="009C2958"/>
    <w:rsid w:val="009C363C"/>
    <w:rsid w:val="009C7AE9"/>
    <w:rsid w:val="009D3B22"/>
    <w:rsid w:val="009F3352"/>
    <w:rsid w:val="009F6440"/>
    <w:rsid w:val="00A01D35"/>
    <w:rsid w:val="00A241D7"/>
    <w:rsid w:val="00A365D3"/>
    <w:rsid w:val="00A37DC9"/>
    <w:rsid w:val="00A42EE1"/>
    <w:rsid w:val="00A478D1"/>
    <w:rsid w:val="00A529A9"/>
    <w:rsid w:val="00A56571"/>
    <w:rsid w:val="00A63A26"/>
    <w:rsid w:val="00A8446D"/>
    <w:rsid w:val="00AA3BA1"/>
    <w:rsid w:val="00AA6F09"/>
    <w:rsid w:val="00AC2B13"/>
    <w:rsid w:val="00AD10D7"/>
    <w:rsid w:val="00AD1372"/>
    <w:rsid w:val="00AF1C86"/>
    <w:rsid w:val="00AF47DD"/>
    <w:rsid w:val="00AF59EA"/>
    <w:rsid w:val="00B06CFE"/>
    <w:rsid w:val="00B07803"/>
    <w:rsid w:val="00B210B9"/>
    <w:rsid w:val="00B447CA"/>
    <w:rsid w:val="00B459BB"/>
    <w:rsid w:val="00B45DD1"/>
    <w:rsid w:val="00B80FC3"/>
    <w:rsid w:val="00B83AC7"/>
    <w:rsid w:val="00B83AFD"/>
    <w:rsid w:val="00B91285"/>
    <w:rsid w:val="00BA531A"/>
    <w:rsid w:val="00BB5D8B"/>
    <w:rsid w:val="00BC2A17"/>
    <w:rsid w:val="00BC7326"/>
    <w:rsid w:val="00BD2014"/>
    <w:rsid w:val="00BF0D6B"/>
    <w:rsid w:val="00BF51A6"/>
    <w:rsid w:val="00C06770"/>
    <w:rsid w:val="00C0784F"/>
    <w:rsid w:val="00C12192"/>
    <w:rsid w:val="00C17114"/>
    <w:rsid w:val="00C1754E"/>
    <w:rsid w:val="00C22BE0"/>
    <w:rsid w:val="00C23DAC"/>
    <w:rsid w:val="00C27155"/>
    <w:rsid w:val="00C6010D"/>
    <w:rsid w:val="00C65110"/>
    <w:rsid w:val="00C71321"/>
    <w:rsid w:val="00C75CD5"/>
    <w:rsid w:val="00C768E7"/>
    <w:rsid w:val="00C86368"/>
    <w:rsid w:val="00CA4E22"/>
    <w:rsid w:val="00CC0FFF"/>
    <w:rsid w:val="00CC105D"/>
    <w:rsid w:val="00CC3100"/>
    <w:rsid w:val="00D331E1"/>
    <w:rsid w:val="00D37C00"/>
    <w:rsid w:val="00D5217A"/>
    <w:rsid w:val="00D6338A"/>
    <w:rsid w:val="00D64296"/>
    <w:rsid w:val="00D835F0"/>
    <w:rsid w:val="00D9319A"/>
    <w:rsid w:val="00D93F28"/>
    <w:rsid w:val="00DA21D0"/>
    <w:rsid w:val="00DA3151"/>
    <w:rsid w:val="00DB29AB"/>
    <w:rsid w:val="00DB4816"/>
    <w:rsid w:val="00DE09C9"/>
    <w:rsid w:val="00DE0A1D"/>
    <w:rsid w:val="00DE117C"/>
    <w:rsid w:val="00DE5A50"/>
    <w:rsid w:val="00E05C70"/>
    <w:rsid w:val="00E1143E"/>
    <w:rsid w:val="00E1378F"/>
    <w:rsid w:val="00E329E8"/>
    <w:rsid w:val="00E35604"/>
    <w:rsid w:val="00E375AC"/>
    <w:rsid w:val="00E506A1"/>
    <w:rsid w:val="00E51890"/>
    <w:rsid w:val="00E57C69"/>
    <w:rsid w:val="00E60CE0"/>
    <w:rsid w:val="00E662F5"/>
    <w:rsid w:val="00E831FE"/>
    <w:rsid w:val="00E838C9"/>
    <w:rsid w:val="00E87376"/>
    <w:rsid w:val="00E93BB8"/>
    <w:rsid w:val="00EA2BE4"/>
    <w:rsid w:val="00EA3CFF"/>
    <w:rsid w:val="00EA6935"/>
    <w:rsid w:val="00EB2697"/>
    <w:rsid w:val="00ED777E"/>
    <w:rsid w:val="00EE5E3F"/>
    <w:rsid w:val="00EF67E0"/>
    <w:rsid w:val="00EF70E4"/>
    <w:rsid w:val="00EF79B5"/>
    <w:rsid w:val="00F068E4"/>
    <w:rsid w:val="00F137A8"/>
    <w:rsid w:val="00F347B6"/>
    <w:rsid w:val="00F420CB"/>
    <w:rsid w:val="00F557F5"/>
    <w:rsid w:val="00F65DB6"/>
    <w:rsid w:val="00F71E34"/>
    <w:rsid w:val="00F834C9"/>
    <w:rsid w:val="00F9238E"/>
    <w:rsid w:val="00F94B13"/>
    <w:rsid w:val="00F953DB"/>
    <w:rsid w:val="00FA15A2"/>
    <w:rsid w:val="00FB3E8A"/>
    <w:rsid w:val="00FC1698"/>
    <w:rsid w:val="00FD3C70"/>
    <w:rsid w:val="00FF6ADE"/>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278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117C"/>
    <w:pPr>
      <w:tabs>
        <w:tab w:val="center" w:pos="4320"/>
        <w:tab w:val="right" w:pos="8640"/>
      </w:tabs>
    </w:pPr>
  </w:style>
  <w:style w:type="character" w:customStyle="1" w:styleId="HeaderChar">
    <w:name w:val="Header Char"/>
    <w:basedOn w:val="DefaultParagraphFont"/>
    <w:link w:val="Header"/>
    <w:uiPriority w:val="99"/>
    <w:rsid w:val="00DE117C"/>
  </w:style>
  <w:style w:type="paragraph" w:styleId="Footer">
    <w:name w:val="footer"/>
    <w:basedOn w:val="Normal"/>
    <w:link w:val="FooterChar"/>
    <w:uiPriority w:val="99"/>
    <w:semiHidden/>
    <w:unhideWhenUsed/>
    <w:rsid w:val="00DE117C"/>
    <w:pPr>
      <w:tabs>
        <w:tab w:val="center" w:pos="4320"/>
        <w:tab w:val="right" w:pos="8640"/>
      </w:tabs>
    </w:pPr>
  </w:style>
  <w:style w:type="character" w:customStyle="1" w:styleId="FooterChar">
    <w:name w:val="Footer Char"/>
    <w:basedOn w:val="DefaultParagraphFont"/>
    <w:link w:val="Footer"/>
    <w:uiPriority w:val="99"/>
    <w:semiHidden/>
    <w:rsid w:val="00DE117C"/>
  </w:style>
  <w:style w:type="paragraph" w:styleId="FootnoteText">
    <w:name w:val="footnote text"/>
    <w:basedOn w:val="Normal"/>
    <w:link w:val="FootnoteTextChar"/>
    <w:uiPriority w:val="99"/>
    <w:unhideWhenUsed/>
    <w:rsid w:val="00132549"/>
  </w:style>
  <w:style w:type="character" w:customStyle="1" w:styleId="FootnoteTextChar">
    <w:name w:val="Footnote Text Char"/>
    <w:basedOn w:val="DefaultParagraphFont"/>
    <w:link w:val="FootnoteText"/>
    <w:uiPriority w:val="99"/>
    <w:rsid w:val="00132549"/>
  </w:style>
  <w:style w:type="character" w:styleId="FootnoteReference">
    <w:name w:val="footnote reference"/>
    <w:basedOn w:val="DefaultParagraphFont"/>
    <w:uiPriority w:val="99"/>
    <w:unhideWhenUsed/>
    <w:rsid w:val="00132549"/>
    <w:rPr>
      <w:vertAlign w:val="superscript"/>
    </w:rPr>
  </w:style>
  <w:style w:type="paragraph" w:styleId="ListParagraph">
    <w:name w:val="List Paragraph"/>
    <w:basedOn w:val="Normal"/>
    <w:uiPriority w:val="34"/>
    <w:qFormat/>
    <w:rsid w:val="001932CB"/>
    <w:pPr>
      <w:ind w:left="720"/>
      <w:contextualSpacing/>
    </w:pPr>
  </w:style>
  <w:style w:type="paragraph" w:styleId="BalloonText">
    <w:name w:val="Balloon Text"/>
    <w:basedOn w:val="Normal"/>
    <w:link w:val="BalloonTextChar"/>
    <w:uiPriority w:val="99"/>
    <w:semiHidden/>
    <w:unhideWhenUsed/>
    <w:rsid w:val="00EA2BE4"/>
    <w:rPr>
      <w:rFonts w:ascii="Lucida Grande" w:hAnsi="Lucida Grande"/>
      <w:sz w:val="18"/>
      <w:szCs w:val="18"/>
    </w:rPr>
  </w:style>
  <w:style w:type="character" w:customStyle="1" w:styleId="BalloonTextChar">
    <w:name w:val="Balloon Text Char"/>
    <w:basedOn w:val="DefaultParagraphFont"/>
    <w:link w:val="BalloonText"/>
    <w:uiPriority w:val="99"/>
    <w:semiHidden/>
    <w:rsid w:val="00EA2BE4"/>
    <w:rPr>
      <w:rFonts w:ascii="Lucida Grande" w:hAnsi="Lucida Grande"/>
      <w:sz w:val="18"/>
      <w:szCs w:val="18"/>
    </w:rPr>
  </w:style>
  <w:style w:type="character" w:styleId="CommentReference">
    <w:name w:val="annotation reference"/>
    <w:basedOn w:val="DefaultParagraphFont"/>
    <w:uiPriority w:val="99"/>
    <w:semiHidden/>
    <w:unhideWhenUsed/>
    <w:rsid w:val="00375C90"/>
    <w:rPr>
      <w:sz w:val="18"/>
      <w:szCs w:val="18"/>
    </w:rPr>
  </w:style>
  <w:style w:type="paragraph" w:styleId="CommentText">
    <w:name w:val="annotation text"/>
    <w:basedOn w:val="Normal"/>
    <w:link w:val="CommentTextChar"/>
    <w:uiPriority w:val="99"/>
    <w:semiHidden/>
    <w:unhideWhenUsed/>
    <w:rsid w:val="00375C90"/>
  </w:style>
  <w:style w:type="character" w:customStyle="1" w:styleId="CommentTextChar">
    <w:name w:val="Comment Text Char"/>
    <w:basedOn w:val="DefaultParagraphFont"/>
    <w:link w:val="CommentText"/>
    <w:uiPriority w:val="99"/>
    <w:semiHidden/>
    <w:rsid w:val="00375C90"/>
  </w:style>
  <w:style w:type="paragraph" w:styleId="CommentSubject">
    <w:name w:val="annotation subject"/>
    <w:basedOn w:val="CommentText"/>
    <w:next w:val="CommentText"/>
    <w:link w:val="CommentSubjectChar"/>
    <w:uiPriority w:val="99"/>
    <w:semiHidden/>
    <w:unhideWhenUsed/>
    <w:rsid w:val="00375C90"/>
    <w:rPr>
      <w:b/>
      <w:bCs/>
      <w:sz w:val="20"/>
      <w:szCs w:val="20"/>
    </w:rPr>
  </w:style>
  <w:style w:type="character" w:customStyle="1" w:styleId="CommentSubjectChar">
    <w:name w:val="Comment Subject Char"/>
    <w:basedOn w:val="CommentTextChar"/>
    <w:link w:val="CommentSubject"/>
    <w:uiPriority w:val="99"/>
    <w:semiHidden/>
    <w:rsid w:val="00375C90"/>
    <w:rPr>
      <w:b/>
      <w:bCs/>
      <w:sz w:val="20"/>
      <w:szCs w:val="20"/>
    </w:rPr>
  </w:style>
  <w:style w:type="paragraph" w:styleId="Bibliography">
    <w:name w:val="Bibliography"/>
    <w:basedOn w:val="Normal"/>
    <w:next w:val="Normal"/>
    <w:uiPriority w:val="37"/>
    <w:unhideWhenUsed/>
    <w:rsid w:val="00453933"/>
    <w:pPr>
      <w:ind w:left="720" w:hanging="720"/>
    </w:pPr>
  </w:style>
  <w:style w:type="character" w:styleId="Hyperlink">
    <w:name w:val="Hyperlink"/>
    <w:basedOn w:val="DefaultParagraphFont"/>
    <w:uiPriority w:val="99"/>
    <w:unhideWhenUsed/>
    <w:rsid w:val="00D93F28"/>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117C"/>
    <w:pPr>
      <w:tabs>
        <w:tab w:val="center" w:pos="4320"/>
        <w:tab w:val="right" w:pos="8640"/>
      </w:tabs>
    </w:pPr>
  </w:style>
  <w:style w:type="character" w:customStyle="1" w:styleId="HeaderChar">
    <w:name w:val="Header Char"/>
    <w:basedOn w:val="DefaultParagraphFont"/>
    <w:link w:val="Header"/>
    <w:uiPriority w:val="99"/>
    <w:rsid w:val="00DE117C"/>
  </w:style>
  <w:style w:type="paragraph" w:styleId="Footer">
    <w:name w:val="footer"/>
    <w:basedOn w:val="Normal"/>
    <w:link w:val="FooterChar"/>
    <w:uiPriority w:val="99"/>
    <w:semiHidden/>
    <w:unhideWhenUsed/>
    <w:rsid w:val="00DE117C"/>
    <w:pPr>
      <w:tabs>
        <w:tab w:val="center" w:pos="4320"/>
        <w:tab w:val="right" w:pos="8640"/>
      </w:tabs>
    </w:pPr>
  </w:style>
  <w:style w:type="character" w:customStyle="1" w:styleId="FooterChar">
    <w:name w:val="Footer Char"/>
    <w:basedOn w:val="DefaultParagraphFont"/>
    <w:link w:val="Footer"/>
    <w:uiPriority w:val="99"/>
    <w:semiHidden/>
    <w:rsid w:val="00DE117C"/>
  </w:style>
  <w:style w:type="paragraph" w:styleId="FootnoteText">
    <w:name w:val="footnote text"/>
    <w:basedOn w:val="Normal"/>
    <w:link w:val="FootnoteTextChar"/>
    <w:uiPriority w:val="99"/>
    <w:unhideWhenUsed/>
    <w:rsid w:val="00132549"/>
  </w:style>
  <w:style w:type="character" w:customStyle="1" w:styleId="FootnoteTextChar">
    <w:name w:val="Footnote Text Char"/>
    <w:basedOn w:val="DefaultParagraphFont"/>
    <w:link w:val="FootnoteText"/>
    <w:uiPriority w:val="99"/>
    <w:rsid w:val="00132549"/>
  </w:style>
  <w:style w:type="character" w:styleId="FootnoteReference">
    <w:name w:val="footnote reference"/>
    <w:basedOn w:val="DefaultParagraphFont"/>
    <w:uiPriority w:val="99"/>
    <w:unhideWhenUsed/>
    <w:rsid w:val="00132549"/>
    <w:rPr>
      <w:vertAlign w:val="superscript"/>
    </w:rPr>
  </w:style>
  <w:style w:type="paragraph" w:styleId="ListParagraph">
    <w:name w:val="List Paragraph"/>
    <w:basedOn w:val="Normal"/>
    <w:uiPriority w:val="34"/>
    <w:qFormat/>
    <w:rsid w:val="001932CB"/>
    <w:pPr>
      <w:ind w:left="720"/>
      <w:contextualSpacing/>
    </w:pPr>
  </w:style>
  <w:style w:type="paragraph" w:styleId="BalloonText">
    <w:name w:val="Balloon Text"/>
    <w:basedOn w:val="Normal"/>
    <w:link w:val="BalloonTextChar"/>
    <w:uiPriority w:val="99"/>
    <w:semiHidden/>
    <w:unhideWhenUsed/>
    <w:rsid w:val="00EA2BE4"/>
    <w:rPr>
      <w:rFonts w:ascii="Lucida Grande" w:hAnsi="Lucida Grande"/>
      <w:sz w:val="18"/>
      <w:szCs w:val="18"/>
    </w:rPr>
  </w:style>
  <w:style w:type="character" w:customStyle="1" w:styleId="BalloonTextChar">
    <w:name w:val="Balloon Text Char"/>
    <w:basedOn w:val="DefaultParagraphFont"/>
    <w:link w:val="BalloonText"/>
    <w:uiPriority w:val="99"/>
    <w:semiHidden/>
    <w:rsid w:val="00EA2BE4"/>
    <w:rPr>
      <w:rFonts w:ascii="Lucida Grande" w:hAnsi="Lucida Grande"/>
      <w:sz w:val="18"/>
      <w:szCs w:val="18"/>
    </w:rPr>
  </w:style>
  <w:style w:type="character" w:styleId="CommentReference">
    <w:name w:val="annotation reference"/>
    <w:basedOn w:val="DefaultParagraphFont"/>
    <w:uiPriority w:val="99"/>
    <w:semiHidden/>
    <w:unhideWhenUsed/>
    <w:rsid w:val="00375C90"/>
    <w:rPr>
      <w:sz w:val="18"/>
      <w:szCs w:val="18"/>
    </w:rPr>
  </w:style>
  <w:style w:type="paragraph" w:styleId="CommentText">
    <w:name w:val="annotation text"/>
    <w:basedOn w:val="Normal"/>
    <w:link w:val="CommentTextChar"/>
    <w:uiPriority w:val="99"/>
    <w:semiHidden/>
    <w:unhideWhenUsed/>
    <w:rsid w:val="00375C90"/>
  </w:style>
  <w:style w:type="character" w:customStyle="1" w:styleId="CommentTextChar">
    <w:name w:val="Comment Text Char"/>
    <w:basedOn w:val="DefaultParagraphFont"/>
    <w:link w:val="CommentText"/>
    <w:uiPriority w:val="99"/>
    <w:semiHidden/>
    <w:rsid w:val="00375C90"/>
  </w:style>
  <w:style w:type="paragraph" w:styleId="CommentSubject">
    <w:name w:val="annotation subject"/>
    <w:basedOn w:val="CommentText"/>
    <w:next w:val="CommentText"/>
    <w:link w:val="CommentSubjectChar"/>
    <w:uiPriority w:val="99"/>
    <w:semiHidden/>
    <w:unhideWhenUsed/>
    <w:rsid w:val="00375C90"/>
    <w:rPr>
      <w:b/>
      <w:bCs/>
      <w:sz w:val="20"/>
      <w:szCs w:val="20"/>
    </w:rPr>
  </w:style>
  <w:style w:type="character" w:customStyle="1" w:styleId="CommentSubjectChar">
    <w:name w:val="Comment Subject Char"/>
    <w:basedOn w:val="CommentTextChar"/>
    <w:link w:val="CommentSubject"/>
    <w:uiPriority w:val="99"/>
    <w:semiHidden/>
    <w:rsid w:val="00375C90"/>
    <w:rPr>
      <w:b/>
      <w:bCs/>
      <w:sz w:val="20"/>
      <w:szCs w:val="20"/>
    </w:rPr>
  </w:style>
  <w:style w:type="paragraph" w:styleId="Bibliography">
    <w:name w:val="Bibliography"/>
    <w:basedOn w:val="Normal"/>
    <w:next w:val="Normal"/>
    <w:uiPriority w:val="37"/>
    <w:unhideWhenUsed/>
    <w:rsid w:val="00453933"/>
    <w:pPr>
      <w:ind w:left="720" w:hanging="720"/>
    </w:pPr>
  </w:style>
  <w:style w:type="character" w:styleId="Hyperlink">
    <w:name w:val="Hyperlink"/>
    <w:basedOn w:val="DefaultParagraphFont"/>
    <w:uiPriority w:val="99"/>
    <w:unhideWhenUsed/>
    <w:rsid w:val="00D93F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pmakuakane@earthlink.net" TargetMode="Externa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1672</Words>
  <Characters>9534</Characters>
  <Application>Microsoft Macintosh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SHAKA</dc:creator>
  <cp:keywords/>
  <cp:lastModifiedBy>Editorial Comments</cp:lastModifiedBy>
  <cp:revision>4</cp:revision>
  <dcterms:created xsi:type="dcterms:W3CDTF">2013-09-13T03:00:00Z</dcterms:created>
  <dcterms:modified xsi:type="dcterms:W3CDTF">2013-09-13T03:24:00Z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zotero-version="3.0.8"&gt;&lt;session id="Cq9f9gZd"/&gt;&lt;style id="http://www.zotero.org/styles/chicago-fullnote-bibliography" hasBibliography="1" bibliographyStyleHasBeenSet="1"/&gt;&lt;prefs&gt;&lt;pref name="fieldType" value="Field"/&gt;&lt;pref name="stor</vt:lpwstr>
  </property>
  <property fmtid="{D5CDD505-2E9C-101B-9397-08002B2CF9AE}" pid="3" name="ZOTERO_PREF_2">
    <vt:lpwstr>eReferences" value="false"/&gt;&lt;pref name="noteType" value="1"/&gt;&lt;/prefs&gt;&lt;/data&gt;</vt:lpwstr>
  </property>
</Properties>
</file>