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F57811" w14:textId="77777777" w:rsidR="008F3DF3" w:rsidRDefault="00270D34" w:rsidP="00167D3A">
      <w:pPr>
        <w:spacing w:after="120" w:line="360" w:lineRule="auto"/>
        <w:jc w:val="center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Routledge</w:t>
      </w:r>
      <w:proofErr w:type="spellEnd"/>
      <w:r>
        <w:rPr>
          <w:lang w:val="en-US"/>
        </w:rPr>
        <w:t xml:space="preserve"> Encyclopedia of Modernism</w:t>
      </w:r>
    </w:p>
    <w:p w14:paraId="0F0BE897" w14:textId="77777777" w:rsidR="00270D34" w:rsidRPr="00270D34" w:rsidRDefault="00270D34" w:rsidP="00167D3A">
      <w:pPr>
        <w:spacing w:after="120" w:line="360" w:lineRule="auto"/>
      </w:pPr>
    </w:p>
    <w:p w14:paraId="360E9522" w14:textId="77777777" w:rsidR="006A4148" w:rsidRDefault="00270D34" w:rsidP="00167D3A">
      <w:pPr>
        <w:spacing w:after="120" w:line="360" w:lineRule="auto"/>
        <w:rPr>
          <w:noProof/>
          <w:lang w:val="en-US" w:eastAsia="en-US"/>
        </w:rPr>
      </w:pPr>
      <w:r w:rsidRPr="00371876">
        <w:rPr>
          <w:b/>
        </w:rPr>
        <w:t>Etkin, Mariano (Josué)</w:t>
      </w:r>
      <w:r w:rsidR="00371876" w:rsidRPr="00371876">
        <w:rPr>
          <w:b/>
        </w:rPr>
        <w:t xml:space="preserve"> (</w:t>
      </w:r>
      <w:r w:rsidR="000E34FE" w:rsidRPr="00371876">
        <w:rPr>
          <w:b/>
        </w:rPr>
        <w:t>1943)</w:t>
      </w:r>
      <w:r w:rsidR="00371876" w:rsidRPr="00371876">
        <w:rPr>
          <w:noProof/>
          <w:lang w:val="en-US" w:eastAsia="en-US"/>
        </w:rPr>
        <w:t xml:space="preserve"> </w:t>
      </w:r>
    </w:p>
    <w:p w14:paraId="6719A548" w14:textId="74DE52D0" w:rsidR="000E34FE" w:rsidRPr="006A4148" w:rsidRDefault="00371876" w:rsidP="00167D3A">
      <w:pPr>
        <w:spacing w:after="120" w:line="360" w:lineRule="auto"/>
        <w:jc w:val="right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  <w:r w:rsidRPr="00371876">
        <w:rPr>
          <w:b/>
          <w:noProof/>
          <w:lang w:val="en-US" w:eastAsia="en-US"/>
        </w:rPr>
        <w:drawing>
          <wp:inline distT="0" distB="0" distL="0" distR="0" wp14:anchorId="215451CA" wp14:editId="3AD28195">
            <wp:extent cx="1994261" cy="2599267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k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323" cy="25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FF">
        <w:rPr>
          <w:noProof/>
          <w:lang w:val="en-US" w:eastAsia="en-US"/>
        </w:rPr>
        <w:t xml:space="preserve"> Ph</w:t>
      </w:r>
      <w:r w:rsidR="00BB2658">
        <w:rPr>
          <w:noProof/>
          <w:lang w:val="en-US" w:eastAsia="en-US"/>
        </w:rPr>
        <w:t>oto: M</w:t>
      </w:r>
      <w:r w:rsidR="00F1394F">
        <w:rPr>
          <w:noProof/>
          <w:lang w:val="en-US" w:eastAsia="en-US"/>
        </w:rPr>
        <w:t>aria Cecilia Villanueva</w:t>
      </w:r>
    </w:p>
    <w:p w14:paraId="7721B06D" w14:textId="62ED4AAD" w:rsidR="00270D34" w:rsidRPr="00DE1B22" w:rsidRDefault="00DE1B22" w:rsidP="00167D3A">
      <w:pPr>
        <w:spacing w:after="120" w:line="360" w:lineRule="auto"/>
        <w:rPr>
          <w:lang w:val="en-US"/>
        </w:rPr>
      </w:pPr>
      <w:r w:rsidRPr="00DE1B22">
        <w:rPr>
          <w:lang w:val="en-US"/>
        </w:rPr>
        <w:tab/>
        <w:t xml:space="preserve">Mariano </w:t>
      </w:r>
      <w:r w:rsidR="00D64342" w:rsidRPr="00DE1B22">
        <w:rPr>
          <w:lang w:val="en-US"/>
        </w:rPr>
        <w:t>Etkin</w:t>
      </w:r>
      <w:r w:rsidRPr="00DE1B22">
        <w:rPr>
          <w:lang w:val="en-US"/>
        </w:rPr>
        <w:t xml:space="preserve"> is a</w:t>
      </w:r>
      <w:r w:rsidR="00890573">
        <w:rPr>
          <w:lang w:val="en-US"/>
        </w:rPr>
        <w:t>n</w:t>
      </w:r>
      <w:r w:rsidRPr="00DE1B22">
        <w:rPr>
          <w:lang w:val="en-US"/>
        </w:rPr>
        <w:t xml:space="preserve"> Argentine</w:t>
      </w:r>
      <w:r w:rsidR="000C1A22">
        <w:rPr>
          <w:lang w:val="en-US"/>
        </w:rPr>
        <w:t>an</w:t>
      </w:r>
      <w:r w:rsidRPr="00DE1B22">
        <w:rPr>
          <w:lang w:val="en-US"/>
        </w:rPr>
        <w:t xml:space="preserve"> composer</w:t>
      </w:r>
      <w:r w:rsidR="00890573">
        <w:rPr>
          <w:lang w:val="en-US"/>
        </w:rPr>
        <w:t xml:space="preserve">, </w:t>
      </w:r>
      <w:del w:id="0" w:author="Laura Dosky" w:date="2014-10-06T20:08:00Z">
        <w:r w:rsidR="0012050F" w:rsidDel="00277150">
          <w:rPr>
            <w:lang w:val="en-US"/>
          </w:rPr>
          <w:delText>which</w:delText>
        </w:r>
        <w:r w:rsidRPr="00DE1B22" w:rsidDel="00277150">
          <w:rPr>
            <w:lang w:val="en-US"/>
          </w:rPr>
          <w:delText xml:space="preserve"> </w:delText>
        </w:r>
      </w:del>
      <w:ins w:id="1" w:author="Laura Dosky" w:date="2014-10-06T20:08:00Z">
        <w:r w:rsidR="00277150">
          <w:rPr>
            <w:lang w:val="en-US"/>
          </w:rPr>
          <w:t>who</w:t>
        </w:r>
        <w:r w:rsidR="00277150" w:rsidRPr="00DE1B22">
          <w:rPr>
            <w:lang w:val="en-US"/>
          </w:rPr>
          <w:t xml:space="preserve"> </w:t>
        </w:r>
      </w:ins>
      <w:r w:rsidR="00890573" w:rsidRPr="00890573">
        <w:rPr>
          <w:lang w:val="en-US"/>
        </w:rPr>
        <w:t xml:space="preserve">is among the most important </w:t>
      </w:r>
      <w:r w:rsidR="00890573">
        <w:rPr>
          <w:lang w:val="en-US"/>
        </w:rPr>
        <w:t>Latin-</w:t>
      </w:r>
      <w:r w:rsidR="00890573" w:rsidRPr="00890573">
        <w:rPr>
          <w:lang w:val="en-US"/>
        </w:rPr>
        <w:t>American composers of the second half of the twentieth century.</w:t>
      </w:r>
      <w:r w:rsidR="00432CEC">
        <w:rPr>
          <w:lang w:val="en-US"/>
        </w:rPr>
        <w:t xml:space="preserve"> </w:t>
      </w:r>
      <w:r w:rsidR="00432CEC" w:rsidRPr="00432CEC">
        <w:rPr>
          <w:lang w:val="en-US"/>
        </w:rPr>
        <w:t>He</w:t>
      </w:r>
      <w:ins w:id="2" w:author="Laura Dosky" w:date="2014-10-06T20:09:00Z">
        <w:r w:rsidR="00277150">
          <w:rPr>
            <w:lang w:val="en-US"/>
          </w:rPr>
          <w:t xml:space="preserve"> first</w:t>
        </w:r>
      </w:ins>
      <w:r w:rsidR="00432CEC" w:rsidRPr="00432CEC">
        <w:rPr>
          <w:lang w:val="en-US"/>
        </w:rPr>
        <w:t xml:space="preserve"> received </w:t>
      </w:r>
      <w:ins w:id="3" w:author="Laura Dosky" w:date="2014-10-06T20:09:00Z">
        <w:r w:rsidR="00277150">
          <w:rPr>
            <w:lang w:val="en-US"/>
          </w:rPr>
          <w:t xml:space="preserve">a </w:t>
        </w:r>
      </w:ins>
      <w:del w:id="4" w:author="Laura Dosky" w:date="2014-10-06T20:09:00Z">
        <w:r w:rsidR="00432CEC" w:rsidRPr="00432CEC" w:rsidDel="00277150">
          <w:rPr>
            <w:lang w:val="en-US"/>
          </w:rPr>
          <w:delText xml:space="preserve">his </w:delText>
        </w:r>
        <w:r w:rsidR="00432CEC" w:rsidDel="00277150">
          <w:rPr>
            <w:lang w:val="en-US"/>
          </w:rPr>
          <w:delText xml:space="preserve">main </w:delText>
        </w:r>
      </w:del>
      <w:r w:rsidR="00432CEC">
        <w:rPr>
          <w:lang w:val="en-US"/>
        </w:rPr>
        <w:t>musical education in his hometown,</w:t>
      </w:r>
      <w:r w:rsidR="00432CEC" w:rsidRPr="00432CEC">
        <w:rPr>
          <w:lang w:val="en-US"/>
        </w:rPr>
        <w:t xml:space="preserve"> Buenos Aires, and continued his studies in the United States and Europe.</w:t>
      </w:r>
      <w:r w:rsidR="0069199F">
        <w:rPr>
          <w:lang w:val="en-US"/>
        </w:rPr>
        <w:t xml:space="preserve"> </w:t>
      </w:r>
      <w:r w:rsidR="0069199F" w:rsidRPr="0069199F">
        <w:rPr>
          <w:lang w:val="en-US"/>
        </w:rPr>
        <w:t>Both</w:t>
      </w:r>
      <w:del w:id="5" w:author="Laura Dosky" w:date="2014-10-06T20:10:00Z">
        <w:r w:rsidR="0069199F" w:rsidDel="00277150">
          <w:rPr>
            <w:lang w:val="en-US"/>
          </w:rPr>
          <w:delText>,</w:delText>
        </w:r>
      </w:del>
      <w:r w:rsidR="0069199F">
        <w:rPr>
          <w:lang w:val="en-US"/>
        </w:rPr>
        <w:t xml:space="preserve"> his</w:t>
      </w:r>
      <w:r w:rsidR="0069199F" w:rsidRPr="0069199F">
        <w:rPr>
          <w:lang w:val="en-US"/>
        </w:rPr>
        <w:t xml:space="preserve"> music</w:t>
      </w:r>
      <w:del w:id="6" w:author="Laura Dosky" w:date="2014-10-06T20:10:00Z">
        <w:r w:rsidR="0069199F" w:rsidRPr="0069199F" w:rsidDel="00277150">
          <w:rPr>
            <w:lang w:val="en-US"/>
          </w:rPr>
          <w:delText>al</w:delText>
        </w:r>
      </w:del>
      <w:r w:rsidR="0069199F" w:rsidRPr="0069199F">
        <w:rPr>
          <w:lang w:val="en-US"/>
        </w:rPr>
        <w:t xml:space="preserve"> </w:t>
      </w:r>
      <w:del w:id="7" w:author="Laura Dosky" w:date="2014-10-06T20:10:00Z">
        <w:r w:rsidR="0069199F" w:rsidRPr="0069199F" w:rsidDel="00277150">
          <w:rPr>
            <w:lang w:val="en-US"/>
          </w:rPr>
          <w:delText xml:space="preserve">creation </w:delText>
        </w:r>
      </w:del>
      <w:r w:rsidR="0069199F" w:rsidRPr="0069199F">
        <w:rPr>
          <w:lang w:val="en-US"/>
        </w:rPr>
        <w:t>a</w:t>
      </w:r>
      <w:ins w:id="8" w:author="Laura Dosky" w:date="2014-10-06T20:10:00Z">
        <w:r w:rsidR="00277150">
          <w:rPr>
            <w:lang w:val="en-US"/>
          </w:rPr>
          <w:t>nd</w:t>
        </w:r>
      </w:ins>
      <w:del w:id="9" w:author="Laura Dosky" w:date="2014-10-06T20:10:00Z">
        <w:r w:rsidR="0069199F" w:rsidRPr="0069199F" w:rsidDel="00277150">
          <w:rPr>
            <w:lang w:val="en-US"/>
          </w:rPr>
          <w:delText>s</w:delText>
        </w:r>
      </w:del>
      <w:r w:rsidR="0069199F" w:rsidRPr="0069199F">
        <w:rPr>
          <w:lang w:val="en-US"/>
        </w:rPr>
        <w:t xml:space="preserve"> his theoretical</w:t>
      </w:r>
      <w:r w:rsidR="0069199F">
        <w:rPr>
          <w:lang w:val="en-US"/>
        </w:rPr>
        <w:t xml:space="preserve"> </w:t>
      </w:r>
      <w:del w:id="10" w:author="Laura Dosky" w:date="2014-10-06T20:10:00Z">
        <w:r w:rsidR="0069199F" w:rsidDel="00277150">
          <w:rPr>
            <w:lang w:val="en-US"/>
          </w:rPr>
          <w:delText>produ</w:delText>
        </w:r>
        <w:r w:rsidR="00276DAA" w:rsidDel="00277150">
          <w:rPr>
            <w:lang w:val="en-US"/>
          </w:rPr>
          <w:delText>c</w:delText>
        </w:r>
        <w:r w:rsidR="0069199F" w:rsidDel="00277150">
          <w:rPr>
            <w:lang w:val="en-US"/>
          </w:rPr>
          <w:delText xml:space="preserve">tion </w:delText>
        </w:r>
      </w:del>
      <w:ins w:id="11" w:author="Laura Dosky" w:date="2014-10-06T20:10:00Z">
        <w:r w:rsidR="00277150">
          <w:rPr>
            <w:lang w:val="en-US"/>
          </w:rPr>
          <w:t xml:space="preserve">works </w:t>
        </w:r>
      </w:ins>
      <w:r w:rsidR="0069199F" w:rsidRPr="0069199F">
        <w:rPr>
          <w:lang w:val="en-US"/>
        </w:rPr>
        <w:t xml:space="preserve">are </w:t>
      </w:r>
      <w:commentRangeStart w:id="12"/>
      <w:r w:rsidR="0069199F" w:rsidRPr="0069199F">
        <w:rPr>
          <w:lang w:val="en-US"/>
        </w:rPr>
        <w:t>a benchmark for composers and researchers</w:t>
      </w:r>
      <w:commentRangeEnd w:id="12"/>
      <w:r w:rsidR="00277150">
        <w:rPr>
          <w:rStyle w:val="CommentReference"/>
        </w:rPr>
        <w:commentReference w:id="12"/>
      </w:r>
      <w:r w:rsidR="0069199F" w:rsidRPr="0069199F">
        <w:rPr>
          <w:lang w:val="en-US"/>
        </w:rPr>
        <w:t>.</w:t>
      </w:r>
      <w:r w:rsidR="002C1EE1">
        <w:rPr>
          <w:lang w:val="en-US"/>
        </w:rPr>
        <w:t xml:space="preserve"> </w:t>
      </w:r>
      <w:r w:rsidR="002C1EE1" w:rsidRPr="002C1EE1">
        <w:rPr>
          <w:lang w:val="en-US"/>
        </w:rPr>
        <w:t xml:space="preserve">By exploring perception thresholds, </w:t>
      </w:r>
      <w:proofErr w:type="spellStart"/>
      <w:r w:rsidR="002C1EE1" w:rsidRPr="002C1EE1">
        <w:rPr>
          <w:lang w:val="en-US"/>
        </w:rPr>
        <w:t>Etkin</w:t>
      </w:r>
      <w:r w:rsidR="002C1EE1">
        <w:rPr>
          <w:lang w:val="en-US"/>
        </w:rPr>
        <w:t>’s</w:t>
      </w:r>
      <w:proofErr w:type="spellEnd"/>
      <w:r w:rsidR="002C1EE1" w:rsidRPr="002C1EE1">
        <w:rPr>
          <w:lang w:val="en-US"/>
        </w:rPr>
        <w:t xml:space="preserve"> works unfold between </w:t>
      </w:r>
      <w:commentRangeStart w:id="13"/>
      <w:r w:rsidR="002C1EE1" w:rsidRPr="002C1EE1">
        <w:rPr>
          <w:lang w:val="en-US"/>
        </w:rPr>
        <w:t xml:space="preserve">real and apparent </w:t>
      </w:r>
      <w:commentRangeEnd w:id="13"/>
      <w:r w:rsidR="00277150">
        <w:rPr>
          <w:rStyle w:val="CommentReference"/>
        </w:rPr>
        <w:commentReference w:id="13"/>
      </w:r>
      <w:r w:rsidR="002C1EE1" w:rsidRPr="002C1EE1">
        <w:rPr>
          <w:lang w:val="en-US"/>
        </w:rPr>
        <w:t>in a profuse and ambiguous sound world.</w:t>
      </w:r>
      <w:r w:rsidR="008638FF">
        <w:rPr>
          <w:lang w:val="en-US"/>
        </w:rPr>
        <w:t xml:space="preserve"> </w:t>
      </w:r>
      <w:r w:rsidR="008638FF" w:rsidRPr="008638FF">
        <w:rPr>
          <w:lang w:val="en-US"/>
        </w:rPr>
        <w:t>His writings address the study of musical works and issues around music creation.</w:t>
      </w:r>
    </w:p>
    <w:p w14:paraId="1A8C95DB" w14:textId="77777777" w:rsidR="00DE1B22" w:rsidRDefault="00DE1B22" w:rsidP="00167D3A">
      <w:pPr>
        <w:spacing w:after="120" w:line="360" w:lineRule="auto"/>
      </w:pPr>
    </w:p>
    <w:p w14:paraId="15C93CC5" w14:textId="77777777" w:rsidR="00DA6FF1" w:rsidRPr="00F212EB" w:rsidRDefault="00DA6FF1" w:rsidP="002C1844">
      <w:pPr>
        <w:widowControl w:val="0"/>
        <w:autoSpaceDE w:val="0"/>
        <w:autoSpaceDN w:val="0"/>
        <w:adjustRightInd w:val="0"/>
        <w:spacing w:line="360" w:lineRule="auto"/>
        <w:jc w:val="left"/>
        <w:rPr>
          <w:b/>
          <w:lang w:val="en-US"/>
        </w:rPr>
      </w:pPr>
      <w:r w:rsidRPr="00F212EB">
        <w:rPr>
          <w:b/>
          <w:lang w:val="en-US"/>
        </w:rPr>
        <w:t>Timeline of Life</w:t>
      </w:r>
    </w:p>
    <w:p w14:paraId="642D0E2E" w14:textId="0565BD88" w:rsidR="00DA6FF1" w:rsidRPr="00AE3E25" w:rsidRDefault="00A26718" w:rsidP="00A26718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u w:val="single"/>
          <w:lang w:val="en-US"/>
        </w:rPr>
      </w:pPr>
      <w:r>
        <w:rPr>
          <w:sz w:val="18"/>
          <w:szCs w:val="18"/>
          <w:u w:val="single"/>
          <w:lang w:val="en-US"/>
        </w:rPr>
        <w:t xml:space="preserve"> </w:t>
      </w:r>
      <w:r w:rsidR="00447DA0" w:rsidRPr="00AE3E25">
        <w:rPr>
          <w:sz w:val="18"/>
          <w:szCs w:val="18"/>
          <w:u w:val="single"/>
          <w:lang w:val="en-US"/>
        </w:rPr>
        <w:t>1943</w:t>
      </w:r>
      <w:r>
        <w:rPr>
          <w:sz w:val="18"/>
          <w:szCs w:val="18"/>
          <w:u w:val="single"/>
          <w:lang w:val="en-US"/>
        </w:rPr>
        <w:t xml:space="preserve">           </w:t>
      </w:r>
      <w:r w:rsidR="00DA6FF1" w:rsidRPr="00AE3E25">
        <w:rPr>
          <w:sz w:val="18"/>
          <w:szCs w:val="18"/>
          <w:u w:val="single"/>
          <w:lang w:val="en-US"/>
        </w:rPr>
        <w:t xml:space="preserve"> </w:t>
      </w:r>
      <w:r w:rsidR="00042A90" w:rsidRPr="00AE3E25">
        <w:rPr>
          <w:sz w:val="18"/>
          <w:szCs w:val="18"/>
          <w:u w:val="single"/>
          <w:lang w:val="en-US"/>
        </w:rPr>
        <w:t xml:space="preserve"> 1959 </w:t>
      </w:r>
      <w:r>
        <w:rPr>
          <w:sz w:val="18"/>
          <w:szCs w:val="18"/>
          <w:u w:val="single"/>
          <w:lang w:val="en-US"/>
        </w:rPr>
        <w:t xml:space="preserve">                     </w:t>
      </w:r>
      <w:r w:rsidR="00042A90" w:rsidRPr="00AE3E25">
        <w:rPr>
          <w:sz w:val="18"/>
          <w:szCs w:val="18"/>
          <w:u w:val="single"/>
          <w:lang w:val="en-US"/>
        </w:rPr>
        <w:t xml:space="preserve"> 1965  </w:t>
      </w:r>
      <w:r>
        <w:rPr>
          <w:sz w:val="18"/>
          <w:szCs w:val="18"/>
          <w:u w:val="single"/>
          <w:lang w:val="en-US"/>
        </w:rPr>
        <w:t xml:space="preserve">            </w:t>
      </w:r>
      <w:r w:rsidR="00605730">
        <w:rPr>
          <w:sz w:val="18"/>
          <w:szCs w:val="18"/>
          <w:u w:val="single"/>
          <w:lang w:val="en-US"/>
        </w:rPr>
        <w:t xml:space="preserve">  </w:t>
      </w:r>
      <w:r>
        <w:rPr>
          <w:sz w:val="18"/>
          <w:szCs w:val="18"/>
          <w:u w:val="single"/>
          <w:lang w:val="en-US"/>
        </w:rPr>
        <w:t xml:space="preserve">         </w:t>
      </w:r>
      <w:r w:rsidR="00AE3E25">
        <w:rPr>
          <w:sz w:val="18"/>
          <w:szCs w:val="18"/>
          <w:u w:val="single"/>
          <w:lang w:val="en-US"/>
        </w:rPr>
        <w:t xml:space="preserve">1968 </w:t>
      </w:r>
      <w:r w:rsidR="00D83DB0" w:rsidRPr="00AE3E25">
        <w:rPr>
          <w:sz w:val="18"/>
          <w:szCs w:val="18"/>
          <w:u w:val="single"/>
          <w:lang w:val="en-US"/>
        </w:rPr>
        <w:t xml:space="preserve"> </w:t>
      </w:r>
      <w:r>
        <w:rPr>
          <w:sz w:val="18"/>
          <w:szCs w:val="18"/>
          <w:u w:val="single"/>
          <w:lang w:val="en-US"/>
        </w:rPr>
        <w:t xml:space="preserve">                       </w:t>
      </w:r>
      <w:r w:rsidR="00D83DB0" w:rsidRPr="00AE3E25">
        <w:rPr>
          <w:sz w:val="18"/>
          <w:szCs w:val="18"/>
          <w:u w:val="single"/>
          <w:lang w:val="en-US"/>
        </w:rPr>
        <w:t>1971</w:t>
      </w:r>
      <w:r>
        <w:rPr>
          <w:sz w:val="18"/>
          <w:szCs w:val="18"/>
          <w:u w:val="single"/>
          <w:lang w:val="en-US"/>
        </w:rPr>
        <w:t xml:space="preserve">                                 </w:t>
      </w:r>
      <w:r w:rsidRPr="00A26718">
        <w:rPr>
          <w:sz w:val="18"/>
          <w:szCs w:val="18"/>
          <w:u w:val="single"/>
          <w:lang w:val="en-US"/>
        </w:rPr>
        <w:t>Currently</w:t>
      </w:r>
    </w:p>
    <w:p w14:paraId="2F85F8E4" w14:textId="5BB38C48" w:rsidR="00DA6FF1" w:rsidRDefault="00DA6FF1" w:rsidP="00605730">
      <w:pPr>
        <w:widowControl w:val="0"/>
        <w:autoSpaceDE w:val="0"/>
        <w:autoSpaceDN w:val="0"/>
        <w:adjustRightInd w:val="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</w:t>
      </w:r>
      <w:r w:rsidR="002C1844">
        <w:rPr>
          <w:sz w:val="18"/>
          <w:szCs w:val="18"/>
          <w:lang w:val="en-US"/>
        </w:rPr>
        <w:t xml:space="preserve">  </w:t>
      </w:r>
      <w:r w:rsidR="00605730">
        <w:rPr>
          <w:sz w:val="18"/>
          <w:szCs w:val="18"/>
          <w:lang w:val="en-US"/>
        </w:rPr>
        <w:t xml:space="preserve">                 </w:t>
      </w:r>
      <w:r w:rsidR="002C1844">
        <w:rPr>
          <w:sz w:val="18"/>
          <w:szCs w:val="18"/>
          <w:lang w:val="en-US"/>
        </w:rPr>
        <w:t>|</w:t>
      </w:r>
      <w:r w:rsidR="00605730">
        <w:rPr>
          <w:sz w:val="18"/>
          <w:szCs w:val="18"/>
          <w:lang w:val="en-US"/>
        </w:rPr>
        <w:t xml:space="preserve">         </w:t>
      </w:r>
      <w:r>
        <w:rPr>
          <w:sz w:val="18"/>
          <w:szCs w:val="18"/>
          <w:lang w:val="en-US"/>
        </w:rPr>
        <w:t xml:space="preserve">  </w:t>
      </w:r>
      <w:r w:rsidR="002C1844">
        <w:rPr>
          <w:sz w:val="18"/>
          <w:szCs w:val="18"/>
          <w:lang w:val="en-US"/>
        </w:rPr>
        <w:t xml:space="preserve">              </w:t>
      </w:r>
      <w:r w:rsidR="00605730">
        <w:rPr>
          <w:sz w:val="18"/>
          <w:szCs w:val="18"/>
          <w:lang w:val="en-US"/>
        </w:rPr>
        <w:t xml:space="preserve">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</w:t>
      </w:r>
      <w:r w:rsidR="002C1844">
        <w:rPr>
          <w:sz w:val="18"/>
          <w:szCs w:val="18"/>
          <w:lang w:val="en-US"/>
        </w:rPr>
        <w:t xml:space="preserve">         </w:t>
      </w:r>
      <w:r w:rsidR="00605730">
        <w:rPr>
          <w:sz w:val="18"/>
          <w:szCs w:val="18"/>
          <w:lang w:val="en-US"/>
        </w:rPr>
        <w:t xml:space="preserve">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</w:t>
      </w:r>
      <w:r>
        <w:rPr>
          <w:sz w:val="18"/>
          <w:szCs w:val="18"/>
          <w:lang w:val="en-US"/>
        </w:rPr>
        <w:t xml:space="preserve">| </w:t>
      </w:r>
      <w:r w:rsidR="00605730">
        <w:rPr>
          <w:sz w:val="18"/>
          <w:szCs w:val="18"/>
          <w:lang w:val="en-US"/>
        </w:rPr>
        <w:t xml:space="preserve">                                              </w:t>
      </w:r>
      <w:r>
        <w:rPr>
          <w:sz w:val="18"/>
          <w:szCs w:val="18"/>
          <w:lang w:val="en-US"/>
        </w:rPr>
        <w:t>|</w:t>
      </w:r>
    </w:p>
    <w:p w14:paraId="5DA37CB2" w14:textId="12198086" w:rsidR="00DA6FF1" w:rsidRPr="0096357C" w:rsidRDefault="002C1844" w:rsidP="00A26718">
      <w:pPr>
        <w:spacing w:after="120" w:line="360" w:lineRule="auto"/>
        <w:jc w:val="center"/>
        <w:rPr>
          <w:sz w:val="16"/>
          <w:szCs w:val="16"/>
          <w:lang w:val="en-US"/>
        </w:rPr>
      </w:pPr>
      <w:proofErr w:type="gramStart"/>
      <w:r>
        <w:rPr>
          <w:sz w:val="16"/>
          <w:szCs w:val="16"/>
          <w:lang w:val="en-US"/>
        </w:rPr>
        <w:t>Born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26718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First work premiere</w:t>
      </w:r>
      <w:proofErr w:type="gramEnd"/>
      <w:r w:rsidR="0096357C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 xml:space="preserve">  </w:t>
      </w:r>
      <w:r w:rsidR="00042A90" w:rsidRPr="0096357C">
        <w:rPr>
          <w:sz w:val="16"/>
          <w:szCs w:val="16"/>
          <w:lang w:val="en-US"/>
        </w:rPr>
        <w:t>Joined at CLAEM</w:t>
      </w:r>
      <w:r w:rsidR="00D83DB0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 xml:space="preserve">  </w:t>
      </w:r>
      <w:r>
        <w:rPr>
          <w:sz w:val="16"/>
          <w:szCs w:val="16"/>
          <w:lang w:val="en-US"/>
        </w:rPr>
        <w:t xml:space="preserve"> </w:t>
      </w:r>
      <w:r w:rsidR="00AE3E25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26718">
        <w:rPr>
          <w:sz w:val="16"/>
          <w:szCs w:val="16"/>
          <w:lang w:val="en-US"/>
        </w:rPr>
        <w:t>Studied</w:t>
      </w:r>
      <w:r w:rsidR="00AE3E25" w:rsidRPr="0096357C">
        <w:rPr>
          <w:sz w:val="16"/>
          <w:szCs w:val="16"/>
          <w:lang w:val="en-US"/>
        </w:rPr>
        <w:t xml:space="preserve"> in Europe 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 </w:t>
      </w:r>
      <w:r w:rsidR="00AE3E25" w:rsidRPr="0096357C">
        <w:rPr>
          <w:sz w:val="16"/>
          <w:szCs w:val="16"/>
          <w:lang w:val="en-US"/>
        </w:rPr>
        <w:t>Returned to Argentina</w:t>
      </w:r>
      <w:r w:rsidR="0096357C" w:rsidRP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 </w:t>
      </w:r>
      <w:r w:rsidR="0096357C">
        <w:rPr>
          <w:sz w:val="16"/>
          <w:szCs w:val="16"/>
          <w:lang w:val="en-US"/>
        </w:rPr>
        <w:t xml:space="preserve"> </w:t>
      </w:r>
      <w:r w:rsidR="00FE63E8" w:rsidRPr="0096357C">
        <w:rPr>
          <w:sz w:val="16"/>
          <w:szCs w:val="16"/>
          <w:lang w:val="en-US"/>
        </w:rPr>
        <w:t xml:space="preserve"> </w:t>
      </w:r>
      <w:r w:rsidR="0096357C" w:rsidRPr="0096357C">
        <w:rPr>
          <w:sz w:val="16"/>
          <w:szCs w:val="16"/>
          <w:lang w:val="en-US"/>
        </w:rPr>
        <w:t>Teaches and composes</w:t>
      </w:r>
    </w:p>
    <w:p w14:paraId="22C9FCBA" w14:textId="77777777" w:rsidR="00447DA0" w:rsidRPr="00DA6FF1" w:rsidRDefault="00447DA0" w:rsidP="00DA6FF1">
      <w:pPr>
        <w:spacing w:after="120" w:line="360" w:lineRule="auto"/>
        <w:rPr>
          <w:b/>
          <w:sz w:val="18"/>
          <w:szCs w:val="18"/>
          <w:lang w:val="en-US"/>
        </w:rPr>
      </w:pPr>
    </w:p>
    <w:p w14:paraId="23ADD98E" w14:textId="77777777" w:rsidR="0070454D" w:rsidRPr="0070454D" w:rsidRDefault="0070454D" w:rsidP="002C1844">
      <w:pPr>
        <w:spacing w:after="120" w:line="360" w:lineRule="auto"/>
        <w:rPr>
          <w:b/>
          <w:lang w:val="en-US"/>
        </w:rPr>
      </w:pPr>
      <w:r w:rsidRPr="0070454D">
        <w:rPr>
          <w:b/>
          <w:lang w:val="en-US"/>
        </w:rPr>
        <w:t>Musical studies and career</w:t>
      </w:r>
    </w:p>
    <w:p w14:paraId="45B6E37A" w14:textId="7958492A" w:rsidR="0070454D" w:rsidRDefault="0070454D" w:rsidP="00167D3A">
      <w:pPr>
        <w:spacing w:after="120" w:line="360" w:lineRule="auto"/>
        <w:rPr>
          <w:lang w:val="en-US"/>
        </w:rPr>
      </w:pPr>
      <w:r w:rsidRPr="00BB4A3E">
        <w:rPr>
          <w:lang w:val="en-US"/>
        </w:rPr>
        <w:tab/>
      </w:r>
      <w:proofErr w:type="spellStart"/>
      <w:r w:rsidR="001013EE">
        <w:rPr>
          <w:lang w:val="en-US"/>
        </w:rPr>
        <w:t>Etkin</w:t>
      </w:r>
      <w:del w:id="14" w:author="Laura Dosky" w:date="2014-10-06T20:15:00Z">
        <w:r w:rsidR="00D94C49" w:rsidDel="007B1555">
          <w:rPr>
            <w:lang w:val="en-US"/>
          </w:rPr>
          <w:delText xml:space="preserve"> </w:delText>
        </w:r>
        <w:r w:rsidR="00BC182E" w:rsidRPr="00BB4A3E" w:rsidDel="007B1555">
          <w:rPr>
            <w:lang w:val="en-US"/>
          </w:rPr>
          <w:delText xml:space="preserve">started </w:delText>
        </w:r>
      </w:del>
      <w:ins w:id="15" w:author="Laura Dosky" w:date="2014-10-06T20:15:00Z">
        <w:r w:rsidR="007B1555">
          <w:rPr>
            <w:lang w:val="en-US"/>
          </w:rPr>
          <w:t>’s</w:t>
        </w:r>
        <w:proofErr w:type="spellEnd"/>
        <w:r w:rsidR="007B1555">
          <w:rPr>
            <w:lang w:val="en-US"/>
          </w:rPr>
          <w:t xml:space="preserve"> </w:t>
        </w:r>
      </w:ins>
      <w:del w:id="16" w:author="Laura Dosky" w:date="2014-10-06T20:15:00Z">
        <w:r w:rsidR="00BC182E" w:rsidRPr="00BB4A3E" w:rsidDel="007B1555">
          <w:rPr>
            <w:lang w:val="en-US"/>
          </w:rPr>
          <w:delText xml:space="preserve">his </w:delText>
        </w:r>
      </w:del>
      <w:r w:rsidR="00BC182E" w:rsidRPr="00BB4A3E">
        <w:rPr>
          <w:lang w:val="en-US"/>
        </w:rPr>
        <w:t>training</w:t>
      </w:r>
      <w:ins w:id="17" w:author="Laura Dosky" w:date="2014-10-06T20:15:00Z">
        <w:r w:rsidR="007B1555">
          <w:rPr>
            <w:lang w:val="en-US"/>
          </w:rPr>
          <w:t xml:space="preserve"> began</w:t>
        </w:r>
      </w:ins>
      <w:r w:rsidR="00BC182E" w:rsidRPr="00BB4A3E">
        <w:rPr>
          <w:lang w:val="en-US"/>
        </w:rPr>
        <w:t xml:space="preserve"> </w:t>
      </w:r>
      <w:del w:id="18" w:author="Laura Dosky" w:date="2014-10-06T20:15:00Z">
        <w:r w:rsidR="00BC182E" w:rsidRPr="00BB4A3E" w:rsidDel="00277150">
          <w:rPr>
            <w:lang w:val="en-US"/>
          </w:rPr>
          <w:delText xml:space="preserve">from </w:delText>
        </w:r>
      </w:del>
      <w:ins w:id="19" w:author="Laura Dosky" w:date="2014-10-06T20:15:00Z">
        <w:r w:rsidR="00277150">
          <w:rPr>
            <w:lang w:val="en-US"/>
          </w:rPr>
          <w:t>in</w:t>
        </w:r>
        <w:r w:rsidR="00277150" w:rsidRPr="00BB4A3E">
          <w:rPr>
            <w:lang w:val="en-US"/>
          </w:rPr>
          <w:t xml:space="preserve"> </w:t>
        </w:r>
      </w:ins>
      <w:r w:rsidR="00BC182E" w:rsidRPr="00BB4A3E">
        <w:rPr>
          <w:lang w:val="en-US"/>
        </w:rPr>
        <w:t>a rich family musical environment and</w:t>
      </w:r>
      <w:ins w:id="20" w:author="Laura Dosky" w:date="2014-10-06T22:07:00Z">
        <w:r w:rsidR="00EA4867">
          <w:rPr>
            <w:lang w:val="en-US"/>
          </w:rPr>
          <w:t xml:space="preserve"> also</w:t>
        </w:r>
      </w:ins>
      <w:r w:rsidR="00BC182E" w:rsidRPr="00BB4A3E">
        <w:rPr>
          <w:lang w:val="en-US"/>
        </w:rPr>
        <w:t xml:space="preserve"> </w:t>
      </w:r>
      <w:r w:rsidR="00BB4A3E" w:rsidRPr="00BB4A3E">
        <w:rPr>
          <w:lang w:val="en-US"/>
        </w:rPr>
        <w:t>at</w:t>
      </w:r>
      <w:r w:rsidR="00BC182E" w:rsidRPr="00BB4A3E">
        <w:rPr>
          <w:lang w:val="en-US"/>
        </w:rPr>
        <w:t xml:space="preserve"> the Williams Conservatory of Buenos Aires.</w:t>
      </w:r>
      <w:r w:rsidR="00D20E69">
        <w:rPr>
          <w:lang w:val="en-US"/>
        </w:rPr>
        <w:t xml:space="preserve"> </w:t>
      </w:r>
      <w:commentRangeStart w:id="21"/>
      <w:ins w:id="22" w:author="Laura Dosky" w:date="2014-10-06T20:16:00Z">
        <w:r w:rsidR="007B1555">
          <w:rPr>
            <w:lang w:val="en-US"/>
          </w:rPr>
          <w:t>R</w:t>
        </w:r>
      </w:ins>
      <w:del w:id="23" w:author="Laura Dosky" w:date="2014-10-06T20:16:00Z">
        <w:r w:rsidR="00216FF7" w:rsidDel="007B1555">
          <w:rPr>
            <w:lang w:val="en-US"/>
          </w:rPr>
          <w:delText>The r</w:delText>
        </w:r>
      </w:del>
      <w:r w:rsidR="00D20E69" w:rsidRPr="00D20E69">
        <w:rPr>
          <w:lang w:val="en-US"/>
        </w:rPr>
        <w:t>eading</w:t>
      </w:r>
      <w:del w:id="24" w:author="Laura Dosky" w:date="2014-10-06T20:16:00Z">
        <w:r w:rsidR="00216FF7" w:rsidDel="007B1555">
          <w:rPr>
            <w:lang w:val="en-US"/>
          </w:rPr>
          <w:delText xml:space="preserve"> of</w:delText>
        </w:r>
      </w:del>
      <w:r w:rsidR="00D20E69" w:rsidRPr="00D20E69">
        <w:rPr>
          <w:lang w:val="en-US"/>
        </w:rPr>
        <w:t xml:space="preserve"> </w:t>
      </w:r>
      <w:r w:rsidR="006C4C63" w:rsidRPr="00D20E69">
        <w:rPr>
          <w:lang w:val="en-US"/>
        </w:rPr>
        <w:t>Juan Carlos Paz</w:t>
      </w:r>
      <w:r w:rsidR="006C4C63">
        <w:rPr>
          <w:lang w:val="en-US"/>
        </w:rPr>
        <w:t>’s</w:t>
      </w:r>
      <w:r w:rsidR="006C4C63" w:rsidRPr="00D20E69">
        <w:rPr>
          <w:i/>
          <w:lang w:val="en-US"/>
        </w:rPr>
        <w:t xml:space="preserve"> </w:t>
      </w:r>
      <w:r w:rsidR="00D20E69" w:rsidRPr="00D20E69">
        <w:rPr>
          <w:i/>
          <w:lang w:val="en-US"/>
        </w:rPr>
        <w:t>Introduction to the music of our time</w:t>
      </w:r>
      <w:r w:rsidR="00D20E69" w:rsidRPr="00D20E69">
        <w:rPr>
          <w:lang w:val="en-US"/>
        </w:rPr>
        <w:t xml:space="preserve"> (</w:t>
      </w:r>
      <w:proofErr w:type="spellStart"/>
      <w:r w:rsidR="006C4C63" w:rsidRPr="00D94C49">
        <w:rPr>
          <w:i/>
          <w:lang w:val="en-US"/>
        </w:rPr>
        <w:t>Introducción</w:t>
      </w:r>
      <w:proofErr w:type="spellEnd"/>
      <w:r w:rsidR="006C4C63" w:rsidRPr="00D94C49">
        <w:rPr>
          <w:i/>
          <w:lang w:val="en-US"/>
        </w:rPr>
        <w:t xml:space="preserve"> a la </w:t>
      </w:r>
      <w:proofErr w:type="spellStart"/>
      <w:r w:rsidR="006C4C63" w:rsidRPr="00D94C49">
        <w:rPr>
          <w:i/>
          <w:lang w:val="en-US"/>
        </w:rPr>
        <w:t>música</w:t>
      </w:r>
      <w:proofErr w:type="spellEnd"/>
      <w:r w:rsidR="006C4C63" w:rsidRPr="00D94C49">
        <w:rPr>
          <w:i/>
          <w:lang w:val="en-US"/>
        </w:rPr>
        <w:t xml:space="preserve"> de </w:t>
      </w:r>
      <w:proofErr w:type="spellStart"/>
      <w:r w:rsidR="006C4C63" w:rsidRPr="00D94C49">
        <w:rPr>
          <w:i/>
          <w:lang w:val="en-US"/>
        </w:rPr>
        <w:t>nuestro</w:t>
      </w:r>
      <w:proofErr w:type="spellEnd"/>
      <w:r w:rsidR="006C4C63" w:rsidRPr="00D94C49">
        <w:rPr>
          <w:i/>
          <w:lang w:val="en-US"/>
        </w:rPr>
        <w:t xml:space="preserve"> </w:t>
      </w:r>
      <w:proofErr w:type="spellStart"/>
      <w:r w:rsidR="006C4C63" w:rsidRPr="00D94C49">
        <w:rPr>
          <w:i/>
          <w:lang w:val="en-US"/>
        </w:rPr>
        <w:t>tiempo</w:t>
      </w:r>
      <w:proofErr w:type="spellEnd"/>
      <w:r w:rsidR="006C4C63">
        <w:rPr>
          <w:lang w:val="en-US"/>
        </w:rPr>
        <w:t xml:space="preserve">, </w:t>
      </w:r>
      <w:r w:rsidR="00D94C49">
        <w:rPr>
          <w:lang w:val="en-US"/>
        </w:rPr>
        <w:t>1955)</w:t>
      </w:r>
      <w:r w:rsidR="00D20E69" w:rsidRPr="00D20E69">
        <w:rPr>
          <w:lang w:val="en-US"/>
        </w:rPr>
        <w:t xml:space="preserve"> prompted</w:t>
      </w:r>
      <w:r w:rsidR="001013EE">
        <w:rPr>
          <w:lang w:val="en-US"/>
        </w:rPr>
        <w:t xml:space="preserve"> </w:t>
      </w:r>
      <w:proofErr w:type="spellStart"/>
      <w:ins w:id="25" w:author="Laura Dosky" w:date="2014-10-06T22:07:00Z">
        <w:r w:rsidR="00EA4867">
          <w:rPr>
            <w:lang w:val="en-US"/>
          </w:rPr>
          <w:t>Etkin</w:t>
        </w:r>
      </w:ins>
      <w:proofErr w:type="spellEnd"/>
      <w:del w:id="26" w:author="Laura Dosky" w:date="2014-10-06T22:07:00Z">
        <w:r w:rsidR="001013EE" w:rsidDel="00EA4867">
          <w:rPr>
            <w:lang w:val="en-US"/>
          </w:rPr>
          <w:delText>him</w:delText>
        </w:r>
      </w:del>
      <w:r w:rsidR="001013EE">
        <w:rPr>
          <w:lang w:val="en-US"/>
        </w:rPr>
        <w:t xml:space="preserve"> to look for </w:t>
      </w:r>
      <w:commentRangeStart w:id="27"/>
      <w:r w:rsidR="001013EE">
        <w:rPr>
          <w:lang w:val="en-US"/>
        </w:rPr>
        <w:t xml:space="preserve">other ways </w:t>
      </w:r>
      <w:commentRangeEnd w:id="27"/>
      <w:r w:rsidR="007B1555">
        <w:rPr>
          <w:rStyle w:val="CommentReference"/>
        </w:rPr>
        <w:commentReference w:id="27"/>
      </w:r>
      <w:r w:rsidR="001013EE">
        <w:rPr>
          <w:lang w:val="en-US"/>
        </w:rPr>
        <w:t>and</w:t>
      </w:r>
      <w:ins w:id="28" w:author="Laura Dosky" w:date="2014-10-06T20:16:00Z">
        <w:r w:rsidR="007B1555">
          <w:rPr>
            <w:lang w:val="en-US"/>
          </w:rPr>
          <w:t xml:space="preserve"> he</w:t>
        </w:r>
      </w:ins>
      <w:r w:rsidR="00D94C49">
        <w:rPr>
          <w:lang w:val="en-US"/>
        </w:rPr>
        <w:t xml:space="preserve"> </w:t>
      </w:r>
      <w:r w:rsidR="00D20E69" w:rsidRPr="00D20E69">
        <w:rPr>
          <w:lang w:val="en-US"/>
        </w:rPr>
        <w:t>began</w:t>
      </w:r>
      <w:commentRangeEnd w:id="21"/>
      <w:r w:rsidR="00EA4867">
        <w:rPr>
          <w:rStyle w:val="CommentReference"/>
        </w:rPr>
        <w:commentReference w:id="21"/>
      </w:r>
      <w:del w:id="29" w:author="Laura Dosky" w:date="2014-10-06T22:08:00Z">
        <w:r w:rsidR="00D20E69" w:rsidRPr="00D20E69" w:rsidDel="00EA4867">
          <w:rPr>
            <w:lang w:val="en-US"/>
          </w:rPr>
          <w:delText xml:space="preserve"> </w:delText>
        </w:r>
      </w:del>
      <w:ins w:id="30" w:author="Laura Dosky" w:date="2014-10-06T20:16:00Z">
        <w:r w:rsidR="007B1555">
          <w:rPr>
            <w:lang w:val="en-US"/>
          </w:rPr>
          <w:t xml:space="preserve"> to </w:t>
        </w:r>
      </w:ins>
      <w:r w:rsidR="00D20E69" w:rsidRPr="00D20E69">
        <w:rPr>
          <w:lang w:val="en-US"/>
        </w:rPr>
        <w:t>study</w:t>
      </w:r>
      <w:del w:id="31" w:author="Laura Dosky" w:date="2014-10-06T20:16:00Z">
        <w:r w:rsidR="00D20E69" w:rsidRPr="00D20E69" w:rsidDel="007B1555">
          <w:rPr>
            <w:lang w:val="en-US"/>
          </w:rPr>
          <w:delText>ing</w:delText>
        </w:r>
      </w:del>
      <w:r w:rsidR="00D20E69" w:rsidRPr="00D20E69">
        <w:rPr>
          <w:lang w:val="en-US"/>
        </w:rPr>
        <w:t xml:space="preserve"> piano and music theory with </w:t>
      </w:r>
      <w:r w:rsidR="00D20E69" w:rsidRPr="00D20E69">
        <w:rPr>
          <w:lang w:val="en-US"/>
        </w:rPr>
        <w:lastRenderedPageBreak/>
        <w:t>Ernesto Epstein.</w:t>
      </w:r>
      <w:r w:rsidR="00216FF7">
        <w:rPr>
          <w:lang w:val="en-US"/>
        </w:rPr>
        <w:t xml:space="preserve"> </w:t>
      </w:r>
      <w:del w:id="32" w:author="Laura Dosky" w:date="2014-10-06T22:09:00Z">
        <w:r w:rsidR="00216FF7" w:rsidRPr="00216FF7" w:rsidDel="00EA4867">
          <w:rPr>
            <w:lang w:val="en-US"/>
          </w:rPr>
          <w:delText xml:space="preserve">Subsequently </w:delText>
        </w:r>
      </w:del>
      <w:ins w:id="33" w:author="Laura Dosky" w:date="2014-10-06T22:09:00Z">
        <w:r w:rsidR="00EA4867">
          <w:rPr>
            <w:lang w:val="en-US"/>
          </w:rPr>
          <w:t>He</w:t>
        </w:r>
        <w:r w:rsidR="00EA4867" w:rsidRPr="00216FF7">
          <w:rPr>
            <w:lang w:val="en-US"/>
          </w:rPr>
          <w:t xml:space="preserve"> </w:t>
        </w:r>
      </w:ins>
      <w:r w:rsidR="00216FF7" w:rsidRPr="00216FF7">
        <w:rPr>
          <w:lang w:val="en-US"/>
        </w:rPr>
        <w:t xml:space="preserve">continued his composition studies under the guidance of </w:t>
      </w:r>
      <w:r w:rsidR="00216FF7">
        <w:rPr>
          <w:lang w:val="en-US"/>
        </w:rPr>
        <w:t>Guillermo</w:t>
      </w:r>
      <w:r w:rsidR="00216FF7" w:rsidRPr="00216FF7">
        <w:rPr>
          <w:lang w:val="en-US"/>
        </w:rPr>
        <w:t xml:space="preserve"> </w:t>
      </w:r>
      <w:proofErr w:type="spellStart"/>
      <w:r w:rsidR="00216FF7" w:rsidRPr="00216FF7">
        <w:rPr>
          <w:lang w:val="en-US"/>
        </w:rPr>
        <w:t>Graetzer</w:t>
      </w:r>
      <w:proofErr w:type="spellEnd"/>
      <w:r w:rsidR="00216FF7" w:rsidRPr="00216FF7">
        <w:rPr>
          <w:lang w:val="en-US"/>
        </w:rPr>
        <w:t>.</w:t>
      </w:r>
      <w:r w:rsidR="003C4B32">
        <w:rPr>
          <w:lang w:val="en-US"/>
        </w:rPr>
        <w:t xml:space="preserve"> </w:t>
      </w:r>
      <w:ins w:id="34" w:author="Laura Dosky" w:date="2014-10-06T22:10:00Z">
        <w:r w:rsidR="00EA4867">
          <w:rPr>
            <w:lang w:val="en-US"/>
          </w:rPr>
          <w:t xml:space="preserve">Eventually, </w:t>
        </w:r>
      </w:ins>
      <w:proofErr w:type="spellStart"/>
      <w:r w:rsidR="003C4B32" w:rsidRPr="003C4B32">
        <w:rPr>
          <w:lang w:val="en-US"/>
        </w:rPr>
        <w:t>Etkin</w:t>
      </w:r>
      <w:proofErr w:type="spellEnd"/>
      <w:r w:rsidR="003C4B32" w:rsidRPr="003C4B32">
        <w:rPr>
          <w:lang w:val="en-US"/>
        </w:rPr>
        <w:t xml:space="preserve"> joined the group of composers </w:t>
      </w:r>
      <w:del w:id="35" w:author="Laura Dosky" w:date="2014-10-06T22:13:00Z">
        <w:r w:rsidR="003C4B32" w:rsidRPr="003C4B32" w:rsidDel="00EA4867">
          <w:rPr>
            <w:lang w:val="en-US"/>
          </w:rPr>
          <w:delText xml:space="preserve">around </w:delText>
        </w:r>
      </w:del>
      <w:ins w:id="36" w:author="Laura Dosky" w:date="2014-10-06T22:13:00Z">
        <w:r w:rsidR="00EA4867">
          <w:rPr>
            <w:lang w:val="en-US"/>
          </w:rPr>
          <w:t>known as</w:t>
        </w:r>
        <w:r w:rsidR="00EA4867" w:rsidRPr="003C4B32">
          <w:rPr>
            <w:lang w:val="en-US"/>
          </w:rPr>
          <w:t xml:space="preserve"> </w:t>
        </w:r>
      </w:ins>
      <w:r w:rsidR="003C4B32" w:rsidRPr="003C4B32">
        <w:rPr>
          <w:lang w:val="en-US"/>
        </w:rPr>
        <w:t xml:space="preserve">the </w:t>
      </w:r>
      <w:proofErr w:type="spellStart"/>
      <w:r w:rsidR="003C4B32" w:rsidRPr="006C4C63">
        <w:rPr>
          <w:i/>
          <w:lang w:val="en-US"/>
        </w:rPr>
        <w:t>Agrupación</w:t>
      </w:r>
      <w:proofErr w:type="spellEnd"/>
      <w:r w:rsidR="003C4B32" w:rsidRPr="006C4C63">
        <w:rPr>
          <w:i/>
          <w:lang w:val="en-US"/>
        </w:rPr>
        <w:t xml:space="preserve"> </w:t>
      </w:r>
      <w:proofErr w:type="spellStart"/>
      <w:r w:rsidR="003C4B32" w:rsidRPr="006C4C63">
        <w:rPr>
          <w:i/>
          <w:lang w:val="en-US"/>
        </w:rPr>
        <w:t>Euphonia</w:t>
      </w:r>
      <w:proofErr w:type="spellEnd"/>
      <w:r w:rsidR="003C4B32" w:rsidRPr="003C4B32">
        <w:rPr>
          <w:lang w:val="en-US"/>
        </w:rPr>
        <w:t xml:space="preserve"> </w:t>
      </w:r>
      <w:r w:rsidR="006C4C63">
        <w:rPr>
          <w:lang w:val="en-US"/>
        </w:rPr>
        <w:t>(</w:t>
      </w:r>
      <w:r w:rsidR="003C4B32" w:rsidRPr="003C4B32">
        <w:rPr>
          <w:lang w:val="en-US"/>
        </w:rPr>
        <w:t xml:space="preserve">then </w:t>
      </w:r>
      <w:proofErr w:type="spellStart"/>
      <w:r w:rsidR="006C4C63" w:rsidRPr="006C4C63">
        <w:rPr>
          <w:i/>
          <w:lang w:val="en-US"/>
        </w:rPr>
        <w:t>Agrupación</w:t>
      </w:r>
      <w:proofErr w:type="spellEnd"/>
      <w:r w:rsidR="006C4C63" w:rsidRPr="006C4C63">
        <w:rPr>
          <w:i/>
          <w:lang w:val="en-US"/>
        </w:rPr>
        <w:t xml:space="preserve"> </w:t>
      </w:r>
      <w:proofErr w:type="spellStart"/>
      <w:r w:rsidR="006C4C63" w:rsidRPr="006C4C63">
        <w:rPr>
          <w:i/>
          <w:lang w:val="en-US"/>
        </w:rPr>
        <w:t>Música</w:t>
      </w:r>
      <w:proofErr w:type="spellEnd"/>
      <w:r w:rsidR="006C4C63" w:rsidRPr="006C4C63">
        <w:rPr>
          <w:i/>
          <w:lang w:val="en-US"/>
        </w:rPr>
        <w:t xml:space="preserve"> Viva</w:t>
      </w:r>
      <w:r w:rsidR="006C4C63">
        <w:rPr>
          <w:lang w:val="en-US"/>
        </w:rPr>
        <w:t>)</w:t>
      </w:r>
      <w:r w:rsidR="00D3668E">
        <w:rPr>
          <w:lang w:val="en-US"/>
        </w:rPr>
        <w:t>,</w:t>
      </w:r>
      <w:r w:rsidR="003C4B32" w:rsidRPr="003C4B32">
        <w:rPr>
          <w:lang w:val="en-US"/>
        </w:rPr>
        <w:t xml:space="preserve"> </w:t>
      </w:r>
      <w:del w:id="37" w:author="Laura Dosky" w:date="2014-10-06T22:14:00Z">
        <w:r w:rsidR="003C4B32" w:rsidRPr="003C4B32" w:rsidDel="00EA4867">
          <w:rPr>
            <w:lang w:val="en-US"/>
          </w:rPr>
          <w:delText>formed mainly by</w:delText>
        </w:r>
      </w:del>
      <w:ins w:id="38" w:author="Laura Dosky" w:date="2014-10-06T22:14:00Z">
        <w:r w:rsidR="00EA4867">
          <w:rPr>
            <w:lang w:val="en-US"/>
          </w:rPr>
          <w:t>whose founding members included</w:t>
        </w:r>
      </w:ins>
      <w:r w:rsidR="003C4B32" w:rsidRPr="003C4B32">
        <w:rPr>
          <w:lang w:val="en-US"/>
        </w:rPr>
        <w:t xml:space="preserve"> Gerardo Gandini, Antonio Tauriello, Armando Krieger and Alcides Lanza.</w:t>
      </w:r>
      <w:r w:rsidR="00D94C49">
        <w:rPr>
          <w:lang w:val="en-US"/>
        </w:rPr>
        <w:t xml:space="preserve"> </w:t>
      </w:r>
      <w:r w:rsidR="00D94C49" w:rsidRPr="00D94C49">
        <w:rPr>
          <w:lang w:val="en-US"/>
        </w:rPr>
        <w:t>Together with th</w:t>
      </w:r>
      <w:ins w:id="39" w:author="Laura Dosky" w:date="2014-10-06T22:14:00Z">
        <w:r w:rsidR="00EA4867">
          <w:rPr>
            <w:lang w:val="en-US"/>
          </w:rPr>
          <w:t>e</w:t>
        </w:r>
      </w:ins>
      <w:del w:id="40" w:author="Laura Dosky" w:date="2014-10-06T22:14:00Z">
        <w:r w:rsidR="00D94C49" w:rsidRPr="00D94C49" w:rsidDel="00EA4867">
          <w:rPr>
            <w:lang w:val="en-US"/>
          </w:rPr>
          <w:delText>is</w:delText>
        </w:r>
      </w:del>
      <w:r w:rsidR="00D94C49" w:rsidRPr="00D94C49">
        <w:rPr>
          <w:lang w:val="en-US"/>
        </w:rPr>
        <w:t xml:space="preserve"> group of young composers, Etkin explored </w:t>
      </w:r>
      <w:del w:id="41" w:author="Laura Dosky" w:date="2014-10-06T22:15:00Z">
        <w:r w:rsidR="00D94C49" w:rsidRPr="00D94C49" w:rsidDel="00EA4867">
          <w:rPr>
            <w:lang w:val="en-US"/>
          </w:rPr>
          <w:delText>through the creation of</w:delText>
        </w:r>
      </w:del>
      <w:ins w:id="42" w:author="Laura Dosky" w:date="2014-10-06T22:15:00Z">
        <w:r w:rsidR="00EA4867">
          <w:rPr>
            <w:lang w:val="en-US"/>
          </w:rPr>
          <w:t>many of the</w:t>
        </w:r>
      </w:ins>
      <w:r w:rsidR="00D94C49" w:rsidRPr="00D94C49">
        <w:rPr>
          <w:lang w:val="en-US"/>
        </w:rPr>
        <w:t xml:space="preserve"> international trends in vogue during the </w:t>
      </w:r>
      <w:ins w:id="43" w:author="Laura Dosky" w:date="2014-10-06T22:15:00Z">
        <w:r w:rsidR="00EA4867">
          <w:rPr>
            <w:lang w:val="en-US"/>
          </w:rPr>
          <w:t>19</w:t>
        </w:r>
      </w:ins>
      <w:del w:id="44" w:author="Laura Dosky" w:date="2014-10-06T22:15:00Z">
        <w:r w:rsidR="00D94C49" w:rsidRPr="00D94C49" w:rsidDel="00EA4867">
          <w:rPr>
            <w:lang w:val="en-US"/>
          </w:rPr>
          <w:delText>'</w:delText>
        </w:r>
      </w:del>
      <w:r w:rsidR="00D94C49" w:rsidRPr="00D94C49">
        <w:rPr>
          <w:lang w:val="en-US"/>
        </w:rPr>
        <w:t>50s.</w:t>
      </w:r>
      <w:r w:rsidR="0082684E">
        <w:rPr>
          <w:lang w:val="en-US"/>
        </w:rPr>
        <w:t xml:space="preserve"> </w:t>
      </w:r>
      <w:r w:rsidR="0082684E" w:rsidRPr="0082684E">
        <w:rPr>
          <w:lang w:val="en-US"/>
        </w:rPr>
        <w:t xml:space="preserve">His first public premiere was </w:t>
      </w:r>
      <w:r w:rsidR="0082684E" w:rsidRPr="0082684E">
        <w:rPr>
          <w:i/>
          <w:lang w:val="en-US"/>
        </w:rPr>
        <w:t>Three Pieces</w:t>
      </w:r>
      <w:r w:rsidR="0082684E" w:rsidRPr="0082684E">
        <w:rPr>
          <w:lang w:val="en-US"/>
        </w:rPr>
        <w:t xml:space="preserve"> for Piano (1959).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 xml:space="preserve">Between 1965 and 1966, Etkin </w:t>
      </w:r>
      <w:ins w:id="45" w:author="Laura Dosky" w:date="2014-10-06T22:15:00Z">
        <w:r w:rsidR="00EA4867">
          <w:rPr>
            <w:lang w:val="en-US"/>
          </w:rPr>
          <w:t>w</w:t>
        </w:r>
      </w:ins>
      <w:del w:id="46" w:author="Laura Dosky" w:date="2014-10-06T22:15:00Z">
        <w:r w:rsidR="008F0C78" w:rsidRPr="008F0C78" w:rsidDel="00EA4867">
          <w:rPr>
            <w:lang w:val="en-US"/>
          </w:rPr>
          <w:delText xml:space="preserve">participated </w:delText>
        </w:r>
      </w:del>
      <w:r w:rsidR="008F0C78" w:rsidRPr="008F0C78">
        <w:rPr>
          <w:lang w:val="en-US"/>
        </w:rPr>
        <w:t xml:space="preserve">as a fellow </w:t>
      </w:r>
      <w:ins w:id="47" w:author="Laura Dosky" w:date="2014-10-06T22:15:00Z">
        <w:r w:rsidR="00EA4867">
          <w:rPr>
            <w:lang w:val="en-US"/>
          </w:rPr>
          <w:t>at</w:t>
        </w:r>
      </w:ins>
      <w:del w:id="48" w:author="Laura Dosky" w:date="2014-10-06T22:15:00Z">
        <w:r w:rsidR="008F0C78" w:rsidRPr="008F0C78" w:rsidDel="00EA4867">
          <w:rPr>
            <w:lang w:val="en-US"/>
          </w:rPr>
          <w:delText>in</w:delText>
        </w:r>
      </w:del>
      <w:r w:rsidR="008F0C78" w:rsidRPr="008F0C78">
        <w:rPr>
          <w:lang w:val="en-US"/>
        </w:rPr>
        <w:t xml:space="preserve"> the Latin American Centre for Advanced Musical Studies (CLAEM) of the Instituto Torcuato Di Tella</w:t>
      </w:r>
      <w:r w:rsidR="008F0C78">
        <w:rPr>
          <w:lang w:val="en-US"/>
        </w:rPr>
        <w:t xml:space="preserve"> (Buenos Aires)</w:t>
      </w:r>
      <w:r w:rsidR="008F0C78" w:rsidRPr="008F0C78">
        <w:rPr>
          <w:lang w:val="en-US"/>
        </w:rPr>
        <w:t>.</w:t>
      </w:r>
      <w:r w:rsidR="008F0C78">
        <w:rPr>
          <w:lang w:val="en-US"/>
        </w:rPr>
        <w:t xml:space="preserve"> </w:t>
      </w:r>
      <w:r w:rsidR="008F0C78" w:rsidRPr="008F0C78">
        <w:rPr>
          <w:lang w:val="en-US"/>
        </w:rPr>
        <w:t>There, he studied with Alberto Ginastera Etkin, Gerardo Gandini, Maurice Le Roux, Iannis Xenakis, Earle Brown and Mario Davidovsky, among others.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Between 1968 and 1970, </w:t>
      </w:r>
      <w:r w:rsidR="00A31700">
        <w:rPr>
          <w:lang w:val="en-US"/>
        </w:rPr>
        <w:t xml:space="preserve">he </w:t>
      </w:r>
      <w:r w:rsidR="00A31700" w:rsidRPr="00A31700">
        <w:rPr>
          <w:lang w:val="en-US"/>
        </w:rPr>
        <w:t xml:space="preserve">won </w:t>
      </w:r>
      <w:ins w:id="49" w:author="Laura Dosky" w:date="2014-10-06T22:16:00Z">
        <w:r w:rsidR="00EA4867">
          <w:rPr>
            <w:lang w:val="en-US"/>
          </w:rPr>
          <w:t>a number of</w:t>
        </w:r>
      </w:ins>
      <w:del w:id="50" w:author="Laura Dosky" w:date="2014-10-06T22:16:00Z">
        <w:r w:rsidR="00A31700" w:rsidRPr="00A31700" w:rsidDel="00EA4867">
          <w:rPr>
            <w:lang w:val="en-US"/>
          </w:rPr>
          <w:delText>the</w:delText>
        </w:r>
      </w:del>
      <w:r w:rsidR="00A31700" w:rsidRPr="00A31700">
        <w:rPr>
          <w:lang w:val="en-US"/>
        </w:rPr>
        <w:t xml:space="preserve"> Dutch government grants and </w:t>
      </w:r>
      <w:commentRangeStart w:id="51"/>
      <w:r w:rsidR="00A31700" w:rsidRPr="00A31700">
        <w:rPr>
          <w:lang w:val="en-US"/>
        </w:rPr>
        <w:t xml:space="preserve">the Organization of American States (OAS) </w:t>
      </w:r>
      <w:commentRangeEnd w:id="51"/>
      <w:r w:rsidR="00EA4867">
        <w:rPr>
          <w:rStyle w:val="CommentReference"/>
        </w:rPr>
        <w:commentReference w:id="51"/>
      </w:r>
      <w:r w:rsidR="00A31700" w:rsidRPr="00A31700">
        <w:rPr>
          <w:lang w:val="en-US"/>
        </w:rPr>
        <w:t xml:space="preserve">to study, respectively, Conducting at the Utrecht Conservatory with Paul </w:t>
      </w:r>
      <w:proofErr w:type="spellStart"/>
      <w:r w:rsidR="00A31700" w:rsidRPr="00A31700">
        <w:rPr>
          <w:lang w:val="en-US"/>
        </w:rPr>
        <w:t>Hupperts</w:t>
      </w:r>
      <w:proofErr w:type="spellEnd"/>
      <w:r w:rsidR="00A31700" w:rsidRPr="00A31700">
        <w:rPr>
          <w:lang w:val="en-US"/>
        </w:rPr>
        <w:t xml:space="preserve"> and composition at the Juilliard School of Music</w:t>
      </w:r>
      <w:r w:rsidR="00A31700">
        <w:rPr>
          <w:lang w:val="en-US"/>
        </w:rPr>
        <w:t xml:space="preserve"> in New York with Luciano </w:t>
      </w:r>
      <w:proofErr w:type="spellStart"/>
      <w:r w:rsidR="00A31700">
        <w:rPr>
          <w:lang w:val="en-US"/>
        </w:rPr>
        <w:t>Berio</w:t>
      </w:r>
      <w:proofErr w:type="spellEnd"/>
      <w:r w:rsidR="00A31700" w:rsidRPr="00A31700">
        <w:rPr>
          <w:lang w:val="en-US"/>
        </w:rPr>
        <w:t>.</w:t>
      </w:r>
      <w:r w:rsidR="00A31700">
        <w:rPr>
          <w:lang w:val="en-US"/>
        </w:rPr>
        <w:t xml:space="preserve"> </w:t>
      </w:r>
      <w:r w:rsidR="00A31700" w:rsidRPr="00A31700">
        <w:rPr>
          <w:lang w:val="en-US"/>
        </w:rPr>
        <w:t xml:space="preserve">In the Music Academy of Basel, Switzerland, he completed a course </w:t>
      </w:r>
      <w:ins w:id="52" w:author="Laura Dosky" w:date="2014-10-06T22:18:00Z">
        <w:r w:rsidR="00EA4867">
          <w:rPr>
            <w:lang w:val="en-US"/>
          </w:rPr>
          <w:t>on</w:t>
        </w:r>
      </w:ins>
      <w:del w:id="53" w:author="Laura Dosky" w:date="2014-10-06T22:18:00Z">
        <w:r w:rsidR="00A31700" w:rsidRPr="00A31700" w:rsidDel="00EA4867">
          <w:rPr>
            <w:lang w:val="en-US"/>
          </w:rPr>
          <w:delText>of</w:delText>
        </w:r>
      </w:del>
      <w:r w:rsidR="00A31700" w:rsidRPr="00A31700">
        <w:rPr>
          <w:lang w:val="en-US"/>
        </w:rPr>
        <w:t xml:space="preserve"> direction and interpretation of twentieth century music with Pierre Boulez. In 1971, the CLAEM awarded </w:t>
      </w:r>
      <w:r w:rsidR="00C316B0">
        <w:rPr>
          <w:lang w:val="en-US"/>
        </w:rPr>
        <w:t xml:space="preserve">him </w:t>
      </w:r>
      <w:r w:rsidR="00A31700" w:rsidRPr="00A31700">
        <w:rPr>
          <w:lang w:val="en-US"/>
        </w:rPr>
        <w:t>a second scholarship for composition.</w:t>
      </w:r>
    </w:p>
    <w:p w14:paraId="3A084552" w14:textId="416FB4C2" w:rsidR="00A0603F" w:rsidRDefault="00A0603F" w:rsidP="00167D3A">
      <w:pPr>
        <w:spacing w:after="120" w:line="360" w:lineRule="auto"/>
        <w:rPr>
          <w:lang w:val="en-US"/>
        </w:rPr>
      </w:pPr>
      <w:r w:rsidRPr="005A7712">
        <w:rPr>
          <w:lang w:val="en-US"/>
        </w:rPr>
        <w:tab/>
      </w:r>
      <w:proofErr w:type="spellStart"/>
      <w:r w:rsidR="0022722B" w:rsidRPr="005A7712">
        <w:rPr>
          <w:lang w:val="en-US"/>
        </w:rPr>
        <w:t>Etkin</w:t>
      </w:r>
      <w:ins w:id="54" w:author="Laura Dosky" w:date="2014-10-06T22:18:00Z">
        <w:r w:rsidR="00EA4867">
          <w:rPr>
            <w:lang w:val="en-US"/>
          </w:rPr>
          <w:t>’s</w:t>
        </w:r>
      </w:ins>
      <w:proofErr w:type="spellEnd"/>
      <w:r w:rsidR="0022722B" w:rsidRPr="005A7712">
        <w:rPr>
          <w:lang w:val="en-US"/>
        </w:rPr>
        <w:t xml:space="preserve"> </w:t>
      </w:r>
      <w:del w:id="55" w:author="Laura Dosky" w:date="2014-10-06T22:18:00Z">
        <w:r w:rsidR="0022722B" w:rsidRPr="005A7712" w:rsidDel="00EA4867">
          <w:rPr>
            <w:lang w:val="en-US"/>
          </w:rPr>
          <w:delText>has spread his musical thinking through various articles, lectures and their extensive teaching.</w:delText>
        </w:r>
        <w:r w:rsidR="000A5B6A" w:rsidRPr="005A7712" w:rsidDel="00EA4867">
          <w:rPr>
            <w:lang w:val="en-US"/>
          </w:rPr>
          <w:delText xml:space="preserve"> The </w:delText>
        </w:r>
      </w:del>
      <w:r w:rsidR="000A5B6A" w:rsidRPr="005A7712">
        <w:rPr>
          <w:lang w:val="en-US"/>
        </w:rPr>
        <w:t xml:space="preserve">writings, published mostly in </w:t>
      </w:r>
      <w:proofErr w:type="spellStart"/>
      <w:r w:rsidR="000A5B6A" w:rsidRPr="005A7712">
        <w:rPr>
          <w:i/>
          <w:lang w:val="en-US"/>
        </w:rPr>
        <w:t>Dérives</w:t>
      </w:r>
      <w:proofErr w:type="spellEnd"/>
      <w:r w:rsidR="000A5B6A" w:rsidRPr="005A7712">
        <w:rPr>
          <w:lang w:val="en-US"/>
        </w:rPr>
        <w:t xml:space="preserve"> (Montréal),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del Instituto Superior de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lang w:val="en-US"/>
        </w:rPr>
        <w:t xml:space="preserve"> (Santa Fe), </w:t>
      </w:r>
      <w:proofErr w:type="spellStart"/>
      <w:r w:rsidR="000A5B6A" w:rsidRPr="005A7712">
        <w:rPr>
          <w:i/>
          <w:lang w:val="en-US"/>
        </w:rPr>
        <w:t>Música</w:t>
      </w:r>
      <w:proofErr w:type="spellEnd"/>
      <w:r w:rsidR="000A5B6A" w:rsidRPr="005A7712">
        <w:rPr>
          <w:i/>
          <w:lang w:val="en-US"/>
        </w:rPr>
        <w:t xml:space="preserve">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(Buenos Aires), </w:t>
      </w:r>
      <w:proofErr w:type="spellStart"/>
      <w:r w:rsidR="000A5B6A" w:rsidRPr="005A7712">
        <w:rPr>
          <w:i/>
          <w:lang w:val="en-US"/>
        </w:rPr>
        <w:t>Revista</w:t>
      </w:r>
      <w:proofErr w:type="spellEnd"/>
      <w:r w:rsidR="000A5B6A" w:rsidRPr="005A7712">
        <w:rPr>
          <w:i/>
          <w:lang w:val="en-US"/>
        </w:rPr>
        <w:t xml:space="preserve"> Arte e </w:t>
      </w:r>
      <w:proofErr w:type="spellStart"/>
      <w:r w:rsidR="000A5B6A" w:rsidRPr="005A7712">
        <w:rPr>
          <w:i/>
          <w:lang w:val="en-US"/>
        </w:rPr>
        <w:t>Investigación</w:t>
      </w:r>
      <w:proofErr w:type="spellEnd"/>
      <w:r w:rsidR="000A5B6A" w:rsidRPr="005A7712">
        <w:rPr>
          <w:lang w:val="en-US"/>
        </w:rPr>
        <w:t xml:space="preserve"> (La Plata) and other compilations, address</w:t>
      </w:r>
      <w:del w:id="56" w:author="Laura Dosky" w:date="2014-10-06T22:18:00Z">
        <w:r w:rsidR="000A5B6A" w:rsidRPr="005A7712" w:rsidDel="00EA4867">
          <w:rPr>
            <w:lang w:val="en-US"/>
          </w:rPr>
          <w:delText>es</w:delText>
        </w:r>
      </w:del>
      <w:r w:rsidR="000A5B6A" w:rsidRPr="005A7712">
        <w:rPr>
          <w:lang w:val="en-US"/>
        </w:rPr>
        <w:t xml:space="preserve"> some of the problems </w:t>
      </w:r>
      <w:del w:id="57" w:author="Laura Dosky" w:date="2014-10-06T22:19:00Z">
        <w:r w:rsidR="000A5B6A" w:rsidRPr="005A7712" w:rsidDel="00EA4867">
          <w:rPr>
            <w:lang w:val="en-US"/>
          </w:rPr>
          <w:delText>on the</w:delText>
        </w:r>
      </w:del>
      <w:ins w:id="58" w:author="Laura Dosky" w:date="2014-10-06T22:19:00Z">
        <w:r w:rsidR="00EA4867">
          <w:rPr>
            <w:lang w:val="en-US"/>
          </w:rPr>
          <w:t>of</w:t>
        </w:r>
      </w:ins>
      <w:r w:rsidR="000A5B6A" w:rsidRPr="005A7712">
        <w:rPr>
          <w:lang w:val="en-US"/>
        </w:rPr>
        <w:t xml:space="preserve"> composition </w:t>
      </w:r>
      <w:del w:id="59" w:author="Laura Dosky" w:date="2014-10-06T22:19:00Z">
        <w:r w:rsidR="000A5B6A" w:rsidRPr="005A7712" w:rsidDel="00EA4867">
          <w:rPr>
            <w:lang w:val="en-US"/>
          </w:rPr>
          <w:delText>of most interest to Etkin</w:delText>
        </w:r>
      </w:del>
      <w:ins w:id="60" w:author="Laura Dosky" w:date="2014-10-06T22:19:00Z">
        <w:r w:rsidR="00EA4867">
          <w:rPr>
            <w:lang w:val="en-US"/>
          </w:rPr>
          <w:t xml:space="preserve">that were of interest to </w:t>
        </w:r>
        <w:proofErr w:type="spellStart"/>
        <w:r w:rsidR="00EA4867">
          <w:rPr>
            <w:lang w:val="en-US"/>
          </w:rPr>
          <w:t>Etkin</w:t>
        </w:r>
        <w:proofErr w:type="spellEnd"/>
        <w:r w:rsidR="00EA4867">
          <w:rPr>
            <w:lang w:val="en-US"/>
          </w:rPr>
          <w:t>, including the idea of</w:t>
        </w:r>
      </w:ins>
      <w:del w:id="61" w:author="Laura Dosky" w:date="2014-10-06T22:19:00Z">
        <w:r w:rsidR="000A5B6A" w:rsidRPr="005A7712" w:rsidDel="00EA4867">
          <w:rPr>
            <w:lang w:val="en-US"/>
          </w:rPr>
          <w:delText>:</w:delText>
        </w:r>
      </w:del>
      <w:r w:rsidR="005A7712">
        <w:rPr>
          <w:lang w:val="en-US"/>
        </w:rPr>
        <w:t xml:space="preserve"> </w:t>
      </w:r>
      <w:r w:rsidR="005A7712" w:rsidRPr="005A7712">
        <w:rPr>
          <w:lang w:val="en-US"/>
        </w:rPr>
        <w:t>perceptual thresholds</w:t>
      </w:r>
      <w:ins w:id="62" w:author="Laura Dosky" w:date="2014-10-06T22:20:00Z">
        <w:r w:rsidR="00EA4867">
          <w:rPr>
            <w:lang w:val="en-US"/>
          </w:rPr>
          <w:t xml:space="preserve"> and their effect</w:t>
        </w:r>
      </w:ins>
      <w:r w:rsidR="005A7712" w:rsidRPr="005A7712">
        <w:rPr>
          <w:lang w:val="en-US"/>
        </w:rPr>
        <w:t xml:space="preserve"> on the length and height of sound, identity issues, treatment of </w:t>
      </w:r>
      <w:r w:rsidR="005A7712">
        <w:rPr>
          <w:lang w:val="en-US"/>
        </w:rPr>
        <w:t xml:space="preserve">musical </w:t>
      </w:r>
      <w:r w:rsidR="005A7712" w:rsidRPr="005A7712">
        <w:rPr>
          <w:lang w:val="en-US"/>
        </w:rPr>
        <w:t>form and sound material.</w:t>
      </w:r>
    </w:p>
    <w:p w14:paraId="73C4DD29" w14:textId="59470A53" w:rsidR="008F0153" w:rsidRPr="00635D86" w:rsidRDefault="00DB0723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6C0FE5">
        <w:rPr>
          <w:lang w:val="en-US"/>
        </w:rPr>
        <w:t>Etkin</w:t>
      </w:r>
      <w:r w:rsidR="008F0B9C" w:rsidRPr="008F0B9C">
        <w:rPr>
          <w:lang w:val="en-US"/>
        </w:rPr>
        <w:t xml:space="preserve"> </w:t>
      </w:r>
      <w:ins w:id="63" w:author="Laura Dosky" w:date="2014-10-06T22:20:00Z">
        <w:r w:rsidR="00EA4867">
          <w:rPr>
            <w:lang w:val="en-US"/>
          </w:rPr>
          <w:t>worked as</w:t>
        </w:r>
      </w:ins>
      <w:del w:id="64" w:author="Laura Dosky" w:date="2014-10-06T22:20:00Z">
        <w:r w:rsidR="008F0B9C" w:rsidRPr="008F0B9C" w:rsidDel="00EA4867">
          <w:rPr>
            <w:lang w:val="en-US"/>
          </w:rPr>
          <w:delText>was</w:delText>
        </w:r>
      </w:del>
      <w:r w:rsidR="008F0B9C" w:rsidRPr="008F0B9C">
        <w:rPr>
          <w:lang w:val="en-US"/>
        </w:rPr>
        <w:t xml:space="preserve"> a professor at the National University of Tucuman, Rio Cuarto and </w:t>
      </w:r>
      <w:proofErr w:type="spellStart"/>
      <w:r w:rsidR="008F0B9C" w:rsidRPr="008F0B9C">
        <w:rPr>
          <w:lang w:val="en-US"/>
        </w:rPr>
        <w:t>Litoral</w:t>
      </w:r>
      <w:proofErr w:type="spellEnd"/>
      <w:r w:rsidR="008F0B9C" w:rsidRPr="008F0B9C">
        <w:rPr>
          <w:lang w:val="en-US"/>
        </w:rPr>
        <w:t xml:space="preserve"> (Argentina), </w:t>
      </w:r>
      <w:ins w:id="65" w:author="Laura Dosky" w:date="2014-10-06T22:20:00Z">
        <w:r w:rsidR="00EA4867">
          <w:rPr>
            <w:lang w:val="en-US"/>
          </w:rPr>
          <w:t xml:space="preserve">and also </w:t>
        </w:r>
      </w:ins>
      <w:r w:rsidR="008F0B9C" w:rsidRPr="008F0B9C">
        <w:rPr>
          <w:lang w:val="en-US"/>
        </w:rPr>
        <w:t xml:space="preserve">at McGill University and </w:t>
      </w:r>
      <w:proofErr w:type="spellStart"/>
      <w:r w:rsidR="008F0B9C" w:rsidRPr="008F0B9C">
        <w:rPr>
          <w:lang w:val="en-US"/>
        </w:rPr>
        <w:t>Wilfrid</w:t>
      </w:r>
      <w:proofErr w:type="spellEnd"/>
      <w:r w:rsidR="008F0B9C" w:rsidRPr="008F0B9C">
        <w:rPr>
          <w:lang w:val="en-US"/>
        </w:rPr>
        <w:t xml:space="preserve"> Laurier University (Canada).</w:t>
      </w:r>
      <w:r w:rsidR="006C0FE5" w:rsidRPr="006C0FE5">
        <w:rPr>
          <w:lang w:val="en-US"/>
        </w:rPr>
        <w:t xml:space="preserve"> </w:t>
      </w:r>
      <w:r w:rsidR="006C0FE5" w:rsidRPr="00BD643C">
        <w:rPr>
          <w:lang w:val="en-US"/>
        </w:rPr>
        <w:t xml:space="preserve">Currently, </w:t>
      </w:r>
      <w:r w:rsidR="006C0FE5">
        <w:rPr>
          <w:lang w:val="en-US"/>
        </w:rPr>
        <w:t>he</w:t>
      </w:r>
      <w:r w:rsidR="006C0FE5" w:rsidRPr="00BD643C">
        <w:rPr>
          <w:lang w:val="en-US"/>
        </w:rPr>
        <w:t xml:space="preserve"> teaches at the Faculty of Fine Arts of the National University of La Plata.</w:t>
      </w:r>
    </w:p>
    <w:p w14:paraId="2450098F" w14:textId="4C5364B6" w:rsidR="009C081F" w:rsidRPr="00C0440E" w:rsidRDefault="009C081F" w:rsidP="002C1844">
      <w:pPr>
        <w:spacing w:after="120" w:line="360" w:lineRule="auto"/>
        <w:rPr>
          <w:b/>
          <w:lang w:val="en-US"/>
        </w:rPr>
      </w:pPr>
      <w:r w:rsidRPr="00C0440E">
        <w:rPr>
          <w:b/>
          <w:lang w:val="en-US"/>
        </w:rPr>
        <w:t>Production and characteristics of the works</w:t>
      </w:r>
    </w:p>
    <w:p w14:paraId="364B8172" w14:textId="48772BBB" w:rsidR="009C081F" w:rsidRPr="009C081F" w:rsidRDefault="009C081F" w:rsidP="00167D3A">
      <w:pPr>
        <w:spacing w:after="120" w:line="360" w:lineRule="auto"/>
        <w:rPr>
          <w:lang w:val="en-US"/>
        </w:rPr>
      </w:pPr>
      <w:r>
        <w:rPr>
          <w:lang w:val="en-US"/>
        </w:rPr>
        <w:tab/>
      </w:r>
      <w:r w:rsidR="00CC77CA" w:rsidRPr="00CC77CA">
        <w:rPr>
          <w:lang w:val="en-US"/>
        </w:rPr>
        <w:t xml:space="preserve">Most of </w:t>
      </w:r>
      <w:del w:id="66" w:author="Laura Dosky" w:date="2014-10-06T22:21:00Z">
        <w:r w:rsidR="00CC77CA" w:rsidRPr="00CC77CA" w:rsidDel="00EA4867">
          <w:rPr>
            <w:lang w:val="en-US"/>
          </w:rPr>
          <w:delText xml:space="preserve">the work of </w:delText>
        </w:r>
      </w:del>
      <w:proofErr w:type="spellStart"/>
      <w:r w:rsidR="00CC77CA" w:rsidRPr="00CC77CA">
        <w:rPr>
          <w:lang w:val="en-US"/>
        </w:rPr>
        <w:t>Etkin</w:t>
      </w:r>
      <w:ins w:id="67" w:author="Laura Dosky" w:date="2014-10-06T22:21:00Z">
        <w:r w:rsidR="00EA4867">
          <w:rPr>
            <w:lang w:val="en-US"/>
          </w:rPr>
          <w:t>’s</w:t>
        </w:r>
        <w:proofErr w:type="spellEnd"/>
        <w:r w:rsidR="00EA4867">
          <w:rPr>
            <w:lang w:val="en-US"/>
          </w:rPr>
          <w:t xml:space="preserve"> work</w:t>
        </w:r>
      </w:ins>
      <w:r w:rsidR="00CC77CA" w:rsidRPr="00CC77CA">
        <w:rPr>
          <w:lang w:val="en-US"/>
        </w:rPr>
        <w:t xml:space="preserve"> is instrumental. Although </w:t>
      </w:r>
      <w:del w:id="68" w:author="Laura Dosky" w:date="2014-10-06T22:21:00Z">
        <w:r w:rsidR="00CC77CA" w:rsidRPr="00CC77CA" w:rsidDel="00EA4867">
          <w:rPr>
            <w:lang w:val="en-US"/>
          </w:rPr>
          <w:delText>not usually resort to the use of</w:delText>
        </w:r>
      </w:del>
      <w:ins w:id="69" w:author="Laura Dosky" w:date="2014-10-06T22:21:00Z">
        <w:r w:rsidR="00EA4867">
          <w:rPr>
            <w:lang w:val="en-US"/>
          </w:rPr>
          <w:t>his compositions to not usually incorporate</w:t>
        </w:r>
      </w:ins>
      <w:r w:rsidR="00CC77CA" w:rsidRPr="00CC77CA">
        <w:rPr>
          <w:lang w:val="en-US"/>
        </w:rPr>
        <w:t xml:space="preserve"> the human voice, his works are often linked to texts or extra-musical elements.</w:t>
      </w:r>
      <w:r w:rsidR="00DB5EC4">
        <w:rPr>
          <w:lang w:val="en-US"/>
        </w:rPr>
        <w:t xml:space="preserve"> </w:t>
      </w:r>
      <w:del w:id="70" w:author="Laura Dosky" w:date="2014-10-06T22:21:00Z">
        <w:r w:rsidR="00DB5EC4" w:rsidRPr="00DB5EC4" w:rsidDel="00983A60">
          <w:rPr>
            <w:lang w:val="en-US"/>
          </w:rPr>
          <w:delText>Thus, the composer gives multiple meanings to their works.</w:delText>
        </w:r>
        <w:r w:rsidR="00941FCC" w:rsidDel="00983A60">
          <w:rPr>
            <w:lang w:val="en-US"/>
          </w:rPr>
          <w:delText xml:space="preserve"> </w:delText>
        </w:r>
      </w:del>
      <w:r w:rsidR="00941FCC" w:rsidRPr="00941FCC">
        <w:rPr>
          <w:lang w:val="en-US"/>
        </w:rPr>
        <w:t xml:space="preserve">While </w:t>
      </w:r>
      <w:del w:id="71" w:author="Laura Dosky" w:date="2014-10-06T22:22:00Z">
        <w:r w:rsidR="00941FCC" w:rsidRPr="00941FCC" w:rsidDel="00983A60">
          <w:rPr>
            <w:lang w:val="en-US"/>
          </w:rPr>
          <w:delText xml:space="preserve">Etkin's </w:delText>
        </w:r>
      </w:del>
      <w:ins w:id="72" w:author="Laura Dosky" w:date="2014-10-06T22:22:00Z">
        <w:r w:rsidR="00983A60">
          <w:rPr>
            <w:lang w:val="en-US"/>
          </w:rPr>
          <w:t>his</w:t>
        </w:r>
        <w:r w:rsidR="00983A60" w:rsidRPr="00941FCC">
          <w:rPr>
            <w:lang w:val="en-US"/>
          </w:rPr>
          <w:t xml:space="preserve"> </w:t>
        </w:r>
      </w:ins>
      <w:r w:rsidR="00941FCC" w:rsidRPr="00941FCC">
        <w:rPr>
          <w:lang w:val="en-US"/>
        </w:rPr>
        <w:t>music is not discursive</w:t>
      </w:r>
      <w:ins w:id="73" w:author="Laura Dosky" w:date="2014-10-06T22:22:00Z">
        <w:r w:rsidR="00983A60">
          <w:rPr>
            <w:lang w:val="en-US"/>
          </w:rPr>
          <w:t xml:space="preserve"> — </w:t>
        </w:r>
      </w:ins>
      <w:del w:id="74" w:author="Laura Dosky" w:date="2014-10-06T22:22:00Z">
        <w:r w:rsidR="00941FCC" w:rsidRPr="00941FCC" w:rsidDel="00983A60">
          <w:rPr>
            <w:lang w:val="en-US"/>
          </w:rPr>
          <w:delText xml:space="preserve">, because </w:delText>
        </w:r>
      </w:del>
      <w:r w:rsidR="00941FCC" w:rsidRPr="00941FCC">
        <w:rPr>
          <w:lang w:val="en-US"/>
        </w:rPr>
        <w:t xml:space="preserve">from </w:t>
      </w:r>
      <w:ins w:id="75" w:author="Laura Dosky" w:date="2014-10-06T22:22:00Z">
        <w:r w:rsidR="00983A60">
          <w:rPr>
            <w:lang w:val="en-US"/>
          </w:rPr>
          <w:t>a</w:t>
        </w:r>
      </w:ins>
      <w:del w:id="76" w:author="Laura Dosky" w:date="2014-10-06T22:22:00Z">
        <w:r w:rsidR="00941FCC" w:rsidRPr="00941FCC" w:rsidDel="00983A60">
          <w:rPr>
            <w:lang w:val="en-US"/>
          </w:rPr>
          <w:delText>the</w:delText>
        </w:r>
      </w:del>
      <w:r w:rsidR="00941FCC" w:rsidRPr="00941FCC">
        <w:rPr>
          <w:lang w:val="en-US"/>
        </w:rPr>
        <w:t xml:space="preserve"> formal point of view there </w:t>
      </w:r>
      <w:r w:rsidR="00941FCC">
        <w:rPr>
          <w:lang w:val="en-US"/>
        </w:rPr>
        <w:t>are</w:t>
      </w:r>
      <w:r w:rsidR="00941FCC" w:rsidRPr="00941FCC">
        <w:rPr>
          <w:lang w:val="en-US"/>
        </w:rPr>
        <w:t xml:space="preserve"> no</w:t>
      </w:r>
      <w:del w:id="77" w:author="Laura Dosky" w:date="2014-10-06T22:22:00Z">
        <w:r w:rsidR="00941FCC" w:rsidDel="00983A60">
          <w:rPr>
            <w:lang w:val="en-US"/>
          </w:rPr>
          <w:delText>t</w:delText>
        </w:r>
      </w:del>
      <w:r w:rsidR="00941FCC" w:rsidRPr="00941FCC">
        <w:rPr>
          <w:lang w:val="en-US"/>
        </w:rPr>
        <w:t xml:space="preserve"> thematic exhibitions or </w:t>
      </w:r>
      <w:r w:rsidR="00941FCC">
        <w:rPr>
          <w:lang w:val="en-US"/>
        </w:rPr>
        <w:t>developments</w:t>
      </w:r>
      <w:r w:rsidR="00B36BCD">
        <w:rPr>
          <w:lang w:val="en-US"/>
        </w:rPr>
        <w:t xml:space="preserve"> of moti</w:t>
      </w:r>
      <w:ins w:id="78" w:author="Laura Dosky" w:date="2014-10-06T22:22:00Z">
        <w:r w:rsidR="00983A60">
          <w:rPr>
            <w:lang w:val="en-US"/>
          </w:rPr>
          <w:t>fs</w:t>
        </w:r>
      </w:ins>
      <w:del w:id="79" w:author="Laura Dosky" w:date="2014-10-06T22:22:00Z">
        <w:r w:rsidR="00B36BCD" w:rsidDel="00983A60">
          <w:rPr>
            <w:lang w:val="en-US"/>
          </w:rPr>
          <w:delText>ves</w:delText>
        </w:r>
      </w:del>
      <w:proofErr w:type="gramStart"/>
      <w:r w:rsidR="00941FCC" w:rsidRPr="00941FCC">
        <w:rPr>
          <w:lang w:val="en-US"/>
        </w:rPr>
        <w:t>,</w:t>
      </w:r>
      <w:ins w:id="80" w:author="Laura Dosky" w:date="2014-10-06T22:22:00Z">
        <w:r w:rsidR="00983A60">
          <w:rPr>
            <w:lang w:val="en-US"/>
          </w:rPr>
          <w:t>-</w:t>
        </w:r>
        <w:proofErr w:type="gramEnd"/>
        <w:r w:rsidR="00983A60">
          <w:rPr>
            <w:lang w:val="en-US"/>
          </w:rPr>
          <w:t>-</w:t>
        </w:r>
      </w:ins>
      <w:del w:id="81" w:author="Laura Dosky" w:date="2014-10-06T22:22:00Z">
        <w:r w:rsidR="00941FCC" w:rsidRPr="00941FCC" w:rsidDel="00983A60">
          <w:rPr>
            <w:lang w:val="en-US"/>
          </w:rPr>
          <w:delText xml:space="preserve"> i</w:delText>
        </w:r>
      </w:del>
      <w:ins w:id="82" w:author="Laura Dosky" w:date="2014-10-06T22:22:00Z">
        <w:r w:rsidR="00983A60">
          <w:rPr>
            <w:lang w:val="en-US"/>
          </w:rPr>
          <w:t>i</w:t>
        </w:r>
      </w:ins>
      <w:r w:rsidR="00941FCC" w:rsidRPr="00941FCC">
        <w:rPr>
          <w:lang w:val="en-US"/>
        </w:rPr>
        <w:t>t is full of poetic-dramatic elements.</w:t>
      </w:r>
      <w:r w:rsidR="00B36BCD">
        <w:rPr>
          <w:lang w:val="en-US"/>
        </w:rPr>
        <w:t xml:space="preserve"> </w:t>
      </w:r>
      <w:r w:rsidR="00C32A6B" w:rsidRPr="00C32A6B">
        <w:rPr>
          <w:lang w:val="en-US"/>
        </w:rPr>
        <w:t>Some</w:t>
      </w:r>
      <w:ins w:id="83" w:author="Laura Dosky" w:date="2014-10-06T22:23:00Z">
        <w:r w:rsidR="00983A60">
          <w:rPr>
            <w:lang w:val="en-US"/>
          </w:rPr>
          <w:t xml:space="preserve"> of the</w:t>
        </w:r>
      </w:ins>
      <w:r w:rsidR="00C32A6B" w:rsidRPr="00C32A6B">
        <w:rPr>
          <w:lang w:val="en-US"/>
        </w:rPr>
        <w:t xml:space="preserve"> titles of</w:t>
      </w:r>
      <w:ins w:id="84" w:author="Laura Dosky" w:date="2014-10-06T22:23:00Z">
        <w:r w:rsidR="00983A60">
          <w:rPr>
            <w:lang w:val="en-US"/>
          </w:rPr>
          <w:t xml:space="preserve"> his</w:t>
        </w:r>
      </w:ins>
      <w:r w:rsidR="00C32A6B" w:rsidRPr="00C32A6B">
        <w:rPr>
          <w:lang w:val="en-US"/>
        </w:rPr>
        <w:t xml:space="preserve"> works </w:t>
      </w:r>
      <w:del w:id="85" w:author="Laura Dosky" w:date="2014-10-06T22:23:00Z">
        <w:r w:rsidR="00C32A6B" w:rsidRPr="00C32A6B" w:rsidDel="00983A60">
          <w:rPr>
            <w:lang w:val="en-US"/>
          </w:rPr>
          <w:delText xml:space="preserve">suggest </w:delText>
        </w:r>
      </w:del>
      <w:ins w:id="86" w:author="Laura Dosky" w:date="2014-10-06T22:23:00Z">
        <w:r w:rsidR="00983A60">
          <w:rPr>
            <w:lang w:val="en-US"/>
          </w:rPr>
          <w:t>refer to particular</w:t>
        </w:r>
        <w:r w:rsidR="00983A60" w:rsidRPr="00C32A6B">
          <w:rPr>
            <w:lang w:val="en-US"/>
          </w:rPr>
          <w:t xml:space="preserve"> </w:t>
        </w:r>
      </w:ins>
      <w:r w:rsidR="00C32A6B" w:rsidRPr="00C32A6B">
        <w:rPr>
          <w:lang w:val="en-US"/>
        </w:rPr>
        <w:t>places, moments or situations</w:t>
      </w:r>
      <w:r w:rsidR="00C32A6B">
        <w:rPr>
          <w:lang w:val="en-US"/>
        </w:rPr>
        <w:t xml:space="preserve"> </w:t>
      </w:r>
      <w:del w:id="87" w:author="Laura Dosky" w:date="2014-10-06T22:23:00Z">
        <w:r w:rsidR="00C32A6B" w:rsidRPr="00C32A6B" w:rsidDel="00983A60">
          <w:rPr>
            <w:lang w:val="en-US"/>
          </w:rPr>
          <w:delText xml:space="preserve">of life </w:delText>
        </w:r>
      </w:del>
      <w:r w:rsidR="00C32A6B" w:rsidRPr="00C32A6B">
        <w:rPr>
          <w:lang w:val="en-US"/>
        </w:rPr>
        <w:t>and</w:t>
      </w:r>
      <w:del w:id="88" w:author="Laura Dosky" w:date="2014-10-06T22:24:00Z">
        <w:r w:rsidR="00C32A6B" w:rsidRPr="00C32A6B" w:rsidDel="00983A60">
          <w:rPr>
            <w:lang w:val="en-US"/>
          </w:rPr>
          <w:delText xml:space="preserve">, in turn, </w:delText>
        </w:r>
        <w:r w:rsidR="00F01747" w:rsidDel="00983A60">
          <w:rPr>
            <w:lang w:val="en-US"/>
          </w:rPr>
          <w:delText xml:space="preserve">it </w:delText>
        </w:r>
        <w:r w:rsidR="00C32A6B" w:rsidRPr="00C32A6B" w:rsidDel="00983A60">
          <w:rPr>
            <w:lang w:val="en-US"/>
          </w:rPr>
          <w:delText>refers to</w:delText>
        </w:r>
      </w:del>
      <w:ins w:id="89" w:author="Laura Dosky" w:date="2014-10-06T22:24:00Z">
        <w:r w:rsidR="00983A60">
          <w:rPr>
            <w:lang w:val="en-US"/>
          </w:rPr>
          <w:t xml:space="preserve"> also reveal some aspect of</w:t>
        </w:r>
      </w:ins>
      <w:r w:rsidR="00C32A6B" w:rsidRPr="00C32A6B">
        <w:rPr>
          <w:lang w:val="en-US"/>
        </w:rPr>
        <w:t xml:space="preserve"> th</w:t>
      </w:r>
      <w:r w:rsidR="00FE63E8">
        <w:rPr>
          <w:lang w:val="en-US"/>
        </w:rPr>
        <w:t>e type of procedure or material</w:t>
      </w:r>
      <w:r w:rsidR="00C32A6B" w:rsidRPr="00C32A6B">
        <w:rPr>
          <w:lang w:val="en-US"/>
        </w:rPr>
        <w:t xml:space="preserve"> Etkin explores each one of them.</w:t>
      </w:r>
      <w:r w:rsidR="00F01747">
        <w:rPr>
          <w:lang w:val="en-US"/>
        </w:rPr>
        <w:t xml:space="preserve"> </w:t>
      </w:r>
      <w:commentRangeStart w:id="90"/>
      <w:r w:rsidR="00F01747" w:rsidRPr="00F01747">
        <w:rPr>
          <w:lang w:val="en-US"/>
        </w:rPr>
        <w:t>Precisely, Etkin based their works on a selection and processing of sound material rather than the type of relationship between the sounds.</w:t>
      </w:r>
      <w:r w:rsidR="00531664">
        <w:rPr>
          <w:lang w:val="en-US"/>
        </w:rPr>
        <w:t xml:space="preserve"> </w:t>
      </w:r>
      <w:commentRangeEnd w:id="90"/>
      <w:r w:rsidR="00983A60">
        <w:rPr>
          <w:rStyle w:val="CommentReference"/>
        </w:rPr>
        <w:commentReference w:id="90"/>
      </w:r>
      <w:r w:rsidR="00531664" w:rsidRPr="00531664">
        <w:rPr>
          <w:lang w:val="en-US"/>
        </w:rPr>
        <w:t xml:space="preserve">Thus, he produces what he calls a </w:t>
      </w:r>
      <w:ins w:id="91" w:author="Laura Dosky" w:date="2014-10-06T22:26:00Z">
        <w:r w:rsidR="00983A60">
          <w:rPr>
            <w:lang w:val="en-US"/>
          </w:rPr>
          <w:t>‘</w:t>
        </w:r>
      </w:ins>
      <w:del w:id="92" w:author="Laura Dosky" w:date="2014-10-06T22:26:00Z">
        <w:r w:rsidR="00531664" w:rsidRPr="00531664" w:rsidDel="00983A60">
          <w:rPr>
            <w:lang w:val="en-US"/>
          </w:rPr>
          <w:delText>"</w:delText>
        </w:r>
      </w:del>
      <w:r w:rsidR="00531664" w:rsidRPr="00531664">
        <w:rPr>
          <w:lang w:val="en-US"/>
        </w:rPr>
        <w:t>M</w:t>
      </w:r>
      <w:r w:rsidR="00531664">
        <w:rPr>
          <w:lang w:val="en-US"/>
        </w:rPr>
        <w:t>aterial m</w:t>
      </w:r>
      <w:r w:rsidR="00531664" w:rsidRPr="00531664">
        <w:rPr>
          <w:lang w:val="en-US"/>
        </w:rPr>
        <w:t>usic</w:t>
      </w:r>
      <w:ins w:id="93" w:author="Laura Dosky" w:date="2014-10-06T22:26:00Z">
        <w:r w:rsidR="00983A60">
          <w:rPr>
            <w:lang w:val="en-US"/>
          </w:rPr>
          <w:t>’</w:t>
        </w:r>
      </w:ins>
      <w:del w:id="94" w:author="Laura Dosky" w:date="2014-10-06T22:26:00Z">
        <w:r w:rsidR="00531664" w:rsidRPr="00531664" w:rsidDel="00983A60">
          <w:rPr>
            <w:lang w:val="en-US"/>
          </w:rPr>
          <w:delText>"</w:delText>
        </w:r>
      </w:del>
      <w:r w:rsidR="00531664" w:rsidRPr="00531664">
        <w:rPr>
          <w:lang w:val="en-US"/>
        </w:rPr>
        <w:t>.</w:t>
      </w:r>
      <w:r w:rsidR="00BB31E6">
        <w:rPr>
          <w:lang w:val="en-US"/>
        </w:rPr>
        <w:t xml:space="preserve"> </w:t>
      </w:r>
      <w:commentRangeStart w:id="95"/>
      <w:r w:rsidR="00BB31E6" w:rsidRPr="00BB31E6">
        <w:rPr>
          <w:lang w:val="en-US"/>
        </w:rPr>
        <w:t>To a large degree</w:t>
      </w:r>
      <w:r w:rsidR="00BB31E6">
        <w:rPr>
          <w:lang w:val="en-US"/>
        </w:rPr>
        <w:t xml:space="preserve">, </w:t>
      </w:r>
      <w:proofErr w:type="spellStart"/>
      <w:r w:rsidR="009F3A04">
        <w:rPr>
          <w:lang w:val="en-US"/>
        </w:rPr>
        <w:t>Etkin's</w:t>
      </w:r>
      <w:proofErr w:type="spellEnd"/>
      <w:r w:rsidR="009F3A04">
        <w:rPr>
          <w:lang w:val="en-US"/>
        </w:rPr>
        <w:t xml:space="preserve"> works have </w:t>
      </w:r>
      <w:r w:rsidR="009F3A04" w:rsidRPr="009F3A04">
        <w:rPr>
          <w:lang w:val="en-US"/>
        </w:rPr>
        <w:t>micro-variation</w:t>
      </w:r>
      <w:r w:rsidR="006E6235">
        <w:rPr>
          <w:lang w:val="en-US"/>
        </w:rPr>
        <w:t xml:space="preserve"> process of sound material. </w:t>
      </w:r>
      <w:commentRangeEnd w:id="95"/>
      <w:r w:rsidR="00983A60">
        <w:rPr>
          <w:rStyle w:val="CommentReference"/>
        </w:rPr>
        <w:commentReference w:id="95"/>
      </w:r>
      <w:r w:rsidR="006E6235" w:rsidRPr="006E6235">
        <w:rPr>
          <w:lang w:val="en-US"/>
        </w:rPr>
        <w:t>These small changes may be related to the duration or the spectrum of harmonics of sounds.</w:t>
      </w:r>
      <w:r w:rsidR="009F3A04">
        <w:rPr>
          <w:lang w:val="en-US"/>
        </w:rPr>
        <w:t xml:space="preserve"> </w:t>
      </w:r>
      <w:del w:id="96" w:author="Laura Dosky" w:date="2014-10-06T22:28:00Z">
        <w:r w:rsidR="006E6235" w:rsidRPr="006E6235" w:rsidDel="00983A60">
          <w:rPr>
            <w:lang w:val="en-US"/>
          </w:rPr>
          <w:delText>His work</w:delText>
        </w:r>
      </w:del>
      <w:proofErr w:type="spellStart"/>
      <w:ins w:id="97" w:author="Laura Dosky" w:date="2014-10-06T22:28:00Z">
        <w:r w:rsidR="00983A60">
          <w:rPr>
            <w:lang w:val="en-US"/>
          </w:rPr>
          <w:t>Etkin</w:t>
        </w:r>
        <w:proofErr w:type="spellEnd"/>
        <w:r w:rsidR="00983A60">
          <w:rPr>
            <w:lang w:val="en-US"/>
          </w:rPr>
          <w:t xml:space="preserve"> has</w:t>
        </w:r>
      </w:ins>
      <w:del w:id="98" w:author="Laura Dosky" w:date="2014-10-06T22:28:00Z">
        <w:r w:rsidR="006E6235" w:rsidRPr="006E6235" w:rsidDel="00983A60">
          <w:rPr>
            <w:lang w:val="en-US"/>
          </w:rPr>
          <w:delText>s</w:delText>
        </w:r>
      </w:del>
      <w:r w:rsidR="006E6235" w:rsidRPr="006E6235">
        <w:rPr>
          <w:lang w:val="en-US"/>
        </w:rPr>
        <w:t xml:space="preserve"> received awards</w:t>
      </w:r>
      <w:ins w:id="99" w:author="Laura Dosky" w:date="2014-10-06T22:28:00Z">
        <w:r w:rsidR="00983A60">
          <w:rPr>
            <w:lang w:val="en-US"/>
          </w:rPr>
          <w:t xml:space="preserve"> for his work</w:t>
        </w:r>
      </w:ins>
      <w:r w:rsidR="006E6235" w:rsidRPr="006E6235">
        <w:rPr>
          <w:lang w:val="en-US"/>
        </w:rPr>
        <w:t xml:space="preserve"> in Argentina</w:t>
      </w:r>
      <w:del w:id="100" w:author="Laura Dosky" w:date="2014-10-06T22:28:00Z">
        <w:r w:rsidR="006E6235" w:rsidRPr="006E6235" w:rsidDel="00983A60">
          <w:rPr>
            <w:lang w:val="en-US"/>
          </w:rPr>
          <w:delText>:</w:delText>
        </w:r>
      </w:del>
      <w:r w:rsidR="006E6235" w:rsidRPr="006E6235">
        <w:rPr>
          <w:lang w:val="en-US"/>
        </w:rPr>
        <w:t xml:space="preserve"> </w:t>
      </w:r>
      <w:ins w:id="101" w:author="Laura Dosky" w:date="2014-10-06T22:28:00Z">
        <w:r w:rsidR="00983A60">
          <w:rPr>
            <w:lang w:val="en-US"/>
          </w:rPr>
          <w:t>(</w:t>
        </w:r>
      </w:ins>
      <w:r w:rsidR="006E6235">
        <w:t xml:space="preserve">Fondo Nacional de las Artes </w:t>
      </w:r>
      <w:r w:rsidR="006E6235" w:rsidRPr="006E6235">
        <w:rPr>
          <w:lang w:val="en-US"/>
        </w:rPr>
        <w:t xml:space="preserve">and </w:t>
      </w:r>
      <w:r w:rsidR="006E6235">
        <w:t>Municipalidad de Buenos Aires</w:t>
      </w:r>
      <w:ins w:id="102" w:author="Laura Dosky" w:date="2014-10-06T22:28:00Z">
        <w:r w:rsidR="00983A60">
          <w:rPr>
            <w:lang w:val="en-US"/>
          </w:rPr>
          <w:t>)</w:t>
        </w:r>
      </w:ins>
      <w:del w:id="103" w:author="Laura Dosky" w:date="2014-10-06T22:28:00Z">
        <w:r w:rsidR="006E6235" w:rsidRPr="006E6235" w:rsidDel="00983A60">
          <w:rPr>
            <w:lang w:val="en-US"/>
          </w:rPr>
          <w:delText>,</w:delText>
        </w:r>
      </w:del>
      <w:r w:rsidR="006E6235" w:rsidRPr="006E6235">
        <w:rPr>
          <w:lang w:val="en-US"/>
        </w:rPr>
        <w:t xml:space="preserve"> in the Netherlands</w:t>
      </w:r>
      <w:del w:id="104" w:author="Laura Dosky" w:date="2014-10-06T22:28:00Z">
        <w:r w:rsidR="006E6235" w:rsidRPr="006E6235" w:rsidDel="00983A60">
          <w:rPr>
            <w:lang w:val="en-US"/>
          </w:rPr>
          <w:delText>:</w:delText>
        </w:r>
      </w:del>
      <w:r w:rsidR="006E6235" w:rsidRPr="006E6235">
        <w:rPr>
          <w:lang w:val="en-US"/>
        </w:rPr>
        <w:t xml:space="preserve"> </w:t>
      </w:r>
      <w:ins w:id="105" w:author="Laura Dosky" w:date="2014-10-06T22:28:00Z">
        <w:r w:rsidR="00983A60">
          <w:rPr>
            <w:lang w:val="en-US"/>
          </w:rPr>
          <w:t>(</w:t>
        </w:r>
      </w:ins>
      <w:proofErr w:type="spellStart"/>
      <w:r w:rsidR="006E6235" w:rsidRPr="006E6235">
        <w:rPr>
          <w:lang w:val="en-US"/>
        </w:rPr>
        <w:t>Gaudeamus</w:t>
      </w:r>
      <w:proofErr w:type="spellEnd"/>
      <w:r w:rsidR="006E6235" w:rsidRPr="006E6235">
        <w:rPr>
          <w:lang w:val="en-US"/>
        </w:rPr>
        <w:t xml:space="preserve"> Foundation</w:t>
      </w:r>
      <w:ins w:id="106" w:author="Laura Dosky" w:date="2014-10-06T22:28:00Z">
        <w:r w:rsidR="00983A60">
          <w:rPr>
            <w:lang w:val="en-US"/>
          </w:rPr>
          <w:t>)</w:t>
        </w:r>
      </w:ins>
      <w:r w:rsidR="006E6235" w:rsidRPr="006E6235">
        <w:rPr>
          <w:lang w:val="en-US"/>
        </w:rPr>
        <w:t xml:space="preserve"> and</w:t>
      </w:r>
      <w:ins w:id="107" w:author="Laura Dosky" w:date="2014-10-06T22:28:00Z">
        <w:r w:rsidR="00983A60">
          <w:rPr>
            <w:lang w:val="en-US"/>
          </w:rPr>
          <w:t xml:space="preserve"> in</w:t>
        </w:r>
      </w:ins>
      <w:r w:rsidR="006E6235" w:rsidRPr="006E6235">
        <w:rPr>
          <w:lang w:val="en-US"/>
        </w:rPr>
        <w:t xml:space="preserve"> Switzerland</w:t>
      </w:r>
      <w:del w:id="108" w:author="Laura Dosky" w:date="2014-10-06T22:28:00Z">
        <w:r w:rsidR="006E6235" w:rsidRPr="006E6235" w:rsidDel="00983A60">
          <w:rPr>
            <w:lang w:val="en-US"/>
          </w:rPr>
          <w:delText>:</w:delText>
        </w:r>
      </w:del>
      <w:r w:rsidR="006E6235" w:rsidRPr="006E6235">
        <w:rPr>
          <w:lang w:val="en-US"/>
        </w:rPr>
        <w:t xml:space="preserve"> </w:t>
      </w:r>
      <w:ins w:id="109" w:author="Laura Dosky" w:date="2014-10-06T22:28:00Z">
        <w:r w:rsidR="00983A60">
          <w:rPr>
            <w:lang w:val="en-US"/>
          </w:rPr>
          <w:t>(</w:t>
        </w:r>
      </w:ins>
      <w:r w:rsidR="006E6235" w:rsidRPr="006E6235">
        <w:rPr>
          <w:lang w:val="en-US"/>
        </w:rPr>
        <w:t xml:space="preserve">Sixth International Composers Seminar </w:t>
      </w:r>
      <w:proofErr w:type="spellStart"/>
      <w:r w:rsidR="006E6235" w:rsidRPr="006E6235">
        <w:rPr>
          <w:lang w:val="en-US"/>
        </w:rPr>
        <w:t>Boswil</w:t>
      </w:r>
      <w:proofErr w:type="spellEnd"/>
      <w:ins w:id="110" w:author="Laura Dosky" w:date="2014-10-06T22:29:00Z">
        <w:r w:rsidR="00983A60">
          <w:rPr>
            <w:lang w:val="en-US"/>
          </w:rPr>
          <w:t>)</w:t>
        </w:r>
      </w:ins>
      <w:r w:rsidR="006E6235" w:rsidRPr="006E6235">
        <w:rPr>
          <w:lang w:val="en-US"/>
        </w:rPr>
        <w:t>.</w:t>
      </w:r>
      <w:bookmarkStart w:id="111" w:name="_GoBack"/>
      <w:bookmarkEnd w:id="111"/>
    </w:p>
    <w:p w14:paraId="5D106BA7" w14:textId="77777777" w:rsidR="003E4688" w:rsidRDefault="003E4688" w:rsidP="00167D3A">
      <w:pPr>
        <w:spacing w:after="120" w:line="360" w:lineRule="auto"/>
      </w:pPr>
    </w:p>
    <w:p w14:paraId="6C4E392F" w14:textId="248A702A" w:rsidR="003841B2" w:rsidRPr="00F71DF8" w:rsidRDefault="0080272A" w:rsidP="002C1844">
      <w:pPr>
        <w:spacing w:after="120" w:line="360" w:lineRule="auto"/>
        <w:rPr>
          <w:b/>
          <w:lang w:val="en-US"/>
        </w:rPr>
      </w:pPr>
      <w:r w:rsidRPr="00F71DF8">
        <w:rPr>
          <w:b/>
          <w:lang w:val="en-US"/>
        </w:rPr>
        <w:t>Chronological list</w:t>
      </w:r>
      <w:r w:rsidR="00210EFC" w:rsidRPr="00F71DF8">
        <w:rPr>
          <w:b/>
          <w:lang w:val="en-US"/>
        </w:rPr>
        <w:t xml:space="preserve"> of works</w:t>
      </w:r>
      <w:r w:rsidR="003841B2" w:rsidRPr="00F71DF8">
        <w:rPr>
          <w:b/>
          <w:lang w:val="en-US"/>
        </w:rPr>
        <w:t xml:space="preserve"> (* </w:t>
      </w:r>
      <w:r w:rsidR="003841B2" w:rsidRPr="00F71DF8">
        <w:rPr>
          <w:lang w:val="en-US"/>
        </w:rPr>
        <w:t xml:space="preserve">Publisher: </w:t>
      </w:r>
      <w:hyperlink r:id="rId8" w:history="1">
        <w:proofErr w:type="spellStart"/>
        <w:r w:rsidR="003841B2" w:rsidRPr="00F71DF8">
          <w:rPr>
            <w:rStyle w:val="Hyperlink"/>
            <w:lang w:val="en-US"/>
          </w:rPr>
          <w:t>Thuermchen</w:t>
        </w:r>
        <w:proofErr w:type="spellEnd"/>
        <w:r w:rsidR="003841B2" w:rsidRPr="00F71DF8">
          <w:rPr>
            <w:rStyle w:val="Hyperlink"/>
            <w:lang w:val="en-US"/>
          </w:rPr>
          <w:t xml:space="preserve"> </w:t>
        </w:r>
        <w:proofErr w:type="spellStart"/>
        <w:r w:rsidR="003841B2" w:rsidRPr="00F71DF8">
          <w:rPr>
            <w:rStyle w:val="Hyperlink"/>
            <w:lang w:val="en-US"/>
          </w:rPr>
          <w:t>Verlag</w:t>
        </w:r>
        <w:proofErr w:type="spellEnd"/>
      </w:hyperlink>
      <w:r w:rsidR="003841B2" w:rsidRPr="00F71DF8">
        <w:rPr>
          <w:lang w:val="en-US"/>
        </w:rPr>
        <w:t>)</w:t>
      </w:r>
    </w:p>
    <w:tbl>
      <w:tblPr>
        <w:tblStyle w:val="TableGrid"/>
        <w:tblW w:w="8472" w:type="dxa"/>
        <w:tblLook w:val="04A0" w:firstRow="1" w:lastRow="0" w:firstColumn="1" w:lastColumn="0" w:noHBand="0" w:noVBand="1"/>
      </w:tblPr>
      <w:tblGrid>
        <w:gridCol w:w="3085"/>
        <w:gridCol w:w="992"/>
        <w:gridCol w:w="4395"/>
      </w:tblGrid>
      <w:tr w:rsidR="007A0E0A" w:rsidRPr="00CE6D08" w14:paraId="7588B60F" w14:textId="77777777" w:rsidTr="00A72CBF">
        <w:trPr>
          <w:trHeight w:val="300"/>
        </w:trPr>
        <w:tc>
          <w:tcPr>
            <w:tcW w:w="3085" w:type="dxa"/>
            <w:shd w:val="clear" w:color="auto" w:fill="auto"/>
            <w:vAlign w:val="bottom"/>
            <w:hideMark/>
          </w:tcPr>
          <w:p w14:paraId="2703D506" w14:textId="775200A7" w:rsidR="007A0E0A" w:rsidRPr="00CE6D08" w:rsidRDefault="00F71DF8" w:rsidP="00167D3A">
            <w:pPr>
              <w:spacing w:after="40" w:line="276" w:lineRule="auto"/>
              <w:jc w:val="center"/>
              <w:rPr>
                <w:b/>
                <w:bCs/>
                <w:i/>
                <w:iCs/>
                <w:lang w:val="en-US"/>
              </w:rPr>
            </w:pPr>
            <w:r w:rsidRPr="00CE6D08">
              <w:rPr>
                <w:b/>
                <w:bCs/>
                <w:iCs/>
                <w:lang w:val="en-US"/>
              </w:rPr>
              <w:t>Work</w:t>
            </w:r>
          </w:p>
        </w:tc>
        <w:tc>
          <w:tcPr>
            <w:tcW w:w="992" w:type="dxa"/>
            <w:shd w:val="clear" w:color="auto" w:fill="auto"/>
            <w:vAlign w:val="bottom"/>
            <w:hideMark/>
          </w:tcPr>
          <w:p w14:paraId="5910200B" w14:textId="0F7E8166" w:rsidR="007A0E0A" w:rsidRPr="00CE6D08" w:rsidRDefault="00CE6D08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 w:rsidRPr="00CE6D08">
              <w:rPr>
                <w:b/>
                <w:bCs/>
                <w:lang w:val="en-US"/>
              </w:rPr>
              <w:t>Year</w:t>
            </w:r>
          </w:p>
        </w:tc>
        <w:tc>
          <w:tcPr>
            <w:tcW w:w="4395" w:type="dxa"/>
            <w:shd w:val="clear" w:color="auto" w:fill="auto"/>
            <w:vAlign w:val="bottom"/>
            <w:hideMark/>
          </w:tcPr>
          <w:p w14:paraId="5AAA302B" w14:textId="60C4A9BE" w:rsidR="007A0E0A" w:rsidRPr="00CE6D08" w:rsidRDefault="003669CA" w:rsidP="00167D3A">
            <w:pPr>
              <w:spacing w:after="40"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Instrumentation</w:t>
            </w:r>
          </w:p>
        </w:tc>
      </w:tr>
      <w:tr w:rsidR="007A0E0A" w:rsidRPr="00210EFC" w14:paraId="6CA9B59A" w14:textId="77777777" w:rsidTr="007A0E0A">
        <w:trPr>
          <w:trHeight w:val="300"/>
        </w:trPr>
        <w:tc>
          <w:tcPr>
            <w:tcW w:w="3085" w:type="dxa"/>
            <w:hideMark/>
          </w:tcPr>
          <w:p w14:paraId="18BD56F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piezas</w:t>
            </w:r>
          </w:p>
        </w:tc>
        <w:tc>
          <w:tcPr>
            <w:tcW w:w="992" w:type="dxa"/>
            <w:hideMark/>
          </w:tcPr>
          <w:p w14:paraId="32BECD0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1959</w:t>
            </w:r>
          </w:p>
        </w:tc>
        <w:tc>
          <w:tcPr>
            <w:tcW w:w="4395" w:type="dxa"/>
            <w:hideMark/>
          </w:tcPr>
          <w:p w14:paraId="5CCB4F77" w14:textId="21D88D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613EFC72" w14:textId="77777777" w:rsidTr="007A0E0A">
        <w:trPr>
          <w:trHeight w:val="300"/>
        </w:trPr>
        <w:tc>
          <w:tcPr>
            <w:tcW w:w="3085" w:type="dxa"/>
            <w:hideMark/>
          </w:tcPr>
          <w:p w14:paraId="45A8B8A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Variantes</w:t>
            </w:r>
          </w:p>
        </w:tc>
        <w:tc>
          <w:tcPr>
            <w:tcW w:w="992" w:type="dxa"/>
            <w:hideMark/>
          </w:tcPr>
          <w:p w14:paraId="74C195B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1960</w:t>
            </w:r>
          </w:p>
        </w:tc>
        <w:tc>
          <w:tcPr>
            <w:tcW w:w="4395" w:type="dxa"/>
            <w:hideMark/>
          </w:tcPr>
          <w:p w14:paraId="4198A721" w14:textId="3A3F1A16" w:rsidR="007A0E0A" w:rsidRPr="00F71DF8" w:rsidRDefault="00F71DF8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</w:p>
        </w:tc>
      </w:tr>
      <w:tr w:rsidR="007A0E0A" w:rsidRPr="00210EFC" w14:paraId="42D65C32" w14:textId="77777777" w:rsidTr="007A0E0A">
        <w:trPr>
          <w:trHeight w:val="300"/>
        </w:trPr>
        <w:tc>
          <w:tcPr>
            <w:tcW w:w="3085" w:type="dxa"/>
          </w:tcPr>
          <w:p w14:paraId="0812004F" w14:textId="04E81514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 xml:space="preserve">Planos, música para una pintura de Eduardo Mac </w:t>
            </w:r>
            <w:proofErr w:type="spellStart"/>
            <w:r>
              <w:rPr>
                <w:i/>
                <w:iCs/>
              </w:rPr>
              <w:t>Entyre</w:t>
            </w:r>
            <w:proofErr w:type="spellEnd"/>
          </w:p>
        </w:tc>
        <w:tc>
          <w:tcPr>
            <w:tcW w:w="992" w:type="dxa"/>
          </w:tcPr>
          <w:p w14:paraId="35A2981D" w14:textId="567D596F" w:rsidR="007A0E0A" w:rsidRPr="00210EFC" w:rsidRDefault="007A0E0A" w:rsidP="00167D3A">
            <w:pPr>
              <w:spacing w:after="40" w:line="276" w:lineRule="auto"/>
              <w:jc w:val="center"/>
            </w:pPr>
            <w:r>
              <w:t>1960</w:t>
            </w:r>
          </w:p>
        </w:tc>
        <w:tc>
          <w:tcPr>
            <w:tcW w:w="4395" w:type="dxa"/>
          </w:tcPr>
          <w:p w14:paraId="39B259F7" w14:textId="21DCE7DE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3F81D9D5" w14:textId="77777777" w:rsidTr="007A0E0A">
        <w:trPr>
          <w:trHeight w:val="300"/>
        </w:trPr>
        <w:tc>
          <w:tcPr>
            <w:tcW w:w="3085" w:type="dxa"/>
            <w:hideMark/>
          </w:tcPr>
          <w:p w14:paraId="48678BE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Quinteto aleatorio </w:t>
            </w:r>
          </w:p>
        </w:tc>
        <w:tc>
          <w:tcPr>
            <w:tcW w:w="992" w:type="dxa"/>
            <w:hideMark/>
          </w:tcPr>
          <w:p w14:paraId="476E619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1961</w:t>
            </w:r>
          </w:p>
        </w:tc>
        <w:tc>
          <w:tcPr>
            <w:tcW w:w="4395" w:type="dxa"/>
            <w:hideMark/>
          </w:tcPr>
          <w:p w14:paraId="70A223A2" w14:textId="5EFD3A46" w:rsidR="007A0E0A" w:rsidRPr="00F71DF8" w:rsidRDefault="003669C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Wind quintet </w:t>
            </w:r>
          </w:p>
        </w:tc>
      </w:tr>
      <w:tr w:rsidR="007A0E0A" w:rsidRPr="00210EFC" w14:paraId="470D5CA9" w14:textId="77777777" w:rsidTr="007A0E0A">
        <w:trPr>
          <w:trHeight w:val="300"/>
        </w:trPr>
        <w:tc>
          <w:tcPr>
            <w:tcW w:w="3085" w:type="dxa"/>
            <w:hideMark/>
          </w:tcPr>
          <w:p w14:paraId="738E912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Tres parábolas</w:t>
            </w:r>
          </w:p>
        </w:tc>
        <w:tc>
          <w:tcPr>
            <w:tcW w:w="992" w:type="dxa"/>
            <w:hideMark/>
          </w:tcPr>
          <w:p w14:paraId="3F6357A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1963</w:t>
            </w:r>
          </w:p>
        </w:tc>
        <w:tc>
          <w:tcPr>
            <w:tcW w:w="4395" w:type="dxa"/>
            <w:hideMark/>
          </w:tcPr>
          <w:p w14:paraId="6126EE25" w14:textId="4EF8DB85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E31507">
              <w:rPr>
                <w:lang w:val="en-US"/>
              </w:rPr>
              <w:t>Chamber ensemble</w:t>
            </w:r>
          </w:p>
        </w:tc>
      </w:tr>
      <w:tr w:rsidR="007A0E0A" w:rsidRPr="00210EFC" w14:paraId="60E4E96B" w14:textId="77777777" w:rsidTr="007A0E0A">
        <w:trPr>
          <w:trHeight w:val="300"/>
        </w:trPr>
        <w:tc>
          <w:tcPr>
            <w:tcW w:w="3085" w:type="dxa"/>
            <w:hideMark/>
          </w:tcPr>
          <w:p w14:paraId="66A88B5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Elipses </w:t>
            </w:r>
          </w:p>
        </w:tc>
        <w:tc>
          <w:tcPr>
            <w:tcW w:w="992" w:type="dxa"/>
            <w:hideMark/>
          </w:tcPr>
          <w:p w14:paraId="6AF79C6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1964</w:t>
            </w:r>
          </w:p>
        </w:tc>
        <w:tc>
          <w:tcPr>
            <w:tcW w:w="4395" w:type="dxa"/>
            <w:hideMark/>
          </w:tcPr>
          <w:p w14:paraId="3837A336" w14:textId="65032F53" w:rsidR="007A0E0A" w:rsidRPr="00F71DF8" w:rsidRDefault="00E31507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a </w:t>
            </w:r>
          </w:p>
        </w:tc>
      </w:tr>
      <w:tr w:rsidR="007A0E0A" w:rsidRPr="00210EFC" w14:paraId="5E2A0305" w14:textId="77777777" w:rsidTr="009D15FE">
        <w:trPr>
          <w:trHeight w:val="369"/>
        </w:trPr>
        <w:tc>
          <w:tcPr>
            <w:tcW w:w="3085" w:type="dxa"/>
            <w:hideMark/>
          </w:tcPr>
          <w:p w14:paraId="48DB87D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Entropías </w:t>
            </w:r>
          </w:p>
        </w:tc>
        <w:tc>
          <w:tcPr>
            <w:tcW w:w="992" w:type="dxa"/>
            <w:hideMark/>
          </w:tcPr>
          <w:p w14:paraId="28F7E28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1965</w:t>
            </w:r>
          </w:p>
        </w:tc>
        <w:tc>
          <w:tcPr>
            <w:tcW w:w="4395" w:type="dxa"/>
            <w:hideMark/>
          </w:tcPr>
          <w:p w14:paraId="48BA4C8E" w14:textId="61AC3F7B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horns, trumpet</w:t>
            </w:r>
            <w:r w:rsidRPr="00F71DF8">
              <w:rPr>
                <w:lang w:val="en-US"/>
              </w:rPr>
              <w:t xml:space="preserve">, 2 </w:t>
            </w:r>
            <w:r w:rsidR="003A722A">
              <w:rPr>
                <w:lang w:val="en-US"/>
              </w:rPr>
              <w:t>trombones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tuba</w:t>
            </w:r>
          </w:p>
        </w:tc>
      </w:tr>
      <w:tr w:rsidR="007A0E0A" w:rsidRPr="00210EFC" w14:paraId="04ED417F" w14:textId="77777777" w:rsidTr="009D15FE">
        <w:trPr>
          <w:trHeight w:val="700"/>
        </w:trPr>
        <w:tc>
          <w:tcPr>
            <w:tcW w:w="3085" w:type="dxa"/>
            <w:hideMark/>
          </w:tcPr>
          <w:p w14:paraId="0CC2C65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</w:t>
            </w:r>
          </w:p>
        </w:tc>
        <w:tc>
          <w:tcPr>
            <w:tcW w:w="992" w:type="dxa"/>
            <w:hideMark/>
          </w:tcPr>
          <w:p w14:paraId="273EA95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29F2D32F" w14:textId="07EF4DA3" w:rsidR="0072389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3A722A">
              <w:rPr>
                <w:lang w:val="en-US"/>
              </w:rPr>
              <w:t>trombones</w:t>
            </w:r>
            <w:r w:rsidRPr="00F71DF8">
              <w:rPr>
                <w:lang w:val="en-US"/>
              </w:rPr>
              <w:t xml:space="preserve">, </w:t>
            </w:r>
            <w:r w:rsidR="003A722A" w:rsidRPr="003A722A">
              <w:rPr>
                <w:lang w:val="en-US"/>
              </w:rPr>
              <w:t>harpsichord</w:t>
            </w:r>
            <w:r w:rsidRPr="00F71DF8">
              <w:rPr>
                <w:lang w:val="en-US"/>
              </w:rPr>
              <w:t xml:space="preserve">, </w:t>
            </w:r>
            <w:r w:rsidR="0072389A" w:rsidRPr="0072389A">
              <w:rPr>
                <w:lang w:val="en-US"/>
              </w:rPr>
              <w:t>harmonium</w:t>
            </w:r>
            <w:r w:rsidRPr="00F71DF8">
              <w:rPr>
                <w:lang w:val="en-US"/>
              </w:rPr>
              <w:t xml:space="preserve">, 2 </w:t>
            </w:r>
            <w:r w:rsidR="0072389A" w:rsidRPr="0072389A">
              <w:rPr>
                <w:lang w:val="en-US"/>
              </w:rPr>
              <w:t>percussionists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3 </w:t>
            </w:r>
            <w:r w:rsidR="0072389A" w:rsidRPr="0072389A">
              <w:rPr>
                <w:lang w:val="en-US"/>
              </w:rPr>
              <w:t>double bass</w:t>
            </w:r>
            <w:r w:rsidR="0072389A">
              <w:rPr>
                <w:lang w:val="en-US"/>
              </w:rPr>
              <w:t>es</w:t>
            </w:r>
          </w:p>
        </w:tc>
      </w:tr>
      <w:tr w:rsidR="007A0E0A" w:rsidRPr="00210EFC" w14:paraId="7A6C2C19" w14:textId="77777777" w:rsidTr="007A0E0A">
        <w:trPr>
          <w:trHeight w:val="300"/>
        </w:trPr>
        <w:tc>
          <w:tcPr>
            <w:tcW w:w="3085" w:type="dxa"/>
            <w:hideMark/>
          </w:tcPr>
          <w:p w14:paraId="1CF668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Estáticamóvil</w:t>
            </w:r>
            <w:proofErr w:type="spellEnd"/>
            <w:r w:rsidRPr="00210EFC">
              <w:rPr>
                <w:i/>
                <w:iCs/>
              </w:rPr>
              <w:t xml:space="preserve"> II </w:t>
            </w:r>
          </w:p>
        </w:tc>
        <w:tc>
          <w:tcPr>
            <w:tcW w:w="992" w:type="dxa"/>
            <w:hideMark/>
          </w:tcPr>
          <w:p w14:paraId="3413B54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731EB9F6" w14:textId="051A5835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  <w:r w:rsidR="006960C8">
              <w:rPr>
                <w:lang w:val="en-US"/>
              </w:rPr>
              <w:t>, Viola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210EFC" w14:paraId="0C764DB3" w14:textId="77777777" w:rsidTr="007A0E0A">
        <w:trPr>
          <w:trHeight w:val="600"/>
        </w:trPr>
        <w:tc>
          <w:tcPr>
            <w:tcW w:w="3085" w:type="dxa"/>
            <w:hideMark/>
          </w:tcPr>
          <w:p w14:paraId="22E4B29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Homenaje a </w:t>
            </w:r>
            <w:proofErr w:type="spellStart"/>
            <w:r w:rsidRPr="00210EFC">
              <w:rPr>
                <w:i/>
                <w:iCs/>
              </w:rPr>
              <w:t>Filifor</w:t>
            </w:r>
            <w:proofErr w:type="spellEnd"/>
            <w:r w:rsidRPr="00210EFC">
              <w:rPr>
                <w:i/>
                <w:iCs/>
              </w:rPr>
              <w:t xml:space="preserve"> forrado de niño </w:t>
            </w:r>
          </w:p>
        </w:tc>
        <w:tc>
          <w:tcPr>
            <w:tcW w:w="992" w:type="dxa"/>
            <w:hideMark/>
          </w:tcPr>
          <w:p w14:paraId="3AA44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1966</w:t>
            </w:r>
          </w:p>
        </w:tc>
        <w:tc>
          <w:tcPr>
            <w:tcW w:w="4395" w:type="dxa"/>
            <w:hideMark/>
          </w:tcPr>
          <w:p w14:paraId="4A4262BE" w14:textId="04CCFC44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9040A4">
              <w:rPr>
                <w:lang w:val="en-US"/>
              </w:rPr>
              <w:t>f</w:t>
            </w:r>
            <w:r w:rsidR="0072389A" w:rsidRPr="00F71DF8">
              <w:rPr>
                <w:lang w:val="en-US"/>
              </w:rPr>
              <w:t>lutes</w:t>
            </w:r>
            <w:r w:rsidRPr="00F71DF8">
              <w:rPr>
                <w:lang w:val="en-US"/>
              </w:rPr>
              <w:t xml:space="preserve">, 2 </w:t>
            </w:r>
            <w:r w:rsidR="0072389A" w:rsidRPr="00F71DF8">
              <w:rPr>
                <w:lang w:val="en-US"/>
              </w:rPr>
              <w:t>clarinets</w:t>
            </w:r>
            <w:r w:rsidR="006960C8">
              <w:rPr>
                <w:lang w:val="en-US"/>
              </w:rPr>
              <w:t xml:space="preserve"> and</w:t>
            </w:r>
            <w:r w:rsidRPr="00F71DF8">
              <w:rPr>
                <w:lang w:val="en-US"/>
              </w:rPr>
              <w:t xml:space="preserve"> </w:t>
            </w:r>
            <w:r w:rsidR="0072389A" w:rsidRPr="00F71DF8">
              <w:rPr>
                <w:lang w:val="en-US"/>
              </w:rPr>
              <w:t>percussion</w:t>
            </w:r>
          </w:p>
        </w:tc>
      </w:tr>
      <w:tr w:rsidR="007A0E0A" w:rsidRPr="00210EFC" w14:paraId="23A85DF9" w14:textId="77777777" w:rsidTr="007A0E0A">
        <w:trPr>
          <w:trHeight w:val="300"/>
        </w:trPr>
        <w:tc>
          <w:tcPr>
            <w:tcW w:w="3085" w:type="dxa"/>
            <w:hideMark/>
          </w:tcPr>
          <w:p w14:paraId="318F79C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Soles </w:t>
            </w:r>
          </w:p>
        </w:tc>
        <w:tc>
          <w:tcPr>
            <w:tcW w:w="992" w:type="dxa"/>
            <w:hideMark/>
          </w:tcPr>
          <w:p w14:paraId="6840D35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1967</w:t>
            </w:r>
          </w:p>
        </w:tc>
        <w:tc>
          <w:tcPr>
            <w:tcW w:w="4395" w:type="dxa"/>
            <w:hideMark/>
          </w:tcPr>
          <w:p w14:paraId="19F97679" w14:textId="58C2E606" w:rsidR="007A0E0A" w:rsidRPr="00F71DF8" w:rsidRDefault="0072389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3EE7A88" w14:textId="77777777" w:rsidTr="009D15FE">
        <w:trPr>
          <w:trHeight w:val="411"/>
        </w:trPr>
        <w:tc>
          <w:tcPr>
            <w:tcW w:w="3085" w:type="dxa"/>
            <w:hideMark/>
          </w:tcPr>
          <w:p w14:paraId="0D29DE8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Distancias </w:t>
            </w:r>
          </w:p>
        </w:tc>
        <w:tc>
          <w:tcPr>
            <w:tcW w:w="992" w:type="dxa"/>
            <w:hideMark/>
          </w:tcPr>
          <w:p w14:paraId="1A4B401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1968</w:t>
            </w:r>
          </w:p>
        </w:tc>
        <w:tc>
          <w:tcPr>
            <w:tcW w:w="4395" w:type="dxa"/>
            <w:hideMark/>
          </w:tcPr>
          <w:p w14:paraId="53E71BD5" w14:textId="25A98DBA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Piano </w:t>
            </w:r>
            <w:r w:rsidR="007A0E0A" w:rsidRPr="00F71DF8">
              <w:rPr>
                <w:lang w:val="en-US"/>
              </w:rPr>
              <w:t>(Publisher: Ricordi Americana)</w:t>
            </w:r>
          </w:p>
        </w:tc>
      </w:tr>
      <w:tr w:rsidR="007A0E0A" w:rsidRPr="00210EFC" w14:paraId="107F0140" w14:textId="77777777" w:rsidTr="007A0E0A">
        <w:trPr>
          <w:trHeight w:val="300"/>
        </w:trPr>
        <w:tc>
          <w:tcPr>
            <w:tcW w:w="3085" w:type="dxa"/>
            <w:hideMark/>
          </w:tcPr>
          <w:p w14:paraId="2EDF9D48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Interludios </w:t>
            </w:r>
          </w:p>
        </w:tc>
        <w:tc>
          <w:tcPr>
            <w:tcW w:w="992" w:type="dxa"/>
            <w:hideMark/>
          </w:tcPr>
          <w:p w14:paraId="53A19FE2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7A7F7AF0" w14:textId="72D66302" w:rsidR="007A0E0A" w:rsidRPr="00F71DF8" w:rsidRDefault="00BE16F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4DE891E1" w14:textId="77777777" w:rsidTr="007A0E0A">
        <w:trPr>
          <w:trHeight w:val="300"/>
        </w:trPr>
        <w:tc>
          <w:tcPr>
            <w:tcW w:w="3085" w:type="dxa"/>
            <w:hideMark/>
          </w:tcPr>
          <w:p w14:paraId="735FAA0C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Juego uno </w:t>
            </w:r>
          </w:p>
        </w:tc>
        <w:tc>
          <w:tcPr>
            <w:tcW w:w="992" w:type="dxa"/>
            <w:hideMark/>
          </w:tcPr>
          <w:p w14:paraId="380B783C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2B10629A" w14:textId="7288C724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 Trombones</w:t>
            </w:r>
          </w:p>
        </w:tc>
      </w:tr>
      <w:tr w:rsidR="007A0E0A" w:rsidRPr="00210EFC" w14:paraId="4ADE63EB" w14:textId="77777777" w:rsidTr="009D15FE">
        <w:trPr>
          <w:trHeight w:val="756"/>
        </w:trPr>
        <w:tc>
          <w:tcPr>
            <w:tcW w:w="3085" w:type="dxa"/>
            <w:hideMark/>
          </w:tcPr>
          <w:p w14:paraId="6E313E8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Muriendo entonces </w:t>
            </w:r>
          </w:p>
        </w:tc>
        <w:tc>
          <w:tcPr>
            <w:tcW w:w="992" w:type="dxa"/>
            <w:hideMark/>
          </w:tcPr>
          <w:p w14:paraId="7237A590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1969</w:t>
            </w:r>
          </w:p>
        </w:tc>
        <w:tc>
          <w:tcPr>
            <w:tcW w:w="4395" w:type="dxa"/>
            <w:hideMark/>
          </w:tcPr>
          <w:p w14:paraId="5BD78943" w14:textId="20DF9CF9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tuba, 2 </w:t>
            </w:r>
            <w:r w:rsidRPr="00F71DF8">
              <w:rPr>
                <w:lang w:val="en-US"/>
              </w:rPr>
              <w:t>percussionists</w:t>
            </w:r>
            <w:r w:rsidR="007A0E0A" w:rsidRPr="00F71DF8">
              <w:rPr>
                <w:lang w:val="en-US"/>
              </w:rPr>
              <w:t xml:space="preserve">, </w:t>
            </w:r>
            <w:r w:rsidRPr="009040A4">
              <w:rPr>
                <w:lang w:val="en-US"/>
              </w:rPr>
              <w:t>amplified</w:t>
            </w:r>
            <w:r w:rsidR="00C17448" w:rsidRPr="00F71DF8">
              <w:rPr>
                <w:lang w:val="en-US"/>
              </w:rPr>
              <w:t xml:space="preserve"> viola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 w:rsidRPr="009040A4">
              <w:rPr>
                <w:lang w:val="en-US"/>
              </w:rPr>
              <w:t>amplified</w:t>
            </w:r>
            <w:r w:rsidR="00C1744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210EFC" w14:paraId="6EF94369" w14:textId="77777777" w:rsidTr="007A0E0A">
        <w:trPr>
          <w:trHeight w:val="300"/>
        </w:trPr>
        <w:tc>
          <w:tcPr>
            <w:tcW w:w="3085" w:type="dxa"/>
            <w:hideMark/>
          </w:tcPr>
          <w:p w14:paraId="50AC0B3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IRT-BMT </w:t>
            </w:r>
          </w:p>
        </w:tc>
        <w:tc>
          <w:tcPr>
            <w:tcW w:w="992" w:type="dxa"/>
            <w:hideMark/>
          </w:tcPr>
          <w:p w14:paraId="7336CC1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1970</w:t>
            </w:r>
          </w:p>
        </w:tc>
        <w:tc>
          <w:tcPr>
            <w:tcW w:w="4395" w:type="dxa"/>
            <w:hideMark/>
          </w:tcPr>
          <w:p w14:paraId="184168E7" w14:textId="215DFA3D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6960C8">
              <w:rPr>
                <w:lang w:val="en-US"/>
              </w:rPr>
              <w:t xml:space="preserve"> and</w:t>
            </w:r>
            <w:r w:rsidR="006960C8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46CFD44F" w14:textId="77777777" w:rsidTr="009D15FE">
        <w:trPr>
          <w:trHeight w:val="387"/>
        </w:trPr>
        <w:tc>
          <w:tcPr>
            <w:tcW w:w="3085" w:type="dxa"/>
            <w:hideMark/>
          </w:tcPr>
          <w:p w14:paraId="6B9C1525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Copla </w:t>
            </w:r>
          </w:p>
        </w:tc>
        <w:tc>
          <w:tcPr>
            <w:tcW w:w="992" w:type="dxa"/>
            <w:hideMark/>
          </w:tcPr>
          <w:p w14:paraId="5DE40BF9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0AC4014" w14:textId="1B21264F" w:rsidR="007A0E0A" w:rsidRPr="00F71DF8" w:rsidRDefault="009040A4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Flute, clarinet, bassoon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C17448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>.</w:t>
            </w:r>
          </w:p>
        </w:tc>
      </w:tr>
      <w:tr w:rsidR="007A0E0A" w:rsidRPr="00210EFC" w14:paraId="4D6B5D43" w14:textId="77777777" w:rsidTr="007A0E0A">
        <w:trPr>
          <w:trHeight w:val="300"/>
        </w:trPr>
        <w:tc>
          <w:tcPr>
            <w:tcW w:w="3085" w:type="dxa"/>
            <w:hideMark/>
          </w:tcPr>
          <w:p w14:paraId="2E10A7B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Dividido dos</w:t>
            </w:r>
          </w:p>
        </w:tc>
        <w:tc>
          <w:tcPr>
            <w:tcW w:w="992" w:type="dxa"/>
            <w:hideMark/>
          </w:tcPr>
          <w:p w14:paraId="4FFF59E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1971</w:t>
            </w:r>
          </w:p>
        </w:tc>
        <w:tc>
          <w:tcPr>
            <w:tcW w:w="4395" w:type="dxa"/>
            <w:hideMark/>
          </w:tcPr>
          <w:p w14:paraId="122973ED" w14:textId="75A50EC9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17448">
              <w:rPr>
                <w:lang w:val="en-US"/>
              </w:rPr>
              <w:t>mplified accordion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tape</w:t>
            </w:r>
          </w:p>
        </w:tc>
      </w:tr>
      <w:tr w:rsidR="007A0E0A" w:rsidRPr="00210EFC" w14:paraId="0714D6C4" w14:textId="77777777" w:rsidTr="007A0E0A">
        <w:trPr>
          <w:trHeight w:val="300"/>
        </w:trPr>
        <w:tc>
          <w:tcPr>
            <w:tcW w:w="3085" w:type="dxa"/>
            <w:hideMark/>
          </w:tcPr>
          <w:p w14:paraId="2AE5BFC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Música ritual</w:t>
            </w:r>
          </w:p>
        </w:tc>
        <w:tc>
          <w:tcPr>
            <w:tcW w:w="992" w:type="dxa"/>
            <w:hideMark/>
          </w:tcPr>
          <w:p w14:paraId="4AFA6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1974</w:t>
            </w:r>
          </w:p>
        </w:tc>
        <w:tc>
          <w:tcPr>
            <w:tcW w:w="4395" w:type="dxa"/>
            <w:hideMark/>
          </w:tcPr>
          <w:p w14:paraId="048D10E1" w14:textId="3B632840" w:rsidR="007A0E0A" w:rsidRPr="00F71DF8" w:rsidRDefault="00C1744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C17448">
              <w:rPr>
                <w:lang w:val="en-US"/>
              </w:rPr>
              <w:t>ymphony orchestra</w:t>
            </w:r>
          </w:p>
        </w:tc>
      </w:tr>
      <w:tr w:rsidR="007A0E0A" w:rsidRPr="00210EFC" w14:paraId="4D7F4A1D" w14:textId="77777777" w:rsidTr="009D15FE">
        <w:trPr>
          <w:trHeight w:val="416"/>
        </w:trPr>
        <w:tc>
          <w:tcPr>
            <w:tcW w:w="3085" w:type="dxa"/>
            <w:hideMark/>
          </w:tcPr>
          <w:p w14:paraId="457FE163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soles*</w:t>
            </w:r>
          </w:p>
        </w:tc>
        <w:tc>
          <w:tcPr>
            <w:tcW w:w="992" w:type="dxa"/>
            <w:hideMark/>
          </w:tcPr>
          <w:p w14:paraId="55F6780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6B68191B" w14:textId="2EB6EB97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903D01">
              <w:rPr>
                <w:lang w:val="en-US"/>
              </w:rPr>
              <w:t>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viola</w:t>
            </w:r>
          </w:p>
        </w:tc>
      </w:tr>
      <w:tr w:rsidR="007A0E0A" w:rsidRPr="00210EFC" w14:paraId="3E45EA8F" w14:textId="77777777" w:rsidTr="007A0E0A">
        <w:trPr>
          <w:trHeight w:val="300"/>
        </w:trPr>
        <w:tc>
          <w:tcPr>
            <w:tcW w:w="3085" w:type="dxa"/>
            <w:hideMark/>
          </w:tcPr>
          <w:p w14:paraId="274B161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Umbrales </w:t>
            </w:r>
          </w:p>
        </w:tc>
        <w:tc>
          <w:tcPr>
            <w:tcW w:w="992" w:type="dxa"/>
            <w:hideMark/>
          </w:tcPr>
          <w:p w14:paraId="069B959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1976</w:t>
            </w:r>
          </w:p>
        </w:tc>
        <w:tc>
          <w:tcPr>
            <w:tcW w:w="4395" w:type="dxa"/>
            <w:hideMark/>
          </w:tcPr>
          <w:p w14:paraId="19C5EFBD" w14:textId="6D76C0DD" w:rsidR="007A0E0A" w:rsidRPr="00F71DF8" w:rsidRDefault="00903D01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C87A1E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903D01">
              <w:rPr>
                <w:lang w:val="en-US"/>
              </w:rPr>
              <w:t>alto flute</w:t>
            </w:r>
          </w:p>
        </w:tc>
      </w:tr>
      <w:tr w:rsidR="007A0E0A" w:rsidRPr="00210EFC" w14:paraId="32BFA67D" w14:textId="77777777" w:rsidTr="007A0E0A">
        <w:trPr>
          <w:trHeight w:val="300"/>
        </w:trPr>
        <w:tc>
          <w:tcPr>
            <w:tcW w:w="3085" w:type="dxa"/>
            <w:hideMark/>
          </w:tcPr>
          <w:p w14:paraId="1B4454B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uno y lo otro</w:t>
            </w:r>
          </w:p>
        </w:tc>
        <w:tc>
          <w:tcPr>
            <w:tcW w:w="992" w:type="dxa"/>
            <w:hideMark/>
          </w:tcPr>
          <w:p w14:paraId="2773492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1977</w:t>
            </w:r>
          </w:p>
        </w:tc>
        <w:tc>
          <w:tcPr>
            <w:tcW w:w="4395" w:type="dxa"/>
            <w:hideMark/>
          </w:tcPr>
          <w:p w14:paraId="0CCB0284" w14:textId="2EADB17A" w:rsidR="007A0E0A" w:rsidRPr="00F71DF8" w:rsidRDefault="00C87A1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Piano</w:t>
            </w:r>
          </w:p>
        </w:tc>
      </w:tr>
      <w:tr w:rsidR="007A0E0A" w:rsidRPr="00210EFC" w14:paraId="6915539B" w14:textId="77777777" w:rsidTr="008A7926">
        <w:trPr>
          <w:trHeight w:val="600"/>
        </w:trPr>
        <w:tc>
          <w:tcPr>
            <w:tcW w:w="3085" w:type="dxa"/>
            <w:shd w:val="clear" w:color="auto" w:fill="auto"/>
            <w:hideMark/>
          </w:tcPr>
          <w:p w14:paraId="7D62C55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Otros tiempos</w:t>
            </w:r>
          </w:p>
        </w:tc>
        <w:tc>
          <w:tcPr>
            <w:tcW w:w="992" w:type="dxa"/>
            <w:shd w:val="clear" w:color="auto" w:fill="auto"/>
            <w:hideMark/>
          </w:tcPr>
          <w:p w14:paraId="5139F38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1978</w:t>
            </w:r>
          </w:p>
        </w:tc>
        <w:tc>
          <w:tcPr>
            <w:tcW w:w="4395" w:type="dxa"/>
            <w:shd w:val="clear" w:color="auto" w:fill="auto"/>
            <w:hideMark/>
          </w:tcPr>
          <w:p w14:paraId="37402FD3" w14:textId="755D3675" w:rsidR="007A0E0A" w:rsidRPr="00F71DF8" w:rsidRDefault="00EF556C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quintet</w:t>
            </w:r>
            <w:r w:rsidR="00C87A1E">
              <w:rPr>
                <w:lang w:val="en-US"/>
              </w:rPr>
              <w:t xml:space="preserve"> </w:t>
            </w:r>
            <w:r>
              <w:rPr>
                <w:lang w:val="en-US"/>
              </w:rPr>
              <w:t>or string orch</w:t>
            </w:r>
            <w:r w:rsidR="007A0E0A" w:rsidRPr="00F71DF8">
              <w:rPr>
                <w:lang w:val="en-US"/>
              </w:rPr>
              <w:t>est</w:t>
            </w:r>
            <w:r>
              <w:rPr>
                <w:lang w:val="en-US"/>
              </w:rPr>
              <w:t xml:space="preserve">ra </w:t>
            </w:r>
            <w:r w:rsidR="007A0E0A" w:rsidRPr="00F71DF8">
              <w:rPr>
                <w:lang w:val="en-US"/>
              </w:rPr>
              <w:t>(rev. 1981)</w:t>
            </w:r>
          </w:p>
        </w:tc>
      </w:tr>
      <w:tr w:rsidR="007A0E0A" w:rsidRPr="00210EFC" w14:paraId="67D7B00C" w14:textId="77777777" w:rsidTr="007A0E0A">
        <w:trPr>
          <w:trHeight w:val="300"/>
        </w:trPr>
        <w:tc>
          <w:tcPr>
            <w:tcW w:w="3085" w:type="dxa"/>
            <w:hideMark/>
          </w:tcPr>
          <w:p w14:paraId="72355FC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Paisaje</w:t>
            </w:r>
          </w:p>
        </w:tc>
        <w:tc>
          <w:tcPr>
            <w:tcW w:w="992" w:type="dxa"/>
            <w:hideMark/>
          </w:tcPr>
          <w:p w14:paraId="04A8933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1979</w:t>
            </w:r>
          </w:p>
        </w:tc>
        <w:tc>
          <w:tcPr>
            <w:tcW w:w="4395" w:type="dxa"/>
            <w:hideMark/>
          </w:tcPr>
          <w:p w14:paraId="52255051" w14:textId="0C610466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String orch</w:t>
            </w:r>
            <w:r w:rsidRPr="00F71DF8">
              <w:rPr>
                <w:lang w:val="en-US"/>
              </w:rPr>
              <w:t>est</w:t>
            </w:r>
            <w:r>
              <w:rPr>
                <w:lang w:val="en-US"/>
              </w:rPr>
              <w:t>ra</w:t>
            </w:r>
          </w:p>
        </w:tc>
      </w:tr>
      <w:tr w:rsidR="007A0E0A" w:rsidRPr="00210EFC" w14:paraId="3AE6DF00" w14:textId="77777777" w:rsidTr="007A0E0A">
        <w:trPr>
          <w:trHeight w:val="300"/>
        </w:trPr>
        <w:tc>
          <w:tcPr>
            <w:tcW w:w="3085" w:type="dxa"/>
            <w:hideMark/>
          </w:tcPr>
          <w:p w14:paraId="5889BCB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Aquello*</w:t>
            </w:r>
          </w:p>
        </w:tc>
        <w:tc>
          <w:tcPr>
            <w:tcW w:w="992" w:type="dxa"/>
            <w:hideMark/>
          </w:tcPr>
          <w:p w14:paraId="371971BA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1982</w:t>
            </w:r>
          </w:p>
        </w:tc>
        <w:tc>
          <w:tcPr>
            <w:tcW w:w="4395" w:type="dxa"/>
            <w:hideMark/>
          </w:tcPr>
          <w:p w14:paraId="662CBDB7" w14:textId="00F284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2 Pianos</w:t>
            </w:r>
          </w:p>
        </w:tc>
      </w:tr>
      <w:tr w:rsidR="007A0E0A" w:rsidRPr="00210EFC" w14:paraId="0F3C7FF1" w14:textId="77777777" w:rsidTr="007A0E0A">
        <w:trPr>
          <w:trHeight w:val="600"/>
        </w:trPr>
        <w:tc>
          <w:tcPr>
            <w:tcW w:w="3085" w:type="dxa"/>
            <w:hideMark/>
          </w:tcPr>
          <w:p w14:paraId="4605CC21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Frente a frente</w:t>
            </w:r>
          </w:p>
        </w:tc>
        <w:tc>
          <w:tcPr>
            <w:tcW w:w="992" w:type="dxa"/>
            <w:hideMark/>
          </w:tcPr>
          <w:p w14:paraId="6774F29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1983</w:t>
            </w:r>
          </w:p>
        </w:tc>
        <w:tc>
          <w:tcPr>
            <w:tcW w:w="4395" w:type="dxa"/>
            <w:hideMark/>
          </w:tcPr>
          <w:p w14:paraId="0C8C6F11" w14:textId="3DF1BA9D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0FA4E1E4" w14:textId="77777777" w:rsidTr="007A0E0A">
        <w:trPr>
          <w:trHeight w:val="300"/>
        </w:trPr>
        <w:tc>
          <w:tcPr>
            <w:tcW w:w="3085" w:type="dxa"/>
            <w:hideMark/>
          </w:tcPr>
          <w:p w14:paraId="1F0503E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cornisa*</w:t>
            </w:r>
          </w:p>
        </w:tc>
        <w:tc>
          <w:tcPr>
            <w:tcW w:w="992" w:type="dxa"/>
            <w:hideMark/>
          </w:tcPr>
          <w:p w14:paraId="1E73FDC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1985</w:t>
            </w:r>
          </w:p>
        </w:tc>
        <w:tc>
          <w:tcPr>
            <w:tcW w:w="4395" w:type="dxa"/>
            <w:hideMark/>
          </w:tcPr>
          <w:p w14:paraId="62DC7A7C" w14:textId="73D16E89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clarinet</w:t>
            </w:r>
            <w:r w:rsidR="006960C8">
              <w:rPr>
                <w:lang w:val="en-US"/>
              </w:rPr>
              <w:t>, piano and</w:t>
            </w:r>
            <w:r>
              <w:rPr>
                <w:lang w:val="en-US"/>
              </w:rPr>
              <w:t xml:space="preserve"> percussion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3E678CD1" w14:textId="77777777" w:rsidTr="007A0E0A">
        <w:trPr>
          <w:trHeight w:val="300"/>
        </w:trPr>
        <w:tc>
          <w:tcPr>
            <w:tcW w:w="3085" w:type="dxa"/>
            <w:hideMark/>
          </w:tcPr>
          <w:p w14:paraId="437AB1E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Resplandores sombras*</w:t>
            </w:r>
          </w:p>
        </w:tc>
        <w:tc>
          <w:tcPr>
            <w:tcW w:w="992" w:type="dxa"/>
            <w:hideMark/>
          </w:tcPr>
          <w:p w14:paraId="5508E9F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1986</w:t>
            </w:r>
          </w:p>
        </w:tc>
        <w:tc>
          <w:tcPr>
            <w:tcW w:w="4395" w:type="dxa"/>
            <w:hideMark/>
          </w:tcPr>
          <w:p w14:paraId="5203FE18" w14:textId="1F60FB68" w:rsidR="007A0E0A" w:rsidRPr="00F71DF8" w:rsidRDefault="005922D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F71DF8">
              <w:rPr>
                <w:lang w:val="en-US"/>
              </w:rPr>
              <w:t>ymphonic</w:t>
            </w:r>
            <w:r>
              <w:rPr>
                <w:lang w:val="en-US"/>
              </w:rPr>
              <w:t xml:space="preserve"> orchestra</w:t>
            </w:r>
          </w:p>
        </w:tc>
      </w:tr>
      <w:tr w:rsidR="007A0E0A" w:rsidRPr="00210EFC" w14:paraId="45FB6893" w14:textId="77777777" w:rsidTr="009D15FE">
        <w:trPr>
          <w:trHeight w:val="474"/>
        </w:trPr>
        <w:tc>
          <w:tcPr>
            <w:tcW w:w="3085" w:type="dxa"/>
            <w:hideMark/>
          </w:tcPr>
          <w:p w14:paraId="2591F20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Recóndita armonía*</w:t>
            </w:r>
          </w:p>
        </w:tc>
        <w:tc>
          <w:tcPr>
            <w:tcW w:w="992" w:type="dxa"/>
            <w:hideMark/>
          </w:tcPr>
          <w:p w14:paraId="6AFF2161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1987</w:t>
            </w:r>
          </w:p>
        </w:tc>
        <w:tc>
          <w:tcPr>
            <w:tcW w:w="4395" w:type="dxa"/>
            <w:hideMark/>
          </w:tcPr>
          <w:p w14:paraId="58B06579" w14:textId="061A68E9" w:rsidR="007A0E0A" w:rsidRPr="00F71DF8" w:rsidRDefault="006960C8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Viola, violoncello and</w:t>
            </w:r>
            <w:r w:rsidR="007A0E0A" w:rsidRPr="00F71DF8">
              <w:rPr>
                <w:lang w:val="en-US"/>
              </w:rPr>
              <w:t xml:space="preserve"> </w:t>
            </w:r>
            <w:r w:rsidR="005922DD">
              <w:rPr>
                <w:lang w:val="en-US"/>
              </w:rPr>
              <w:t>double bass</w:t>
            </w:r>
          </w:p>
        </w:tc>
      </w:tr>
      <w:tr w:rsidR="007A0E0A" w:rsidRPr="00210EFC" w14:paraId="580FCBEA" w14:textId="77777777" w:rsidTr="007A0E0A">
        <w:trPr>
          <w:trHeight w:val="600"/>
        </w:trPr>
        <w:tc>
          <w:tcPr>
            <w:tcW w:w="3085" w:type="dxa"/>
            <w:hideMark/>
          </w:tcPr>
          <w:p w14:paraId="58E7B47B" w14:textId="777C0BAA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Arenas</w:t>
            </w:r>
            <w:r w:rsidRPr="00210EFC">
              <w:rPr>
                <w:i/>
                <w:iCs/>
              </w:rPr>
              <w:t xml:space="preserve"> (</w:t>
            </w:r>
            <w:proofErr w:type="spellStart"/>
            <w:r>
              <w:rPr>
                <w:i/>
                <w:iCs/>
              </w:rPr>
              <w:t>to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the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memory</w:t>
            </w:r>
            <w:proofErr w:type="spellEnd"/>
            <w:r>
              <w:rPr>
                <w:i/>
                <w:iCs/>
              </w:rPr>
              <w:t xml:space="preserve"> of</w:t>
            </w:r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Morton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proofErr w:type="spellStart"/>
            <w:r w:rsidRPr="00210EFC">
              <w:rPr>
                <w:i/>
                <w:iCs/>
              </w:rPr>
              <w:t>Feldman</w:t>
            </w:r>
            <w:proofErr w:type="spellEnd"/>
            <w:r w:rsidRPr="00210EFC">
              <w:rPr>
                <w:i/>
                <w:iCs/>
              </w:rPr>
              <w:t>)</w:t>
            </w:r>
            <w:r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4C03C4CD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1988</w:t>
            </w:r>
          </w:p>
        </w:tc>
        <w:tc>
          <w:tcPr>
            <w:tcW w:w="4395" w:type="dxa"/>
            <w:hideMark/>
          </w:tcPr>
          <w:p w14:paraId="47A1B873" w14:textId="7D8FC3C9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Piano.</w:t>
            </w:r>
          </w:p>
        </w:tc>
      </w:tr>
      <w:tr w:rsidR="007A0E0A" w:rsidRPr="00210EFC" w14:paraId="3CA0FEFA" w14:textId="77777777" w:rsidTr="009041A3">
        <w:trPr>
          <w:trHeight w:val="347"/>
        </w:trPr>
        <w:tc>
          <w:tcPr>
            <w:tcW w:w="3085" w:type="dxa"/>
            <w:hideMark/>
          </w:tcPr>
          <w:p w14:paraId="710EA5A6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Caminos de Caminos*</w:t>
            </w:r>
          </w:p>
        </w:tc>
        <w:tc>
          <w:tcPr>
            <w:tcW w:w="992" w:type="dxa"/>
            <w:hideMark/>
          </w:tcPr>
          <w:p w14:paraId="59F5C2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443CF387" w14:textId="1C5BB49D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Alto f</w:t>
            </w:r>
            <w:r w:rsidRPr="00F71DF8">
              <w:rPr>
                <w:lang w:val="en-US"/>
              </w:rPr>
              <w:t>lute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voice, piano and</w:t>
            </w:r>
            <w:r w:rsidR="007A0E0A" w:rsidRPr="00F71DF8">
              <w:rPr>
                <w:lang w:val="en-US"/>
              </w:rPr>
              <w:t xml:space="preserve"> viola.</w:t>
            </w:r>
          </w:p>
        </w:tc>
      </w:tr>
      <w:tr w:rsidR="007A0E0A" w:rsidRPr="00210EFC" w14:paraId="5BDE9239" w14:textId="77777777" w:rsidTr="007A0E0A">
        <w:trPr>
          <w:trHeight w:val="300"/>
        </w:trPr>
        <w:tc>
          <w:tcPr>
            <w:tcW w:w="3085" w:type="dxa"/>
            <w:hideMark/>
          </w:tcPr>
          <w:p w14:paraId="07628C9F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 xml:space="preserve">Locus </w:t>
            </w:r>
            <w:proofErr w:type="spellStart"/>
            <w:r w:rsidRPr="00210EFC">
              <w:rPr>
                <w:i/>
                <w:iCs/>
              </w:rPr>
              <w:t>solus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6AB9746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67B32F37" w14:textId="01A515BF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2 </w:t>
            </w:r>
            <w:r w:rsidR="008A7926" w:rsidRPr="00F71DF8">
              <w:rPr>
                <w:lang w:val="en-US"/>
              </w:rPr>
              <w:t>Percussionists</w:t>
            </w:r>
            <w:r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26AC3591" w14:textId="77777777" w:rsidTr="007A0E0A">
        <w:trPr>
          <w:trHeight w:val="600"/>
        </w:trPr>
        <w:tc>
          <w:tcPr>
            <w:tcW w:w="3085" w:type="dxa"/>
            <w:hideMark/>
          </w:tcPr>
          <w:p w14:paraId="049C8601" w14:textId="7426FFEB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Perpetual</w:t>
            </w:r>
            <w:proofErr w:type="spellEnd"/>
            <w:r>
              <w:rPr>
                <w:i/>
                <w:iCs/>
              </w:rPr>
              <w:t xml:space="preserve"> tango (</w:t>
            </w:r>
            <w:proofErr w:type="spellStart"/>
            <w:r>
              <w:rPr>
                <w:i/>
                <w:iCs/>
              </w:rPr>
              <w:t>versio</w:t>
            </w:r>
            <w:r w:rsidRPr="00210EFC">
              <w:rPr>
                <w:i/>
                <w:iCs/>
              </w:rPr>
              <w:t>n</w:t>
            </w:r>
            <w:proofErr w:type="spellEnd"/>
            <w:r w:rsidRPr="00210EFC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of</w:t>
            </w:r>
            <w:r w:rsidRPr="00210EFC">
              <w:rPr>
                <w:i/>
                <w:iCs/>
              </w:rPr>
              <w:t xml:space="preserve"> John </w:t>
            </w:r>
            <w:proofErr w:type="spellStart"/>
            <w:r w:rsidRPr="00210EFC">
              <w:rPr>
                <w:i/>
                <w:iCs/>
              </w:rPr>
              <w:t>Cage</w:t>
            </w:r>
            <w:r>
              <w:rPr>
                <w:i/>
                <w:iCs/>
              </w:rPr>
              <w:t>’s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work</w:t>
            </w:r>
            <w:proofErr w:type="spellEnd"/>
            <w:r w:rsidRPr="00210EFC">
              <w:rPr>
                <w:i/>
                <w:iCs/>
              </w:rPr>
              <w:t xml:space="preserve">) </w:t>
            </w:r>
          </w:p>
        </w:tc>
        <w:tc>
          <w:tcPr>
            <w:tcW w:w="992" w:type="dxa"/>
            <w:hideMark/>
          </w:tcPr>
          <w:p w14:paraId="03CD7A0E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1989</w:t>
            </w:r>
          </w:p>
        </w:tc>
        <w:tc>
          <w:tcPr>
            <w:tcW w:w="4395" w:type="dxa"/>
            <w:hideMark/>
          </w:tcPr>
          <w:p w14:paraId="7CD02C92" w14:textId="353FED0C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210EFC" w14:paraId="454AB2D2" w14:textId="77777777" w:rsidTr="00E54B0E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378FCA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Trío</w:t>
            </w:r>
          </w:p>
        </w:tc>
        <w:tc>
          <w:tcPr>
            <w:tcW w:w="992" w:type="dxa"/>
            <w:shd w:val="clear" w:color="auto" w:fill="auto"/>
            <w:hideMark/>
          </w:tcPr>
          <w:p w14:paraId="224CEE28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1991</w:t>
            </w:r>
          </w:p>
        </w:tc>
        <w:tc>
          <w:tcPr>
            <w:tcW w:w="4395" w:type="dxa"/>
            <w:shd w:val="clear" w:color="auto" w:fill="auto"/>
            <w:hideMark/>
          </w:tcPr>
          <w:p w14:paraId="7C593005" w14:textId="0A7051E0" w:rsidR="007A0E0A" w:rsidRPr="00F71DF8" w:rsidRDefault="008A7926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>
              <w:rPr>
                <w:lang w:val="en-US"/>
              </w:rPr>
              <w:t xml:space="preserve"> tuba</w:t>
            </w:r>
          </w:p>
        </w:tc>
      </w:tr>
      <w:tr w:rsidR="007A0E0A" w:rsidRPr="00210EFC" w14:paraId="0B8C9D54" w14:textId="77777777" w:rsidTr="009041A3">
        <w:trPr>
          <w:trHeight w:val="967"/>
        </w:trPr>
        <w:tc>
          <w:tcPr>
            <w:tcW w:w="3085" w:type="dxa"/>
            <w:hideMark/>
          </w:tcPr>
          <w:p w14:paraId="5DBAF93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Abgesang</w:t>
            </w:r>
            <w:proofErr w:type="spellEnd"/>
            <w:r w:rsidRPr="00210EFC">
              <w:rPr>
                <w:i/>
                <w:iCs/>
              </w:rPr>
              <w:t xml:space="preserve"> Mambo*</w:t>
            </w:r>
          </w:p>
        </w:tc>
        <w:tc>
          <w:tcPr>
            <w:tcW w:w="992" w:type="dxa"/>
            <w:hideMark/>
          </w:tcPr>
          <w:p w14:paraId="68F734B4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6EADBE0C" w14:textId="4532FDC2" w:rsidR="007A0E0A" w:rsidRPr="00F71DF8" w:rsidRDefault="002378F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Flute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alto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/</w:t>
            </w:r>
            <w:r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fl</w:t>
            </w:r>
            <w:r>
              <w:rPr>
                <w:lang w:val="en-US"/>
              </w:rPr>
              <w:t>ute</w:t>
            </w:r>
            <w:r w:rsidR="007A0E0A" w:rsidRPr="00F71DF8">
              <w:rPr>
                <w:lang w:val="en-US"/>
              </w:rPr>
              <w:t>, oboe/</w:t>
            </w:r>
            <w:r w:rsidR="00F14D4E">
              <w:rPr>
                <w:lang w:val="en-US"/>
              </w:rPr>
              <w:t>English horn</w:t>
            </w:r>
            <w:r w:rsidR="007A0E0A" w:rsidRPr="00F71DF8">
              <w:rPr>
                <w:lang w:val="en-US"/>
              </w:rPr>
              <w:t>, 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>/</w:t>
            </w:r>
            <w:r w:rsidR="00F14D4E">
              <w:rPr>
                <w:lang w:val="en-US"/>
              </w:rPr>
              <w:t xml:space="preserve">bass </w:t>
            </w:r>
            <w:r w:rsidR="007A0E0A" w:rsidRPr="00F71DF8">
              <w:rPr>
                <w:lang w:val="en-US"/>
              </w:rPr>
              <w:t>cl</w:t>
            </w:r>
            <w:r w:rsidR="00F14D4E">
              <w:rPr>
                <w:lang w:val="en-US"/>
              </w:rPr>
              <w:t>arinet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="00F14D4E">
              <w:rPr>
                <w:lang w:val="en-US"/>
              </w:rPr>
              <w:t>horn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trumpet</w:t>
            </w:r>
            <w:r w:rsidR="007A0E0A" w:rsidRPr="00F71DF8">
              <w:rPr>
                <w:lang w:val="en-US"/>
              </w:rPr>
              <w:t xml:space="preserve">, </w:t>
            </w:r>
            <w:r w:rsidR="00F14D4E" w:rsidRPr="00F71DF8">
              <w:rPr>
                <w:lang w:val="en-US"/>
              </w:rPr>
              <w:t>trombone</w:t>
            </w:r>
            <w:r w:rsidR="006960C8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F14D4E">
              <w:rPr>
                <w:lang w:val="en-US"/>
              </w:rPr>
              <w:t>double bass</w:t>
            </w:r>
          </w:p>
        </w:tc>
      </w:tr>
      <w:tr w:rsidR="007A0E0A" w:rsidRPr="00210EFC" w14:paraId="11342528" w14:textId="77777777" w:rsidTr="007A0E0A">
        <w:trPr>
          <w:trHeight w:val="300"/>
        </w:trPr>
        <w:tc>
          <w:tcPr>
            <w:tcW w:w="3085" w:type="dxa"/>
            <w:hideMark/>
          </w:tcPr>
          <w:p w14:paraId="2C7C4A1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210EFC">
              <w:rPr>
                <w:i/>
                <w:iCs/>
              </w:rPr>
              <w:t>Cifuncho</w:t>
            </w:r>
            <w:proofErr w:type="spellEnd"/>
            <w:r w:rsidRPr="00210EFC">
              <w:rPr>
                <w:i/>
                <w:iCs/>
              </w:rPr>
              <w:t>*</w:t>
            </w:r>
          </w:p>
        </w:tc>
        <w:tc>
          <w:tcPr>
            <w:tcW w:w="992" w:type="dxa"/>
            <w:hideMark/>
          </w:tcPr>
          <w:p w14:paraId="37329B5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1992</w:t>
            </w:r>
          </w:p>
        </w:tc>
        <w:tc>
          <w:tcPr>
            <w:tcW w:w="4395" w:type="dxa"/>
            <w:hideMark/>
          </w:tcPr>
          <w:p w14:paraId="2B7E0351" w14:textId="13144DC2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Violin</w:t>
            </w:r>
          </w:p>
        </w:tc>
      </w:tr>
      <w:tr w:rsidR="007A0E0A" w:rsidRPr="00210EFC" w14:paraId="6A579E20" w14:textId="77777777" w:rsidTr="007A0E0A">
        <w:trPr>
          <w:trHeight w:val="300"/>
        </w:trPr>
        <w:tc>
          <w:tcPr>
            <w:tcW w:w="3085" w:type="dxa"/>
            <w:hideMark/>
          </w:tcPr>
          <w:p w14:paraId="1882384A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Taltal*</w:t>
            </w:r>
          </w:p>
        </w:tc>
        <w:tc>
          <w:tcPr>
            <w:tcW w:w="992" w:type="dxa"/>
            <w:hideMark/>
          </w:tcPr>
          <w:p w14:paraId="56B630A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1993</w:t>
            </w:r>
          </w:p>
        </w:tc>
        <w:tc>
          <w:tcPr>
            <w:tcW w:w="4395" w:type="dxa"/>
            <w:hideMark/>
          </w:tcPr>
          <w:p w14:paraId="2675FC65" w14:textId="0BB8E0B6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 xml:space="preserve">4 </w:t>
            </w:r>
            <w:r w:rsidR="00F14D4E" w:rsidRPr="00F71DF8">
              <w:rPr>
                <w:lang w:val="en-US"/>
              </w:rPr>
              <w:t>Percussionists</w:t>
            </w:r>
          </w:p>
        </w:tc>
      </w:tr>
      <w:tr w:rsidR="007A0E0A" w:rsidRPr="00210EFC" w14:paraId="66DF73AB" w14:textId="77777777" w:rsidTr="009041A3">
        <w:trPr>
          <w:trHeight w:val="652"/>
        </w:trPr>
        <w:tc>
          <w:tcPr>
            <w:tcW w:w="3085" w:type="dxa"/>
            <w:hideMark/>
          </w:tcPr>
          <w:p w14:paraId="3E5A0F49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sangre del cuerpo*</w:t>
            </w:r>
          </w:p>
        </w:tc>
        <w:tc>
          <w:tcPr>
            <w:tcW w:w="992" w:type="dxa"/>
            <w:hideMark/>
          </w:tcPr>
          <w:p w14:paraId="20093F4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1997</w:t>
            </w:r>
          </w:p>
        </w:tc>
        <w:tc>
          <w:tcPr>
            <w:tcW w:w="4395" w:type="dxa"/>
            <w:hideMark/>
          </w:tcPr>
          <w:p w14:paraId="1DCE80BC" w14:textId="78B8C9EA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 tenor-</w:t>
            </w:r>
            <w:r>
              <w:rPr>
                <w:lang w:val="en-US"/>
              </w:rPr>
              <w:t>bass/Alto 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piano, violoncello, </w:t>
            </w:r>
            <w:r>
              <w:rPr>
                <w:lang w:val="en-US"/>
              </w:rPr>
              <w:t>double bass</w:t>
            </w:r>
          </w:p>
        </w:tc>
      </w:tr>
      <w:tr w:rsidR="007A0E0A" w:rsidRPr="00210EFC" w14:paraId="520B522D" w14:textId="77777777" w:rsidTr="007A0E0A">
        <w:trPr>
          <w:trHeight w:val="600"/>
        </w:trPr>
        <w:tc>
          <w:tcPr>
            <w:tcW w:w="3085" w:type="dxa"/>
            <w:hideMark/>
          </w:tcPr>
          <w:p w14:paraId="25654A67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de la indiferencia*</w:t>
            </w:r>
          </w:p>
        </w:tc>
        <w:tc>
          <w:tcPr>
            <w:tcW w:w="992" w:type="dxa"/>
            <w:hideMark/>
          </w:tcPr>
          <w:p w14:paraId="39E41EBF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hideMark/>
          </w:tcPr>
          <w:p w14:paraId="7F7C4A3E" w14:textId="79220AD6" w:rsidR="007A0E0A" w:rsidRPr="00F71DF8" w:rsidRDefault="00F14D4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Bass </w:t>
            </w:r>
            <w:r w:rsidR="00E54B0E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="00E54B0E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="00E54B0E" w:rsidRPr="00F71DF8">
              <w:rPr>
                <w:lang w:val="en-US"/>
              </w:rPr>
              <w:t>violin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E54B0E" w:rsidRPr="00F71DF8">
              <w:rPr>
                <w:lang w:val="en-US"/>
              </w:rPr>
              <w:t>violoncello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0F2E4683" w14:textId="77777777" w:rsidTr="006960C8">
        <w:trPr>
          <w:trHeight w:val="300"/>
        </w:trPr>
        <w:tc>
          <w:tcPr>
            <w:tcW w:w="3085" w:type="dxa"/>
            <w:shd w:val="clear" w:color="auto" w:fill="auto"/>
            <w:hideMark/>
          </w:tcPr>
          <w:p w14:paraId="175C6EB4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Lo que nos va dejando*</w:t>
            </w:r>
          </w:p>
        </w:tc>
        <w:tc>
          <w:tcPr>
            <w:tcW w:w="992" w:type="dxa"/>
            <w:shd w:val="clear" w:color="auto" w:fill="auto"/>
            <w:hideMark/>
          </w:tcPr>
          <w:p w14:paraId="500FA783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1998</w:t>
            </w:r>
          </w:p>
        </w:tc>
        <w:tc>
          <w:tcPr>
            <w:tcW w:w="4395" w:type="dxa"/>
            <w:shd w:val="clear" w:color="auto" w:fill="auto"/>
            <w:hideMark/>
          </w:tcPr>
          <w:p w14:paraId="039A284E" w14:textId="25E4E536" w:rsidR="007A0E0A" w:rsidRPr="00F71DF8" w:rsidRDefault="00E54B0E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F71DF8">
              <w:rPr>
                <w:lang w:val="en-US"/>
              </w:rPr>
              <w:t>ercussion</w:t>
            </w:r>
            <w:r>
              <w:rPr>
                <w:lang w:val="en-US"/>
              </w:rPr>
              <w:t xml:space="preserve"> solo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60F92981" w14:textId="77777777" w:rsidTr="007A0E0A">
        <w:trPr>
          <w:trHeight w:val="600"/>
        </w:trPr>
        <w:tc>
          <w:tcPr>
            <w:tcW w:w="3085" w:type="dxa"/>
            <w:hideMark/>
          </w:tcPr>
          <w:p w14:paraId="7D53C0D0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Sotobosque*</w:t>
            </w:r>
          </w:p>
        </w:tc>
        <w:tc>
          <w:tcPr>
            <w:tcW w:w="992" w:type="dxa"/>
            <w:hideMark/>
          </w:tcPr>
          <w:p w14:paraId="1118F8BB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1999</w:t>
            </w:r>
          </w:p>
        </w:tc>
        <w:tc>
          <w:tcPr>
            <w:tcW w:w="4395" w:type="dxa"/>
            <w:hideMark/>
          </w:tcPr>
          <w:p w14:paraId="060AD981" w14:textId="7A2A5645" w:rsidR="007A0E0A" w:rsidRPr="00F71DF8" w:rsidRDefault="00572A7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Horn, F</w:t>
            </w:r>
            <w:r w:rsidRPr="00F71DF8">
              <w:rPr>
                <w:lang w:val="en-US"/>
              </w:rPr>
              <w:t>lugelhorn</w:t>
            </w:r>
            <w:r w:rsidR="00656B6D">
              <w:rPr>
                <w:lang w:val="en-US"/>
              </w:rPr>
              <w:t xml:space="preserve"> </w:t>
            </w:r>
            <w:proofErr w:type="spellStart"/>
            <w:r w:rsidR="00656B6D">
              <w:rPr>
                <w:lang w:val="en-US"/>
              </w:rPr>
              <w:t>sopr</w:t>
            </w:r>
            <w:proofErr w:type="spellEnd"/>
            <w:r w:rsidR="00656B6D">
              <w:rPr>
                <w:lang w:val="en-US"/>
              </w:rPr>
              <w:t>. Sib, trombone</w:t>
            </w:r>
            <w:r w:rsidR="007A0E0A" w:rsidRPr="00F71DF8">
              <w:rPr>
                <w:lang w:val="en-US"/>
              </w:rPr>
              <w:t xml:space="preserve"> contralto, tuba, 2 </w:t>
            </w:r>
            <w:r w:rsidR="00656B6D">
              <w:rPr>
                <w:lang w:val="en-US"/>
              </w:rPr>
              <w:t>percussionist</w:t>
            </w:r>
          </w:p>
        </w:tc>
      </w:tr>
      <w:tr w:rsidR="007A0E0A" w:rsidRPr="00210EFC" w14:paraId="5F957587" w14:textId="77777777" w:rsidTr="007A0E0A">
        <w:trPr>
          <w:trHeight w:val="600"/>
        </w:trPr>
        <w:tc>
          <w:tcPr>
            <w:tcW w:w="3085" w:type="dxa"/>
            <w:hideMark/>
          </w:tcPr>
          <w:p w14:paraId="51BA308D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La naturaleza de las cosas*</w:t>
            </w:r>
          </w:p>
        </w:tc>
        <w:tc>
          <w:tcPr>
            <w:tcW w:w="992" w:type="dxa"/>
            <w:hideMark/>
          </w:tcPr>
          <w:p w14:paraId="6EE56045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2001</w:t>
            </w:r>
          </w:p>
        </w:tc>
        <w:tc>
          <w:tcPr>
            <w:tcW w:w="4395" w:type="dxa"/>
            <w:hideMark/>
          </w:tcPr>
          <w:p w14:paraId="70AB291B" w14:textId="7CB4052C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>
              <w:rPr>
                <w:lang w:val="en-US"/>
              </w:rPr>
              <w:t xml:space="preserve"> tenor-bass, violoncello and piano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210EFC" w14:paraId="7827F12E" w14:textId="77777777" w:rsidTr="007A0E0A">
        <w:trPr>
          <w:trHeight w:val="300"/>
        </w:trPr>
        <w:tc>
          <w:tcPr>
            <w:tcW w:w="3085" w:type="dxa"/>
            <w:hideMark/>
          </w:tcPr>
          <w:p w14:paraId="03CAB55B" w14:textId="77777777" w:rsidR="007A0E0A" w:rsidRPr="00210EFC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210EFC">
              <w:rPr>
                <w:i/>
                <w:iCs/>
              </w:rPr>
              <w:t>Pobres triunfos pasajeros*</w:t>
            </w:r>
          </w:p>
        </w:tc>
        <w:tc>
          <w:tcPr>
            <w:tcW w:w="992" w:type="dxa"/>
            <w:hideMark/>
          </w:tcPr>
          <w:p w14:paraId="129C1A76" w14:textId="77777777" w:rsidR="007A0E0A" w:rsidRPr="00210EFC" w:rsidRDefault="007A0E0A" w:rsidP="00167D3A">
            <w:pPr>
              <w:spacing w:after="40" w:line="276" w:lineRule="auto"/>
              <w:jc w:val="center"/>
            </w:pPr>
            <w:r w:rsidRPr="00210EFC">
              <w:t>2002</w:t>
            </w:r>
          </w:p>
        </w:tc>
        <w:tc>
          <w:tcPr>
            <w:tcW w:w="4395" w:type="dxa"/>
            <w:hideMark/>
          </w:tcPr>
          <w:p w14:paraId="09AFCF67" w14:textId="77777777" w:rsidR="007A0E0A" w:rsidRPr="00F71DF8" w:rsidRDefault="007A0E0A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Piano</w:t>
            </w:r>
          </w:p>
        </w:tc>
      </w:tr>
      <w:tr w:rsidR="007A0E0A" w:rsidRPr="00F41AF5" w14:paraId="7986256E" w14:textId="77777777" w:rsidTr="007A0E0A">
        <w:trPr>
          <w:trHeight w:val="300"/>
        </w:trPr>
        <w:tc>
          <w:tcPr>
            <w:tcW w:w="3085" w:type="dxa"/>
            <w:hideMark/>
          </w:tcPr>
          <w:p w14:paraId="662F37F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Trío</w:t>
            </w:r>
          </w:p>
        </w:tc>
        <w:tc>
          <w:tcPr>
            <w:tcW w:w="992" w:type="dxa"/>
            <w:hideMark/>
          </w:tcPr>
          <w:p w14:paraId="3C821515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2003</w:t>
            </w:r>
          </w:p>
        </w:tc>
        <w:tc>
          <w:tcPr>
            <w:tcW w:w="4395" w:type="dxa"/>
            <w:hideMark/>
          </w:tcPr>
          <w:p w14:paraId="656F9C1F" w14:textId="4373D09C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A0E0A" w:rsidRPr="00F71DF8">
              <w:rPr>
                <w:lang w:val="en-US"/>
              </w:rPr>
              <w:t xml:space="preserve"> </w:t>
            </w:r>
            <w:r w:rsidR="00656B6D" w:rsidRPr="00F71DF8">
              <w:rPr>
                <w:lang w:val="en-US"/>
              </w:rPr>
              <w:t>percussionists</w:t>
            </w:r>
          </w:p>
        </w:tc>
      </w:tr>
      <w:tr w:rsidR="007A0E0A" w:rsidRPr="00F41AF5" w14:paraId="17A8D21E" w14:textId="77777777" w:rsidTr="007A0E0A">
        <w:trPr>
          <w:trHeight w:val="300"/>
        </w:trPr>
        <w:tc>
          <w:tcPr>
            <w:tcW w:w="3085" w:type="dxa"/>
            <w:hideMark/>
          </w:tcPr>
          <w:p w14:paraId="2A56F22F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Cinco poemas de Samuel Beckett</w:t>
            </w:r>
          </w:p>
        </w:tc>
        <w:tc>
          <w:tcPr>
            <w:tcW w:w="992" w:type="dxa"/>
            <w:hideMark/>
          </w:tcPr>
          <w:p w14:paraId="6495CD6A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2005</w:t>
            </w:r>
          </w:p>
        </w:tc>
        <w:tc>
          <w:tcPr>
            <w:tcW w:w="4395" w:type="dxa"/>
            <w:hideMark/>
          </w:tcPr>
          <w:p w14:paraId="61F63B44" w14:textId="6FD73F28" w:rsidR="007A0E0A" w:rsidRPr="00F71DF8" w:rsidRDefault="00656B6D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Bass 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percussion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violin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reciter</w:t>
            </w:r>
          </w:p>
        </w:tc>
      </w:tr>
      <w:tr w:rsidR="007A0E0A" w:rsidRPr="00F41AF5" w14:paraId="74EF61A1" w14:textId="77777777" w:rsidTr="009041A3">
        <w:trPr>
          <w:trHeight w:val="416"/>
        </w:trPr>
        <w:tc>
          <w:tcPr>
            <w:tcW w:w="3085" w:type="dxa"/>
            <w:hideMark/>
          </w:tcPr>
          <w:p w14:paraId="42918E5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Estuche de lágrimas</w:t>
            </w:r>
          </w:p>
        </w:tc>
        <w:tc>
          <w:tcPr>
            <w:tcW w:w="992" w:type="dxa"/>
            <w:hideMark/>
          </w:tcPr>
          <w:p w14:paraId="650F218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10855A03" w14:textId="13228013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Guitar</w:t>
            </w:r>
          </w:p>
        </w:tc>
      </w:tr>
      <w:tr w:rsidR="007A0E0A" w:rsidRPr="00F41AF5" w14:paraId="35C9620E" w14:textId="77777777" w:rsidTr="009041A3">
        <w:trPr>
          <w:trHeight w:val="699"/>
        </w:trPr>
        <w:tc>
          <w:tcPr>
            <w:tcW w:w="3085" w:type="dxa"/>
            <w:hideMark/>
          </w:tcPr>
          <w:p w14:paraId="1E81536E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Flores blancas</w:t>
            </w:r>
          </w:p>
        </w:tc>
        <w:tc>
          <w:tcPr>
            <w:tcW w:w="992" w:type="dxa"/>
            <w:hideMark/>
          </w:tcPr>
          <w:p w14:paraId="626A52D7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2006</w:t>
            </w:r>
          </w:p>
        </w:tc>
        <w:tc>
          <w:tcPr>
            <w:tcW w:w="4395" w:type="dxa"/>
            <w:hideMark/>
          </w:tcPr>
          <w:p w14:paraId="23F8DE92" w14:textId="787F6DCB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bassoon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trombone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per</w:t>
            </w:r>
            <w:r w:rsidRPr="00F71DF8">
              <w:rPr>
                <w:lang w:val="en-US"/>
              </w:rPr>
              <w:t>cussion</w:t>
            </w:r>
            <w:r w:rsidR="007A0E0A" w:rsidRPr="00F71DF8">
              <w:rPr>
                <w:lang w:val="en-US"/>
              </w:rPr>
              <w:t xml:space="preserve">, piano, </w:t>
            </w:r>
            <w:r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double bass </w:t>
            </w:r>
          </w:p>
        </w:tc>
      </w:tr>
      <w:tr w:rsidR="007A0E0A" w:rsidRPr="00F41AF5" w14:paraId="175E8A92" w14:textId="77777777" w:rsidTr="007A0E0A">
        <w:trPr>
          <w:trHeight w:val="300"/>
        </w:trPr>
        <w:tc>
          <w:tcPr>
            <w:tcW w:w="3085" w:type="dxa"/>
            <w:hideMark/>
          </w:tcPr>
          <w:p w14:paraId="09C38E6D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 xml:space="preserve">Lamento por James </w:t>
            </w:r>
            <w:proofErr w:type="spellStart"/>
            <w:r w:rsidRPr="00F41AF5">
              <w:rPr>
                <w:i/>
                <w:iCs/>
              </w:rPr>
              <w:t>Avery</w:t>
            </w:r>
            <w:proofErr w:type="spellEnd"/>
          </w:p>
        </w:tc>
        <w:tc>
          <w:tcPr>
            <w:tcW w:w="992" w:type="dxa"/>
            <w:hideMark/>
          </w:tcPr>
          <w:p w14:paraId="2E3BAF2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2BC71C5" w14:textId="384932D8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900DC9" w:rsidRPr="00F71DF8">
              <w:rPr>
                <w:lang w:val="en-US"/>
              </w:rPr>
              <w:t>violins</w:t>
            </w:r>
            <w:r w:rsidR="007A0E0A" w:rsidRPr="00F71DF8">
              <w:rPr>
                <w:lang w:val="en-US"/>
              </w:rPr>
              <w:t xml:space="preserve">, </w:t>
            </w:r>
            <w:r w:rsidR="00900DC9" w:rsidRPr="00F71DF8">
              <w:rPr>
                <w:lang w:val="en-US"/>
              </w:rPr>
              <w:t>violoncello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="00900DC9">
              <w:rPr>
                <w:lang w:val="en-US"/>
              </w:rPr>
              <w:t>double bass</w:t>
            </w:r>
            <w:r w:rsidR="007A0E0A" w:rsidRPr="00F71DF8">
              <w:rPr>
                <w:lang w:val="en-US"/>
              </w:rPr>
              <w:t xml:space="preserve"> </w:t>
            </w:r>
          </w:p>
        </w:tc>
      </w:tr>
      <w:tr w:rsidR="007A0E0A" w:rsidRPr="00F41AF5" w14:paraId="6061D5E8" w14:textId="77777777" w:rsidTr="009041A3">
        <w:trPr>
          <w:trHeight w:val="332"/>
        </w:trPr>
        <w:tc>
          <w:tcPr>
            <w:tcW w:w="3085" w:type="dxa"/>
            <w:hideMark/>
          </w:tcPr>
          <w:p w14:paraId="20F6B28C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Primer estudio para lágrimas</w:t>
            </w:r>
          </w:p>
        </w:tc>
        <w:tc>
          <w:tcPr>
            <w:tcW w:w="992" w:type="dxa"/>
            <w:hideMark/>
          </w:tcPr>
          <w:p w14:paraId="332C5E7B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4831624F" w14:textId="6A02E8E4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51E7DEE" w14:textId="77777777" w:rsidTr="007A0E0A">
        <w:trPr>
          <w:trHeight w:val="600"/>
        </w:trPr>
        <w:tc>
          <w:tcPr>
            <w:tcW w:w="3085" w:type="dxa"/>
            <w:hideMark/>
          </w:tcPr>
          <w:p w14:paraId="2458032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Segundo estudio para lágrimas</w:t>
            </w:r>
          </w:p>
        </w:tc>
        <w:tc>
          <w:tcPr>
            <w:tcW w:w="992" w:type="dxa"/>
            <w:hideMark/>
          </w:tcPr>
          <w:p w14:paraId="5F7E52F3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2009</w:t>
            </w:r>
          </w:p>
        </w:tc>
        <w:tc>
          <w:tcPr>
            <w:tcW w:w="4395" w:type="dxa"/>
            <w:hideMark/>
          </w:tcPr>
          <w:p w14:paraId="0C411550" w14:textId="345C0AE1" w:rsidR="007A0E0A" w:rsidRPr="00F71DF8" w:rsidRDefault="00900DC9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horn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violoncello</w:t>
            </w:r>
          </w:p>
        </w:tc>
      </w:tr>
      <w:tr w:rsidR="007A0E0A" w:rsidRPr="00F41AF5" w14:paraId="71883039" w14:textId="77777777" w:rsidTr="007A0E0A">
        <w:trPr>
          <w:trHeight w:val="600"/>
        </w:trPr>
        <w:tc>
          <w:tcPr>
            <w:tcW w:w="3085" w:type="dxa"/>
            <w:hideMark/>
          </w:tcPr>
          <w:p w14:paraId="2DD205A7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1a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6D2FAA9C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58B125CC" w14:textId="78DF1EF0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mezzo-sopranos</w:t>
            </w:r>
            <w:r w:rsidR="007A0E0A" w:rsidRPr="00F71DF8">
              <w:rPr>
                <w:lang w:val="en-US"/>
              </w:rPr>
              <w:t xml:space="preserve">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contraltos,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 w:rsidRPr="00F71DF8">
              <w:rPr>
                <w:lang w:val="en-US"/>
              </w:rPr>
              <w:t>baritones</w:t>
            </w:r>
            <w:r w:rsidR="00803F95"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</w:t>
            </w:r>
            <w:r w:rsidR="004F4DD1">
              <w:rPr>
                <w:lang w:val="en-US"/>
              </w:rPr>
              <w:t>bass</w:t>
            </w:r>
          </w:p>
        </w:tc>
      </w:tr>
      <w:tr w:rsidR="007A0E0A" w:rsidRPr="00F41AF5" w14:paraId="0314524C" w14:textId="77777777" w:rsidTr="007A0E0A">
        <w:trPr>
          <w:trHeight w:val="900"/>
        </w:trPr>
        <w:tc>
          <w:tcPr>
            <w:tcW w:w="3085" w:type="dxa"/>
            <w:hideMark/>
          </w:tcPr>
          <w:p w14:paraId="10AEF5AB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Composition</w:t>
            </w:r>
            <w:proofErr w:type="spellEnd"/>
            <w:r w:rsidRPr="00F41AF5">
              <w:rPr>
                <w:i/>
                <w:iCs/>
              </w:rPr>
              <w:t xml:space="preserve"> 2010 No. 1b (Richard, La Monte y </w:t>
            </w:r>
            <w:proofErr w:type="spellStart"/>
            <w:r w:rsidRPr="00F41AF5">
              <w:rPr>
                <w:i/>
                <w:iCs/>
              </w:rPr>
              <w:t>Arnold</w:t>
            </w:r>
            <w:proofErr w:type="spellEnd"/>
            <w:r w:rsidRPr="00F41AF5">
              <w:rPr>
                <w:i/>
                <w:iCs/>
              </w:rPr>
              <w:t xml:space="preserve"> en </w:t>
            </w:r>
            <w:proofErr w:type="spellStart"/>
            <w:r w:rsidRPr="00F41AF5">
              <w:rPr>
                <w:i/>
                <w:iCs/>
              </w:rPr>
              <w:t>Solitude</w:t>
            </w:r>
            <w:proofErr w:type="spellEnd"/>
            <w:r w:rsidRPr="00F41AF5">
              <w:rPr>
                <w:i/>
                <w:iCs/>
              </w:rPr>
              <w:t>)</w:t>
            </w:r>
          </w:p>
        </w:tc>
        <w:tc>
          <w:tcPr>
            <w:tcW w:w="992" w:type="dxa"/>
            <w:hideMark/>
          </w:tcPr>
          <w:p w14:paraId="23135772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380E7E57" w14:textId="6318FDB7" w:rsidR="007A0E0A" w:rsidRPr="00F71DF8" w:rsidRDefault="000B7B1A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7A0E0A" w:rsidRPr="00F71DF8">
              <w:rPr>
                <w:lang w:val="en-US"/>
              </w:rPr>
              <w:t xml:space="preserve"> sopranos, mezzosoprano, </w:t>
            </w:r>
            <w:r w:rsidR="00803F95" w:rsidRPr="00803F95">
              <w:rPr>
                <w:lang w:val="en-US"/>
              </w:rPr>
              <w:t>countertenor</w:t>
            </w:r>
            <w:r w:rsidR="00803F95">
              <w:rPr>
                <w:lang w:val="en-US"/>
              </w:rPr>
              <w:t xml:space="preserve"> </w:t>
            </w:r>
            <w:r w:rsidR="007A0E0A" w:rsidRPr="00F71DF8">
              <w:rPr>
                <w:lang w:val="en-US"/>
              </w:rPr>
              <w:t>o</w:t>
            </w:r>
            <w:r w:rsidR="00803F95">
              <w:rPr>
                <w:lang w:val="en-US"/>
              </w:rPr>
              <w:t>r</w:t>
            </w:r>
            <w:r w:rsidR="007A0E0A" w:rsidRPr="00F71DF8">
              <w:rPr>
                <w:lang w:val="en-US"/>
              </w:rPr>
              <w:t xml:space="preserve"> </w:t>
            </w:r>
            <w:r w:rsidR="00803F95" w:rsidRPr="00F71DF8">
              <w:rPr>
                <w:lang w:val="en-US"/>
              </w:rPr>
              <w:t>baritone</w:t>
            </w:r>
            <w:r w:rsidR="007A0E0A" w:rsidRPr="00F71DF8">
              <w:rPr>
                <w:lang w:val="en-US"/>
              </w:rPr>
              <w:t xml:space="preserve"> </w:t>
            </w:r>
            <w:r w:rsidR="00803F95">
              <w:rPr>
                <w:lang w:val="en-US"/>
              </w:rPr>
              <w:t>and bass</w:t>
            </w:r>
          </w:p>
        </w:tc>
      </w:tr>
      <w:tr w:rsidR="007A0E0A" w:rsidRPr="00F41AF5" w14:paraId="1900297A" w14:textId="77777777" w:rsidTr="009041A3">
        <w:trPr>
          <w:trHeight w:val="388"/>
        </w:trPr>
        <w:tc>
          <w:tcPr>
            <w:tcW w:w="3085" w:type="dxa"/>
            <w:hideMark/>
          </w:tcPr>
          <w:p w14:paraId="3DA5E6A1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r w:rsidRPr="00F41AF5">
              <w:rPr>
                <w:i/>
                <w:iCs/>
              </w:rPr>
              <w:t>Tercer estudio para lágrimas</w:t>
            </w:r>
          </w:p>
        </w:tc>
        <w:tc>
          <w:tcPr>
            <w:tcW w:w="992" w:type="dxa"/>
            <w:hideMark/>
          </w:tcPr>
          <w:p w14:paraId="208D9119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2010</w:t>
            </w:r>
          </w:p>
        </w:tc>
        <w:tc>
          <w:tcPr>
            <w:tcW w:w="4395" w:type="dxa"/>
            <w:hideMark/>
          </w:tcPr>
          <w:p w14:paraId="7204380E" w14:textId="36CDFFEB" w:rsidR="007A0E0A" w:rsidRPr="00F71DF8" w:rsidRDefault="00803F95" w:rsidP="00167D3A">
            <w:pPr>
              <w:spacing w:after="40"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Horn and</w:t>
            </w:r>
            <w:r w:rsidR="007A0E0A" w:rsidRPr="00F71DF8">
              <w:rPr>
                <w:lang w:val="en-US"/>
              </w:rPr>
              <w:t xml:space="preserve"> </w:t>
            </w:r>
            <w:r>
              <w:rPr>
                <w:lang w:val="en-US"/>
              </w:rPr>
              <w:t>double bass</w:t>
            </w:r>
          </w:p>
        </w:tc>
      </w:tr>
      <w:tr w:rsidR="007A0E0A" w:rsidRPr="00F41AF5" w14:paraId="51F009E6" w14:textId="77777777" w:rsidTr="007A0E0A">
        <w:trPr>
          <w:trHeight w:val="300"/>
        </w:trPr>
        <w:tc>
          <w:tcPr>
            <w:tcW w:w="3085" w:type="dxa"/>
            <w:hideMark/>
          </w:tcPr>
          <w:p w14:paraId="3643E392" w14:textId="77777777" w:rsidR="007A0E0A" w:rsidRPr="00F41AF5" w:rsidRDefault="007A0E0A" w:rsidP="00167D3A">
            <w:pPr>
              <w:spacing w:after="40" w:line="276" w:lineRule="auto"/>
              <w:jc w:val="left"/>
              <w:rPr>
                <w:i/>
                <w:iCs/>
              </w:rPr>
            </w:pPr>
            <w:proofErr w:type="spellStart"/>
            <w:r w:rsidRPr="00F41AF5">
              <w:rPr>
                <w:i/>
                <w:iCs/>
              </w:rPr>
              <w:t>Alte</w:t>
            </w:r>
            <w:proofErr w:type="spellEnd"/>
            <w:r w:rsidRPr="00F41AF5">
              <w:rPr>
                <w:i/>
                <w:iCs/>
              </w:rPr>
              <w:t xml:space="preserve"> </w:t>
            </w:r>
            <w:proofErr w:type="spellStart"/>
            <w:r w:rsidRPr="00F41AF5">
              <w:rPr>
                <w:i/>
                <w:iCs/>
              </w:rPr>
              <w:t>Steige</w:t>
            </w:r>
            <w:proofErr w:type="spellEnd"/>
          </w:p>
        </w:tc>
        <w:tc>
          <w:tcPr>
            <w:tcW w:w="992" w:type="dxa"/>
            <w:hideMark/>
          </w:tcPr>
          <w:p w14:paraId="657E1EFF" w14:textId="77777777" w:rsidR="007A0E0A" w:rsidRPr="00F41AF5" w:rsidRDefault="007A0E0A" w:rsidP="00167D3A">
            <w:pPr>
              <w:spacing w:after="40" w:line="276" w:lineRule="auto"/>
              <w:jc w:val="center"/>
            </w:pPr>
            <w:r w:rsidRPr="00F41AF5">
              <w:t>2012</w:t>
            </w:r>
          </w:p>
        </w:tc>
        <w:tc>
          <w:tcPr>
            <w:tcW w:w="4395" w:type="dxa"/>
            <w:hideMark/>
          </w:tcPr>
          <w:p w14:paraId="3277F700" w14:textId="13887493" w:rsidR="007A0E0A" w:rsidRPr="00F71DF8" w:rsidRDefault="00863E90" w:rsidP="00167D3A">
            <w:pPr>
              <w:spacing w:after="40" w:line="276" w:lineRule="auto"/>
              <w:jc w:val="left"/>
              <w:rPr>
                <w:lang w:val="en-US"/>
              </w:rPr>
            </w:pPr>
            <w:r w:rsidRPr="00F71DF8">
              <w:rPr>
                <w:lang w:val="en-US"/>
              </w:rPr>
              <w:t>Clarinet</w:t>
            </w:r>
            <w:r w:rsidR="007A0E0A" w:rsidRPr="00F71DF8">
              <w:rPr>
                <w:lang w:val="en-US"/>
              </w:rPr>
              <w:t xml:space="preserve">, </w:t>
            </w:r>
            <w:r w:rsidRPr="00F71DF8">
              <w:rPr>
                <w:lang w:val="en-US"/>
              </w:rPr>
              <w:t>trumpet</w:t>
            </w:r>
            <w:r>
              <w:rPr>
                <w:lang w:val="en-US"/>
              </w:rPr>
              <w:t xml:space="preserve"> and</w:t>
            </w:r>
            <w:r w:rsidR="007A0E0A" w:rsidRPr="00F71DF8">
              <w:rPr>
                <w:lang w:val="en-US"/>
              </w:rPr>
              <w:t xml:space="preserve"> </w:t>
            </w:r>
            <w:r w:rsidRPr="00F71DF8">
              <w:rPr>
                <w:lang w:val="en-US"/>
              </w:rPr>
              <w:t>trombone</w:t>
            </w:r>
          </w:p>
        </w:tc>
      </w:tr>
    </w:tbl>
    <w:p w14:paraId="36005A50" w14:textId="77777777" w:rsidR="0080272A" w:rsidRDefault="0080272A" w:rsidP="00167D3A">
      <w:pPr>
        <w:spacing w:after="120" w:line="360" w:lineRule="auto"/>
      </w:pPr>
    </w:p>
    <w:p w14:paraId="0E07FAA5" w14:textId="3CB86AAE" w:rsidR="00115200" w:rsidRPr="00E10CEA" w:rsidRDefault="00115200" w:rsidP="00167D3A">
      <w:pPr>
        <w:spacing w:after="120" w:line="360" w:lineRule="auto"/>
        <w:rPr>
          <w:b/>
        </w:rPr>
      </w:pPr>
      <w:r w:rsidRPr="00E10CEA">
        <w:rPr>
          <w:b/>
        </w:rPr>
        <w:t xml:space="preserve">Incidental </w:t>
      </w:r>
      <w:proofErr w:type="spellStart"/>
      <w:r w:rsidRPr="00E10CEA">
        <w:rPr>
          <w:b/>
        </w:rPr>
        <w:t>Music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</w:tblGrid>
      <w:tr w:rsidR="0014018F" w:rsidRPr="0014018F" w14:paraId="1E206876" w14:textId="77777777" w:rsidTr="00A268C6">
        <w:trPr>
          <w:trHeight w:val="300"/>
        </w:trPr>
        <w:tc>
          <w:tcPr>
            <w:tcW w:w="7479" w:type="dxa"/>
            <w:vAlign w:val="bottom"/>
            <w:hideMark/>
          </w:tcPr>
          <w:p w14:paraId="32450D6A" w14:textId="596F927B" w:rsidR="0014018F" w:rsidRPr="00863E90" w:rsidRDefault="0014018F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Theatre</w:t>
            </w:r>
          </w:p>
        </w:tc>
      </w:tr>
      <w:tr w:rsidR="0014018F" w:rsidRPr="0014018F" w14:paraId="270B3F8F" w14:textId="77777777" w:rsidTr="00D743D3">
        <w:trPr>
          <w:trHeight w:val="300"/>
        </w:trPr>
        <w:tc>
          <w:tcPr>
            <w:tcW w:w="7479" w:type="dxa"/>
            <w:hideMark/>
          </w:tcPr>
          <w:p w14:paraId="5C543F3F" w14:textId="7CD36926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>Les Patients</w:t>
            </w:r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039A37E5" w14:textId="77777777" w:rsidTr="00D743D3">
        <w:trPr>
          <w:trHeight w:val="300"/>
        </w:trPr>
        <w:tc>
          <w:tcPr>
            <w:tcW w:w="7479" w:type="dxa"/>
            <w:hideMark/>
          </w:tcPr>
          <w:p w14:paraId="75922B76" w14:textId="6167812C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L'armoire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classique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Jacques </w:t>
            </w:r>
            <w:proofErr w:type="spellStart"/>
            <w:r w:rsidRPr="00863E90">
              <w:rPr>
                <w:lang w:val="en-US"/>
              </w:rPr>
              <w:t>Audiberti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2DA5933E" w14:textId="77777777" w:rsidTr="00D743D3">
        <w:trPr>
          <w:trHeight w:val="300"/>
        </w:trPr>
        <w:tc>
          <w:tcPr>
            <w:tcW w:w="7479" w:type="dxa"/>
            <w:hideMark/>
          </w:tcPr>
          <w:p w14:paraId="4E5F0091" w14:textId="25CBCDC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El </w:t>
            </w:r>
            <w:proofErr w:type="spellStart"/>
            <w:r w:rsidRPr="00863E90">
              <w:rPr>
                <w:i/>
                <w:lang w:val="en-US"/>
              </w:rPr>
              <w:t>señor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fulano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863E90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Ricardo Massa.</w:t>
            </w:r>
          </w:p>
        </w:tc>
      </w:tr>
      <w:tr w:rsidR="0014018F" w:rsidRPr="0014018F" w14:paraId="7B4A945F" w14:textId="77777777" w:rsidTr="00D743D3">
        <w:trPr>
          <w:trHeight w:val="300"/>
        </w:trPr>
        <w:tc>
          <w:tcPr>
            <w:tcW w:w="7479" w:type="dxa"/>
            <w:hideMark/>
          </w:tcPr>
          <w:p w14:paraId="440E7FD3" w14:textId="31B06708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En </w:t>
            </w:r>
            <w:proofErr w:type="spellStart"/>
            <w:r w:rsidRPr="00863E90">
              <w:rPr>
                <w:i/>
                <w:lang w:val="en-US"/>
              </w:rPr>
              <w:t>alta</w:t>
            </w:r>
            <w:proofErr w:type="spellEnd"/>
            <w:r w:rsidRPr="00863E90">
              <w:rPr>
                <w:i/>
                <w:lang w:val="en-US"/>
              </w:rPr>
              <w:t xml:space="preserve"> mar</w:t>
            </w:r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Slawomir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Mrozek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45155D44" w14:textId="77777777" w:rsidTr="00D743D3">
        <w:trPr>
          <w:trHeight w:val="300"/>
        </w:trPr>
        <w:tc>
          <w:tcPr>
            <w:tcW w:w="7479" w:type="dxa"/>
            <w:hideMark/>
          </w:tcPr>
          <w:p w14:paraId="772AEEBA" w14:textId="7450F114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La </w:t>
            </w:r>
            <w:proofErr w:type="spellStart"/>
            <w:r w:rsidRPr="00863E90">
              <w:rPr>
                <w:i/>
                <w:lang w:val="en-US"/>
              </w:rPr>
              <w:t>reconstrucción</w:t>
            </w:r>
            <w:proofErr w:type="spellEnd"/>
            <w:r w:rsidRPr="00863E90">
              <w:rPr>
                <w:i/>
                <w:lang w:val="en-US"/>
              </w:rPr>
              <w:t xml:space="preserve"> de la Opera de </w:t>
            </w:r>
            <w:proofErr w:type="spellStart"/>
            <w:r w:rsidRPr="00863E90">
              <w:rPr>
                <w:i/>
                <w:lang w:val="en-US"/>
              </w:rPr>
              <w:t>Viena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Mario Trejo.</w:t>
            </w:r>
          </w:p>
        </w:tc>
      </w:tr>
      <w:tr w:rsidR="0014018F" w:rsidRPr="0014018F" w14:paraId="44265046" w14:textId="77777777" w:rsidTr="00D743D3">
        <w:trPr>
          <w:trHeight w:val="300"/>
        </w:trPr>
        <w:tc>
          <w:tcPr>
            <w:tcW w:w="7479" w:type="dxa"/>
            <w:hideMark/>
          </w:tcPr>
          <w:p w14:paraId="5FA7D1BE" w14:textId="1D4FCF4B" w:rsidR="0014018F" w:rsidRPr="00863E90" w:rsidRDefault="0014018F" w:rsidP="00167D3A">
            <w:pPr>
              <w:spacing w:after="80"/>
              <w:rPr>
                <w:lang w:val="en-US"/>
              </w:rPr>
            </w:pPr>
            <w:r w:rsidRPr="00863E90">
              <w:rPr>
                <w:lang w:val="en-US"/>
              </w:rPr>
              <w:t xml:space="preserve">La </w:t>
            </w:r>
            <w:proofErr w:type="spellStart"/>
            <w:r w:rsidRPr="00863E90">
              <w:rPr>
                <w:lang w:val="en-US"/>
              </w:rPr>
              <w:t>gallina</w:t>
            </w:r>
            <w:proofErr w:type="spellEnd"/>
            <w:r w:rsidRPr="00863E90">
              <w:rPr>
                <w:lang w:val="en-US"/>
              </w:rPr>
              <w:t xml:space="preserve"> </w:t>
            </w:r>
            <w:proofErr w:type="spellStart"/>
            <w:r w:rsidRPr="00863E90">
              <w:rPr>
                <w:lang w:val="en-US"/>
              </w:rPr>
              <w:t>radioactiva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Rolando </w:t>
            </w:r>
            <w:proofErr w:type="spellStart"/>
            <w:r w:rsidRPr="00863E90">
              <w:rPr>
                <w:lang w:val="en-US"/>
              </w:rPr>
              <w:t>Malié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62227072" w14:textId="77777777" w:rsidTr="00D743D3">
        <w:trPr>
          <w:trHeight w:val="600"/>
        </w:trPr>
        <w:tc>
          <w:tcPr>
            <w:tcW w:w="7479" w:type="dxa"/>
            <w:hideMark/>
          </w:tcPr>
          <w:p w14:paraId="0CE256A3" w14:textId="64D6F542" w:rsidR="0014018F" w:rsidRPr="00863E90" w:rsidRDefault="0014018F" w:rsidP="00167D3A">
            <w:pPr>
              <w:spacing w:after="80"/>
              <w:rPr>
                <w:lang w:val="en-US"/>
              </w:rPr>
            </w:pPr>
            <w:proofErr w:type="spellStart"/>
            <w:r w:rsidRPr="00863E90">
              <w:rPr>
                <w:i/>
                <w:lang w:val="en-US"/>
              </w:rPr>
              <w:t>Esa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canción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es</w:t>
            </w:r>
            <w:proofErr w:type="spellEnd"/>
            <w:r w:rsidRPr="00863E90">
              <w:rPr>
                <w:i/>
                <w:lang w:val="en-US"/>
              </w:rPr>
              <w:t xml:space="preserve"> un </w:t>
            </w:r>
            <w:proofErr w:type="spellStart"/>
            <w:r w:rsidRPr="00863E90">
              <w:rPr>
                <w:i/>
                <w:lang w:val="en-US"/>
              </w:rPr>
              <w:t>pájaro</w:t>
            </w:r>
            <w:proofErr w:type="spellEnd"/>
            <w:r w:rsidRPr="00863E90">
              <w:rPr>
                <w:i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lang w:val="en-US"/>
              </w:rPr>
              <w:t>lastimado</w:t>
            </w:r>
            <w:proofErr w:type="spellEnd"/>
            <w:r w:rsidRPr="00863E90">
              <w:rPr>
                <w:lang w:val="en-US"/>
              </w:rPr>
              <w:t xml:space="preserve"> </w:t>
            </w:r>
            <w:r w:rsidR="00A268C6">
              <w:rPr>
                <w:lang w:val="en-US"/>
              </w:rPr>
              <w:t>by</w:t>
            </w:r>
            <w:r w:rsidRPr="00863E90">
              <w:rPr>
                <w:lang w:val="en-US"/>
              </w:rPr>
              <w:t xml:space="preserve"> Alberto </w:t>
            </w:r>
            <w:proofErr w:type="spellStart"/>
            <w:r w:rsidRPr="00863E90">
              <w:rPr>
                <w:lang w:val="en-US"/>
              </w:rPr>
              <w:t>Adellach</w:t>
            </w:r>
            <w:proofErr w:type="spellEnd"/>
            <w:r w:rsidRPr="00863E90">
              <w:rPr>
                <w:lang w:val="en-US"/>
              </w:rPr>
              <w:t>.</w:t>
            </w:r>
          </w:p>
        </w:tc>
      </w:tr>
      <w:tr w:rsidR="0014018F" w:rsidRPr="0014018F" w14:paraId="74F89AEE" w14:textId="77777777" w:rsidTr="00D743D3">
        <w:trPr>
          <w:trHeight w:val="300"/>
        </w:trPr>
        <w:tc>
          <w:tcPr>
            <w:tcW w:w="7479" w:type="dxa"/>
            <w:hideMark/>
          </w:tcPr>
          <w:p w14:paraId="5E40BF52" w14:textId="1968020B" w:rsidR="0014018F" w:rsidRPr="00863E90" w:rsidRDefault="00E10CEA" w:rsidP="00167D3A">
            <w:pPr>
              <w:spacing w:line="360" w:lineRule="auto"/>
              <w:jc w:val="left"/>
              <w:rPr>
                <w:b/>
                <w:bCs/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film</w:t>
            </w:r>
          </w:p>
        </w:tc>
      </w:tr>
      <w:tr w:rsidR="0014018F" w:rsidRPr="0014018F" w14:paraId="7C0436BA" w14:textId="77777777" w:rsidTr="002C1844">
        <w:trPr>
          <w:trHeight w:val="564"/>
        </w:trPr>
        <w:tc>
          <w:tcPr>
            <w:tcW w:w="7479" w:type="dxa"/>
            <w:hideMark/>
          </w:tcPr>
          <w:p w14:paraId="005C9D1E" w14:textId="5D587056" w:rsidR="006960C8" w:rsidRPr="00863E90" w:rsidRDefault="0014018F" w:rsidP="00167D3A">
            <w:pPr>
              <w:spacing w:after="120"/>
              <w:rPr>
                <w:lang w:val="en-US"/>
              </w:rPr>
            </w:pPr>
            <w:r w:rsidRPr="00863E90">
              <w:rPr>
                <w:i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lang w:val="en-US"/>
              </w:rPr>
              <w:t>s</w:t>
            </w:r>
            <w:r w:rsidR="00E10CEA" w:rsidRPr="00863E90">
              <w:rPr>
                <w:i/>
                <w:lang w:val="en-US"/>
              </w:rPr>
              <w:t>iete</w:t>
            </w:r>
            <w:proofErr w:type="spellEnd"/>
            <w:r w:rsidR="00E10CEA" w:rsidRPr="00863E90">
              <w:rPr>
                <w:i/>
                <w:lang w:val="en-US"/>
              </w:rPr>
              <w:t xml:space="preserve"> locos</w:t>
            </w:r>
            <w:r w:rsidR="00E10CEA" w:rsidRPr="00863E90">
              <w:rPr>
                <w:lang w:val="en-US"/>
              </w:rPr>
              <w:t xml:space="preserve"> - Director: </w:t>
            </w:r>
            <w:proofErr w:type="spellStart"/>
            <w:r w:rsidR="00E10CEA" w:rsidRPr="00863E90">
              <w:rPr>
                <w:lang w:val="en-US"/>
              </w:rPr>
              <w:t>Leopoldo</w:t>
            </w:r>
            <w:proofErr w:type="spellEnd"/>
            <w:r w:rsidR="00E10CEA" w:rsidRPr="00863E90">
              <w:rPr>
                <w:lang w:val="en-US"/>
              </w:rPr>
              <w:t xml:space="preserve"> Torre Nilsson, 1973.</w:t>
            </w:r>
          </w:p>
        </w:tc>
      </w:tr>
      <w:tr w:rsidR="00457744" w:rsidRPr="0014018F" w14:paraId="6BECE6E8" w14:textId="77777777" w:rsidTr="00D743D3">
        <w:trPr>
          <w:trHeight w:val="300"/>
        </w:trPr>
        <w:tc>
          <w:tcPr>
            <w:tcW w:w="7479" w:type="dxa"/>
          </w:tcPr>
          <w:p w14:paraId="66F8A55E" w14:textId="7A63315D" w:rsidR="00457744" w:rsidRPr="00863E90" w:rsidRDefault="00457744" w:rsidP="00167D3A">
            <w:pPr>
              <w:spacing w:after="120" w:line="360" w:lineRule="auto"/>
              <w:rPr>
                <w:lang w:val="en-US"/>
              </w:rPr>
            </w:pPr>
            <w:r w:rsidRPr="00863E90">
              <w:rPr>
                <w:b/>
                <w:bCs/>
                <w:lang w:val="en-US"/>
              </w:rPr>
              <w:t>Music for dance</w:t>
            </w:r>
          </w:p>
        </w:tc>
      </w:tr>
      <w:tr w:rsidR="00457744" w:rsidRPr="0014018F" w14:paraId="5B498829" w14:textId="77777777" w:rsidTr="00D743D3">
        <w:trPr>
          <w:trHeight w:val="300"/>
        </w:trPr>
        <w:tc>
          <w:tcPr>
            <w:tcW w:w="7479" w:type="dxa"/>
          </w:tcPr>
          <w:p w14:paraId="52A9E881" w14:textId="299A8DF9" w:rsidR="00457744" w:rsidRPr="00863E90" w:rsidRDefault="00457744" w:rsidP="00167D3A">
            <w:pPr>
              <w:spacing w:after="80"/>
              <w:rPr>
                <w:lang w:val="en-US"/>
              </w:rPr>
            </w:pPr>
            <w:r w:rsidRPr="00863E90">
              <w:rPr>
                <w:i/>
                <w:iCs/>
                <w:lang w:val="en-US"/>
              </w:rPr>
              <w:t xml:space="preserve">Los </w:t>
            </w:r>
            <w:proofErr w:type="spellStart"/>
            <w:r w:rsidRPr="00863E90">
              <w:rPr>
                <w:i/>
                <w:iCs/>
                <w:lang w:val="en-US"/>
              </w:rPr>
              <w:t>vasos</w:t>
            </w:r>
            <w:proofErr w:type="spellEnd"/>
            <w:r w:rsidRPr="00863E90">
              <w:rPr>
                <w:i/>
                <w:iCs/>
                <w:lang w:val="en-US"/>
              </w:rPr>
              <w:t xml:space="preserve"> </w:t>
            </w:r>
            <w:proofErr w:type="spellStart"/>
            <w:r w:rsidRPr="00863E90">
              <w:rPr>
                <w:i/>
                <w:iCs/>
                <w:lang w:val="en-US"/>
              </w:rPr>
              <w:t>comunicantes</w:t>
            </w:r>
            <w:proofErr w:type="spellEnd"/>
            <w:r w:rsidRPr="00863E90">
              <w:rPr>
                <w:iCs/>
                <w:lang w:val="en-US"/>
              </w:rPr>
              <w:t xml:space="preserve">, </w:t>
            </w:r>
            <w:r w:rsidR="00863E90" w:rsidRPr="00863E90">
              <w:rPr>
                <w:lang w:val="en-US"/>
              </w:rPr>
              <w:t>Bass clarinet, trombo</w:t>
            </w:r>
            <w:r w:rsidR="00F41AF5" w:rsidRPr="00863E90">
              <w:rPr>
                <w:lang w:val="en-US"/>
              </w:rPr>
              <w:t>n</w:t>
            </w:r>
            <w:r w:rsidR="00863E90" w:rsidRPr="00863E90">
              <w:rPr>
                <w:lang w:val="en-US"/>
              </w:rPr>
              <w:t>e and</w:t>
            </w:r>
            <w:r w:rsidR="00F41AF5" w:rsidRPr="00863E90">
              <w:rPr>
                <w:lang w:val="en-US"/>
              </w:rPr>
              <w:t xml:space="preserve"> </w:t>
            </w:r>
            <w:r w:rsidR="00863E90" w:rsidRPr="00863E90">
              <w:rPr>
                <w:lang w:val="en-US"/>
              </w:rPr>
              <w:t>violoncello</w:t>
            </w:r>
            <w:r w:rsidR="00F41AF5" w:rsidRPr="00863E90">
              <w:rPr>
                <w:lang w:val="en-US"/>
              </w:rPr>
              <w:t>, 2003</w:t>
            </w:r>
            <w:r w:rsidR="00863E90">
              <w:rPr>
                <w:lang w:val="en-US"/>
              </w:rPr>
              <w:t>.</w:t>
            </w:r>
          </w:p>
        </w:tc>
      </w:tr>
    </w:tbl>
    <w:p w14:paraId="63273B72" w14:textId="77777777" w:rsidR="00115200" w:rsidRDefault="00115200" w:rsidP="00167D3A">
      <w:pPr>
        <w:spacing w:after="120" w:line="360" w:lineRule="auto"/>
      </w:pPr>
    </w:p>
    <w:p w14:paraId="5FCE0F41" w14:textId="3FE10510" w:rsidR="00210EFC" w:rsidRPr="00366B6D" w:rsidRDefault="00366B6D" w:rsidP="00167D3A">
      <w:pPr>
        <w:spacing w:after="120" w:line="360" w:lineRule="auto"/>
        <w:jc w:val="right"/>
        <w:rPr>
          <w:i/>
        </w:rPr>
      </w:pPr>
      <w:r w:rsidRPr="00366B6D">
        <w:rPr>
          <w:i/>
        </w:rPr>
        <w:t>Hernán Gabriel Vázquez</w:t>
      </w:r>
    </w:p>
    <w:sectPr w:rsidR="00210EFC" w:rsidRPr="00366B6D" w:rsidSect="008F3DF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2" w:author="Laura Dosky" w:date="2014-10-06T20:10:00Z" w:initials="LD">
    <w:p w14:paraId="4D3E8657" w14:textId="1422B541" w:rsidR="00EA4867" w:rsidRDefault="00EA4867">
      <w:pPr>
        <w:pStyle w:val="CommentText"/>
      </w:pPr>
      <w:r>
        <w:rPr>
          <w:rStyle w:val="CommentReference"/>
        </w:rPr>
        <w:annotationRef/>
      </w:r>
      <w:r>
        <w:t xml:space="preserve">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rephrase</w:t>
      </w:r>
      <w:proofErr w:type="spellEnd"/>
      <w:r>
        <w:t xml:space="preserve"> </w:t>
      </w:r>
      <w:proofErr w:type="spellStart"/>
      <w:r>
        <w:t>this</w:t>
      </w:r>
      <w:proofErr w:type="spellEnd"/>
      <w:r>
        <w:t>?</w:t>
      </w:r>
    </w:p>
  </w:comment>
  <w:comment w:id="13" w:author="Laura Dosky" w:date="2014-10-06T20:14:00Z" w:initials="LD">
    <w:p w14:paraId="409F30DF" w14:textId="1B7B786F" w:rsidR="00EA4867" w:rsidRDefault="00EA4867">
      <w:pPr>
        <w:pStyle w:val="CommentText"/>
      </w:pPr>
      <w:r>
        <w:rPr>
          <w:rStyle w:val="CommentReference"/>
        </w:rPr>
        <w:annotationRef/>
      </w:r>
      <w:r>
        <w:t xml:space="preserve">real and </w:t>
      </w:r>
      <w:proofErr w:type="spellStart"/>
      <w:r>
        <w:t>apparent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THE real and THE </w:t>
      </w:r>
      <w:proofErr w:type="spellStart"/>
      <w:r>
        <w:t>apparent</w:t>
      </w:r>
      <w:proofErr w:type="spellEnd"/>
      <w:r>
        <w:t>?</w:t>
      </w:r>
    </w:p>
  </w:comment>
  <w:comment w:id="27" w:author="Laura Dosky" w:date="2014-10-06T20:16:00Z" w:initials="LD">
    <w:p w14:paraId="532F34D1" w14:textId="7D81AA14" w:rsidR="00EA4867" w:rsidRDefault="00EA4867">
      <w:pPr>
        <w:pStyle w:val="CommentText"/>
      </w:pPr>
      <w:r>
        <w:rPr>
          <w:rStyle w:val="CommentReference"/>
        </w:rPr>
        <w:annotationRef/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>?</w:t>
      </w:r>
    </w:p>
  </w:comment>
  <w:comment w:id="21" w:author="Laura Dosky" w:date="2014-10-06T22:09:00Z" w:initials="LD">
    <w:p w14:paraId="5FA778F5" w14:textId="5DE80E67" w:rsidR="00EA4867" w:rsidRDefault="00EA4867">
      <w:pPr>
        <w:pStyle w:val="CommentText"/>
      </w:pPr>
      <w:r>
        <w:rPr>
          <w:rStyle w:val="CommentReference"/>
        </w:rPr>
        <w:annotationRef/>
      </w:r>
      <w:proofErr w:type="spellStart"/>
      <w:r>
        <w:t>Did</w:t>
      </w:r>
      <w:proofErr w:type="spellEnd"/>
      <w:r>
        <w:t xml:space="preserve"> </w:t>
      </w:r>
      <w:proofErr w:type="spellStart"/>
      <w:r>
        <w:t>Etkin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If</w:t>
      </w:r>
      <w:proofErr w:type="spellEnd"/>
      <w:r>
        <w:t xml:space="preserve"> so, </w:t>
      </w:r>
      <w:proofErr w:type="spellStart"/>
      <w:r>
        <w:t>when</w:t>
      </w:r>
      <w:proofErr w:type="spellEnd"/>
      <w:r>
        <w:t xml:space="preserve">? </w:t>
      </w:r>
      <w:proofErr w:type="spellStart"/>
      <w:r>
        <w:t>Where</w:t>
      </w:r>
      <w:proofErr w:type="spellEnd"/>
      <w:r>
        <w:t>?</w:t>
      </w:r>
    </w:p>
  </w:comment>
  <w:comment w:id="51" w:author="Laura Dosky" w:date="2014-10-06T22:17:00Z" w:initials="LD">
    <w:p w14:paraId="58E7AF71" w14:textId="04923DC4" w:rsidR="00EA4867" w:rsidRDefault="00EA4867">
      <w:pPr>
        <w:pStyle w:val="CommentText"/>
      </w:pPr>
      <w:r>
        <w:rPr>
          <w:rStyle w:val="CommentReference"/>
        </w:rPr>
        <w:annotationRef/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scholarship</w:t>
      </w:r>
      <w:proofErr w:type="spellEnd"/>
      <w:r>
        <w:t>?</w:t>
      </w:r>
    </w:p>
  </w:comment>
  <w:comment w:id="90" w:author="Laura Dosky" w:date="2014-10-06T22:26:00Z" w:initials="LD">
    <w:p w14:paraId="22EC50A5" w14:textId="0C60E5C2" w:rsidR="00983A60" w:rsidRDefault="00983A60">
      <w:pPr>
        <w:pStyle w:val="CommentText"/>
      </w:pPr>
      <w:r>
        <w:rPr>
          <w:rStyle w:val="CommentReference"/>
        </w:rPr>
        <w:annotationRef/>
      </w:r>
      <w:r>
        <w:t xml:space="preserve">I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rephrase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>?</w:t>
      </w:r>
    </w:p>
  </w:comment>
  <w:comment w:id="95" w:author="Laura Dosky" w:date="2014-10-06T22:27:00Z" w:initials="LD">
    <w:p w14:paraId="4C09E12E" w14:textId="3C720CA1" w:rsidR="00983A60" w:rsidRDefault="00983A60">
      <w:pPr>
        <w:pStyle w:val="CommentText"/>
      </w:pPr>
      <w:r>
        <w:rPr>
          <w:rStyle w:val="CommentReference"/>
        </w:rPr>
        <w:annotationRef/>
      </w:r>
      <w:r>
        <w:t xml:space="preserve">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clarify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18F14D2"/>
    <w:multiLevelType w:val="hybridMultilevel"/>
    <w:tmpl w:val="0534E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attachedTemplate r:id="rId1"/>
  <w:trackRevisions/>
  <w:defaultTabStop w:val="737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D34"/>
    <w:rsid w:val="000051AC"/>
    <w:rsid w:val="0004046C"/>
    <w:rsid w:val="00042A90"/>
    <w:rsid w:val="000465C7"/>
    <w:rsid w:val="000652DF"/>
    <w:rsid w:val="00083D1F"/>
    <w:rsid w:val="00096CF2"/>
    <w:rsid w:val="000A5B6A"/>
    <w:rsid w:val="000B7B1A"/>
    <w:rsid w:val="000C1A22"/>
    <w:rsid w:val="000D452A"/>
    <w:rsid w:val="000E34FE"/>
    <w:rsid w:val="001013EE"/>
    <w:rsid w:val="001123FC"/>
    <w:rsid w:val="00115200"/>
    <w:rsid w:val="0012050F"/>
    <w:rsid w:val="00134BFC"/>
    <w:rsid w:val="0014018F"/>
    <w:rsid w:val="00151A17"/>
    <w:rsid w:val="00151E48"/>
    <w:rsid w:val="00160602"/>
    <w:rsid w:val="00167D3A"/>
    <w:rsid w:val="00174BF8"/>
    <w:rsid w:val="00187DAE"/>
    <w:rsid w:val="001A7F1A"/>
    <w:rsid w:val="00210EFC"/>
    <w:rsid w:val="00216FF7"/>
    <w:rsid w:val="0022722B"/>
    <w:rsid w:val="002378FE"/>
    <w:rsid w:val="00270D34"/>
    <w:rsid w:val="00276DAA"/>
    <w:rsid w:val="00277150"/>
    <w:rsid w:val="002906D2"/>
    <w:rsid w:val="002C1844"/>
    <w:rsid w:val="002C1EE1"/>
    <w:rsid w:val="002D773B"/>
    <w:rsid w:val="002E278F"/>
    <w:rsid w:val="00306073"/>
    <w:rsid w:val="00322740"/>
    <w:rsid w:val="00330CE1"/>
    <w:rsid w:val="00345D2C"/>
    <w:rsid w:val="00347677"/>
    <w:rsid w:val="003669CA"/>
    <w:rsid w:val="00366B6D"/>
    <w:rsid w:val="003710A5"/>
    <w:rsid w:val="00371876"/>
    <w:rsid w:val="003841B2"/>
    <w:rsid w:val="0038642F"/>
    <w:rsid w:val="003A231E"/>
    <w:rsid w:val="003A722A"/>
    <w:rsid w:val="003A73EC"/>
    <w:rsid w:val="003B28B4"/>
    <w:rsid w:val="003C4B32"/>
    <w:rsid w:val="003E4688"/>
    <w:rsid w:val="00432CEC"/>
    <w:rsid w:val="00447DA0"/>
    <w:rsid w:val="00457744"/>
    <w:rsid w:val="004600FF"/>
    <w:rsid w:val="00466D33"/>
    <w:rsid w:val="00473B65"/>
    <w:rsid w:val="00482CFB"/>
    <w:rsid w:val="004915A7"/>
    <w:rsid w:val="004A2DA3"/>
    <w:rsid w:val="004B4D8E"/>
    <w:rsid w:val="004C0AAA"/>
    <w:rsid w:val="004C2850"/>
    <w:rsid w:val="004C5B9F"/>
    <w:rsid w:val="004D6E23"/>
    <w:rsid w:val="004F33EE"/>
    <w:rsid w:val="004F4DD1"/>
    <w:rsid w:val="00531664"/>
    <w:rsid w:val="005369B7"/>
    <w:rsid w:val="00545ECB"/>
    <w:rsid w:val="00564F8B"/>
    <w:rsid w:val="00572A7D"/>
    <w:rsid w:val="00575763"/>
    <w:rsid w:val="005922DD"/>
    <w:rsid w:val="005A661F"/>
    <w:rsid w:val="005A7712"/>
    <w:rsid w:val="005C3FFB"/>
    <w:rsid w:val="005F1373"/>
    <w:rsid w:val="00605730"/>
    <w:rsid w:val="00613BF9"/>
    <w:rsid w:val="00624AED"/>
    <w:rsid w:val="00635D86"/>
    <w:rsid w:val="00642789"/>
    <w:rsid w:val="00646811"/>
    <w:rsid w:val="00656B6D"/>
    <w:rsid w:val="0065777C"/>
    <w:rsid w:val="00662A9E"/>
    <w:rsid w:val="006837C2"/>
    <w:rsid w:val="0069199F"/>
    <w:rsid w:val="006960C8"/>
    <w:rsid w:val="006A4148"/>
    <w:rsid w:val="006B3266"/>
    <w:rsid w:val="006B621D"/>
    <w:rsid w:val="006C0FE5"/>
    <w:rsid w:val="006C4AF2"/>
    <w:rsid w:val="006C4C63"/>
    <w:rsid w:val="006D4F7D"/>
    <w:rsid w:val="006E5152"/>
    <w:rsid w:val="006E6235"/>
    <w:rsid w:val="006F37E7"/>
    <w:rsid w:val="0070454D"/>
    <w:rsid w:val="00720542"/>
    <w:rsid w:val="0072389A"/>
    <w:rsid w:val="007275F6"/>
    <w:rsid w:val="00747D93"/>
    <w:rsid w:val="00764684"/>
    <w:rsid w:val="007965DB"/>
    <w:rsid w:val="007A0441"/>
    <w:rsid w:val="007A0E0A"/>
    <w:rsid w:val="007B1555"/>
    <w:rsid w:val="0080272A"/>
    <w:rsid w:val="00803F95"/>
    <w:rsid w:val="0082684E"/>
    <w:rsid w:val="008308AF"/>
    <w:rsid w:val="008638FF"/>
    <w:rsid w:val="00863E90"/>
    <w:rsid w:val="0086480C"/>
    <w:rsid w:val="00874EFE"/>
    <w:rsid w:val="00875C5D"/>
    <w:rsid w:val="00884219"/>
    <w:rsid w:val="00890573"/>
    <w:rsid w:val="008A5EDE"/>
    <w:rsid w:val="008A7926"/>
    <w:rsid w:val="008C1B84"/>
    <w:rsid w:val="008C2F6F"/>
    <w:rsid w:val="008E5151"/>
    <w:rsid w:val="008E6E5D"/>
    <w:rsid w:val="008F0153"/>
    <w:rsid w:val="008F0B9C"/>
    <w:rsid w:val="008F0C78"/>
    <w:rsid w:val="008F3DF3"/>
    <w:rsid w:val="00900DC9"/>
    <w:rsid w:val="00903D01"/>
    <w:rsid w:val="009040A4"/>
    <w:rsid w:val="009041A3"/>
    <w:rsid w:val="009111BB"/>
    <w:rsid w:val="00935222"/>
    <w:rsid w:val="00941FCC"/>
    <w:rsid w:val="0096357C"/>
    <w:rsid w:val="00983A60"/>
    <w:rsid w:val="00995BBF"/>
    <w:rsid w:val="009C081F"/>
    <w:rsid w:val="009C410D"/>
    <w:rsid w:val="009D15FE"/>
    <w:rsid w:val="009F1941"/>
    <w:rsid w:val="009F3A04"/>
    <w:rsid w:val="00A035F3"/>
    <w:rsid w:val="00A03C37"/>
    <w:rsid w:val="00A0603F"/>
    <w:rsid w:val="00A26718"/>
    <w:rsid w:val="00A268C6"/>
    <w:rsid w:val="00A30D58"/>
    <w:rsid w:val="00A31700"/>
    <w:rsid w:val="00A3527C"/>
    <w:rsid w:val="00A40071"/>
    <w:rsid w:val="00A641E0"/>
    <w:rsid w:val="00A70685"/>
    <w:rsid w:val="00A72CBF"/>
    <w:rsid w:val="00A75F9B"/>
    <w:rsid w:val="00A7725A"/>
    <w:rsid w:val="00AA1C29"/>
    <w:rsid w:val="00AB0DCF"/>
    <w:rsid w:val="00AB2EAE"/>
    <w:rsid w:val="00AC00C5"/>
    <w:rsid w:val="00AE3E25"/>
    <w:rsid w:val="00B126AA"/>
    <w:rsid w:val="00B36BCD"/>
    <w:rsid w:val="00B55BE2"/>
    <w:rsid w:val="00B64E5F"/>
    <w:rsid w:val="00B7584D"/>
    <w:rsid w:val="00B84314"/>
    <w:rsid w:val="00BA2C47"/>
    <w:rsid w:val="00BA784F"/>
    <w:rsid w:val="00BB2658"/>
    <w:rsid w:val="00BB31E6"/>
    <w:rsid w:val="00BB4A3E"/>
    <w:rsid w:val="00BC182E"/>
    <w:rsid w:val="00BD643C"/>
    <w:rsid w:val="00BE16FE"/>
    <w:rsid w:val="00BF4165"/>
    <w:rsid w:val="00C0440E"/>
    <w:rsid w:val="00C14ED0"/>
    <w:rsid w:val="00C17448"/>
    <w:rsid w:val="00C316B0"/>
    <w:rsid w:val="00C32A6B"/>
    <w:rsid w:val="00C4205A"/>
    <w:rsid w:val="00C62D1D"/>
    <w:rsid w:val="00C87A1E"/>
    <w:rsid w:val="00CA4243"/>
    <w:rsid w:val="00CA4853"/>
    <w:rsid w:val="00CA5F00"/>
    <w:rsid w:val="00CC77CA"/>
    <w:rsid w:val="00CE6D08"/>
    <w:rsid w:val="00CF7AE6"/>
    <w:rsid w:val="00D07318"/>
    <w:rsid w:val="00D14D1D"/>
    <w:rsid w:val="00D1562F"/>
    <w:rsid w:val="00D20E69"/>
    <w:rsid w:val="00D255A7"/>
    <w:rsid w:val="00D25DE6"/>
    <w:rsid w:val="00D3668E"/>
    <w:rsid w:val="00D64342"/>
    <w:rsid w:val="00D66D7F"/>
    <w:rsid w:val="00D743D3"/>
    <w:rsid w:val="00D83DB0"/>
    <w:rsid w:val="00D92C39"/>
    <w:rsid w:val="00D9425D"/>
    <w:rsid w:val="00D94C49"/>
    <w:rsid w:val="00DA6FF1"/>
    <w:rsid w:val="00DB0723"/>
    <w:rsid w:val="00DB5EC4"/>
    <w:rsid w:val="00DC22E1"/>
    <w:rsid w:val="00DD0EF2"/>
    <w:rsid w:val="00DE1B22"/>
    <w:rsid w:val="00E0672F"/>
    <w:rsid w:val="00E10CEA"/>
    <w:rsid w:val="00E2586F"/>
    <w:rsid w:val="00E31507"/>
    <w:rsid w:val="00E54B0E"/>
    <w:rsid w:val="00E57ECD"/>
    <w:rsid w:val="00E930B1"/>
    <w:rsid w:val="00EA4867"/>
    <w:rsid w:val="00EF556C"/>
    <w:rsid w:val="00F01747"/>
    <w:rsid w:val="00F049DC"/>
    <w:rsid w:val="00F1169F"/>
    <w:rsid w:val="00F1394F"/>
    <w:rsid w:val="00F14D4E"/>
    <w:rsid w:val="00F20F4F"/>
    <w:rsid w:val="00F212EB"/>
    <w:rsid w:val="00F34EC9"/>
    <w:rsid w:val="00F35815"/>
    <w:rsid w:val="00F41AF5"/>
    <w:rsid w:val="00F562D4"/>
    <w:rsid w:val="00F56378"/>
    <w:rsid w:val="00F71DF8"/>
    <w:rsid w:val="00F82BE7"/>
    <w:rsid w:val="00FA48A1"/>
    <w:rsid w:val="00FC3F50"/>
    <w:rsid w:val="00FD6F41"/>
    <w:rsid w:val="00FE63E8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6842A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715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715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71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1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715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84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rsid w:val="00662A9E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62A9E"/>
    <w:rPr>
      <w:sz w:val="20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2906D2"/>
    <w:rPr>
      <w:rFonts w:cstheme="minorBidi"/>
      <w:sz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906D2"/>
    <w:rPr>
      <w:rFonts w:cstheme="minorBidi"/>
      <w:sz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E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10E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06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773B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715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715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715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15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715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comments" Target="comments.xml"/><Relationship Id="rId8" Type="http://schemas.openxmlformats.org/officeDocument/2006/relationships/hyperlink" Target="http://www.thuermchen.de/VERLAG/start.html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vazquezhernan:Library:Application%20Support:Microsoft:Office:User%20Templates:My%20Templates:Blan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Blanc.dotx</Template>
  <TotalTime>23</TotalTime>
  <Pages>5</Pages>
  <Words>1337</Words>
  <Characters>7626</Characters>
  <Application>Microsoft Macintosh Word</Application>
  <DocSecurity>0</DocSecurity>
  <Lines>63</Lines>
  <Paragraphs>17</Paragraphs>
  <ScaleCrop>false</ScaleCrop>
  <Company/>
  <LinksUpToDate>false</LinksUpToDate>
  <CharactersWithSpaces>8946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Gabriel Vázquez</dc:creator>
  <cp:keywords/>
  <dc:description/>
  <cp:lastModifiedBy>Laura Dosky</cp:lastModifiedBy>
  <cp:revision>3</cp:revision>
  <cp:lastPrinted>2012-09-04T19:51:00Z</cp:lastPrinted>
  <dcterms:created xsi:type="dcterms:W3CDTF">2014-10-07T00:19:00Z</dcterms:created>
  <dcterms:modified xsi:type="dcterms:W3CDTF">2014-10-07T02:29:00Z</dcterms:modified>
</cp:coreProperties>
</file>