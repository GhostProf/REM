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rFonts w:ascii="Times New Roman" w:cs="Times New Roman" w:hAnsi="Times New Roman" w:eastAsia="Times New Roman"/>
          <w:color w:val="808080"/>
          <w:u w:color="808080"/>
        </w:rPr>
      </w:pPr>
      <w:r>
        <w:rPr>
          <w:rFonts w:ascii="Times New Roman"/>
          <w:color w:val="808080"/>
          <w:u w:color="808080"/>
          <w:rtl w:val="0"/>
        </w:rPr>
        <w:t>Wendy Shaw</w:t>
      </w:r>
    </w:p>
    <w:p>
      <w:pPr>
        <w:pStyle w:val="Body"/>
        <w:rPr>
          <w:rFonts w:ascii="Times New Roman Bold" w:cs="Times New Roman Bold" w:hAnsi="Times New Roman Bold" w:eastAsia="Times New Roman Bold"/>
        </w:rPr>
      </w:pPr>
    </w:p>
    <w:p>
      <w:pPr>
        <w:pStyle w:val="Body"/>
        <w:jc w:val="right"/>
        <w:rPr>
          <w:rFonts w:ascii="Times New Roman" w:cs="Times New Roman" w:hAnsi="Times New Roman" w:eastAsia="Times New Roman"/>
        </w:rPr>
      </w:pPr>
      <w:r>
        <w:rPr>
          <w:rFonts w:ascii="Times New Roman"/>
          <w:rtl w:val="0"/>
          <w:lang w:val="nl-NL"/>
        </w:rPr>
        <w:t>1045 words</w:t>
      </w:r>
    </w:p>
    <w:p>
      <w:pPr>
        <w:pStyle w:val="Body"/>
        <w:ind w:firstLine="360"/>
        <w:jc w:val="both"/>
        <w:rPr>
          <w:rFonts w:ascii="Times New Roman" w:cs="Times New Roman" w:hAnsi="Times New Roman" w:eastAsia="Times New Roman"/>
        </w:rPr>
      </w:pPr>
    </w:p>
    <w:p>
      <w:pPr>
        <w:pStyle w:val="Body"/>
        <w:rPr>
          <w:rFonts w:ascii="Times New Roman Bold" w:cs="Times New Roman Bold" w:hAnsi="Times New Roman Bold" w:eastAsia="Times New Roman Bold"/>
        </w:rPr>
      </w:pPr>
      <w:r>
        <w:rPr>
          <w:rFonts w:ascii="Times New Roman Bold"/>
          <w:rtl w:val="0"/>
          <w:lang w:val="en-US"/>
        </w:rPr>
        <w:t>The 1914 Generation Artists</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lang w:val="en-US"/>
        </w:rPr>
        <w:t>The 1914 Generation transformed the Westerni</w:t>
      </w:r>
      <w:ins w:id="0" w:date="2014-05-23T14:35:11Z" w:author="Sophie Pinkoski">
        <w:r>
          <w:rPr>
            <w:rFonts w:ascii="Times New Roman"/>
            <w:rtl w:val="0"/>
            <w:lang w:val="en-US"/>
          </w:rPr>
          <w:t>z</w:t>
        </w:r>
      </w:ins>
      <w:del w:id="1" w:date="2014-05-23T14:35:10Z" w:author="Sophie Pinkoski">
        <w:r>
          <w:rPr>
            <w:rFonts w:ascii="Times New Roman"/>
            <w:rtl w:val="0"/>
          </w:rPr>
          <w:delText>s</w:delText>
        </w:r>
      </w:del>
      <w:r>
        <w:rPr>
          <w:rFonts w:ascii="Times New Roman"/>
          <w:rtl w:val="0"/>
          <w:lang w:val="en-US"/>
        </w:rPr>
        <w:t>ing artistic impulse of the late Ottoman era into the moderni</w:t>
      </w:r>
      <w:ins w:id="2" w:date="2014-05-23T14:35:18Z" w:author="Sophie Pinkoski">
        <w:r>
          <w:rPr>
            <w:rFonts w:ascii="Times New Roman"/>
            <w:rtl w:val="0"/>
            <w:lang w:val="en-US"/>
          </w:rPr>
          <w:t>z</w:t>
        </w:r>
      </w:ins>
      <w:del w:id="3" w:date="2014-05-23T14:35:17Z" w:author="Sophie Pinkoski">
        <w:r>
          <w:rPr>
            <w:rFonts w:ascii="Times New Roman"/>
            <w:rtl w:val="0"/>
          </w:rPr>
          <w:delText>s</w:delText>
        </w:r>
      </w:del>
      <w:r>
        <w:rPr>
          <w:rFonts w:ascii="Times New Roman"/>
          <w:rtl w:val="0"/>
          <w:lang w:val="en-US"/>
        </w:rPr>
        <w:t>ing impulse of the Republic of Turkey, founded in 1923. Stylistically, it thus distinguishes itself from earlier generations</w:t>
      </w:r>
      <w:ins w:id="4" w:date="2014-05-23T14:36:03Z" w:author="Sophie Pinkoski">
        <w:r>
          <w:rPr>
            <w:rFonts w:hAnsi="Times New Roman" w:hint="default"/>
            <w:rtl w:val="0"/>
            <w:lang w:val="en-US"/>
          </w:rPr>
          <w:t>—</w:t>
        </w:r>
      </w:ins>
      <w:del w:id="5" w:date="2014-05-23T14:36:02Z" w:author="Sophie Pinkoski">
        <w:r>
          <w:rPr>
            <w:rFonts w:ascii="Times New Roman"/>
            <w:rtl w:val="0"/>
          </w:rPr>
          <w:delText xml:space="preserve"> </w:delText>
        </w:r>
      </w:del>
      <w:r>
        <w:rPr>
          <w:rFonts w:ascii="Times New Roman"/>
          <w:rtl w:val="0"/>
          <w:lang w:val="en-US"/>
        </w:rPr>
        <w:t xml:space="preserve">through its interest in </w:t>
      </w:r>
      <w:ins w:id="6" w:date="2014-05-23T14:36:28Z" w:author="Sophie Pinkoski">
        <w:r>
          <w:rPr>
            <w:rFonts w:ascii="Times New Roman"/>
            <w:rtl w:val="0"/>
            <w:lang w:val="en-US"/>
          </w:rPr>
          <w:t>N</w:t>
        </w:r>
      </w:ins>
      <w:del w:id="7" w:date="2014-05-23T14:36:28Z" w:author="Sophie Pinkoski">
        <w:r>
          <w:rPr>
            <w:rFonts w:ascii="Times New Roman"/>
            <w:rtl w:val="0"/>
          </w:rPr>
          <w:delText>n</w:delText>
        </w:r>
      </w:del>
      <w:r>
        <w:rPr>
          <w:rFonts w:ascii="Times New Roman"/>
          <w:rtl w:val="0"/>
        </w:rPr>
        <w:t>aturalism</w:t>
      </w:r>
      <w:ins w:id="8" w:date="2014-05-23T14:36:07Z" w:author="Sophie Pinkoski">
        <w:r>
          <w:rPr>
            <w:rFonts w:hAnsi="Times New Roman" w:hint="default"/>
            <w:rtl w:val="0"/>
            <w:lang w:val="en-US"/>
          </w:rPr>
          <w:t>—</w:t>
        </w:r>
      </w:ins>
      <w:del w:id="9" w:date="2014-05-23T14:36:06Z" w:author="Sophie Pinkoski">
        <w:r>
          <w:rPr>
            <w:rFonts w:ascii="Times New Roman"/>
            <w:rtl w:val="0"/>
          </w:rPr>
          <w:delText xml:space="preserve"> </w:delText>
        </w:r>
      </w:del>
      <w:r>
        <w:rPr>
          <w:rFonts w:ascii="Times New Roman"/>
          <w:rtl w:val="0"/>
          <w:lang w:val="en-US"/>
        </w:rPr>
        <w:t>and from later generations</w:t>
      </w:r>
      <w:ins w:id="10" w:date="2014-05-23T14:36:12Z" w:author="Sophie Pinkoski">
        <w:r>
          <w:rPr>
            <w:rFonts w:hAnsi="Times New Roman" w:hint="default"/>
            <w:rtl w:val="0"/>
            <w:lang w:val="en-US"/>
          </w:rPr>
          <w:t>—</w:t>
        </w:r>
      </w:ins>
      <w:del w:id="11" w:date="2014-05-23T14:36:11Z" w:author="Sophie Pinkoski">
        <w:r>
          <w:rPr>
            <w:rFonts w:ascii="Times New Roman"/>
            <w:rtl w:val="0"/>
          </w:rPr>
          <w:delText xml:space="preserve"> </w:delText>
        </w:r>
      </w:del>
      <w:r>
        <w:rPr>
          <w:rFonts w:ascii="Times New Roman"/>
          <w:rtl w:val="0"/>
          <w:lang w:val="en-US"/>
        </w:rPr>
        <w:t xml:space="preserve">through its disinterest in aesthetic </w:t>
      </w:r>
      <w:ins w:id="12" w:date="2014-05-23T14:36:17Z" w:author="Sophie Pinkoski">
        <w:r>
          <w:rPr>
            <w:rFonts w:ascii="Times New Roman"/>
            <w:rtl w:val="0"/>
            <w:lang w:val="en-US"/>
          </w:rPr>
          <w:t>M</w:t>
        </w:r>
      </w:ins>
      <w:del w:id="13" w:date="2014-05-23T14:36:17Z" w:author="Sophie Pinkoski">
        <w:r>
          <w:rPr>
            <w:rFonts w:ascii="Times New Roman"/>
            <w:rtl w:val="0"/>
          </w:rPr>
          <w:delText>m</w:delText>
        </w:r>
      </w:del>
      <w:r>
        <w:rPr>
          <w:rFonts w:ascii="Times New Roman"/>
          <w:rtl w:val="0"/>
          <w:lang w:val="en-US"/>
        </w:rPr>
        <w:t xml:space="preserve">odernism.  More than functioning cohesively, the artists historiographically grouped as the </w:t>
      </w:r>
      <w:ins w:id="14" w:date="2014-05-23T14:46:36Z" w:author="Sophie Pinkoski">
        <w:r>
          <w:rPr>
            <w:rFonts w:hAnsi="Times New Roman" w:hint="default"/>
            <w:rtl w:val="0"/>
            <w:lang w:val="en-US"/>
          </w:rPr>
          <w:t>‘</w:t>
        </w:r>
      </w:ins>
      <w:del w:id="15" w:date="2014-05-23T14:46:35Z" w:author="Sophie Pinkoski">
        <w:r>
          <w:rPr>
            <w:rFonts w:hAnsi="Times New Roman" w:hint="default"/>
            <w:rtl w:val="0"/>
            <w:lang w:val="en-US"/>
          </w:rPr>
          <w:delText>“</w:delText>
        </w:r>
      </w:del>
      <w:r>
        <w:rPr>
          <w:rFonts w:ascii="Times New Roman"/>
          <w:rtl w:val="0"/>
        </w:rPr>
        <w:t>1914 Generation</w:t>
      </w:r>
      <w:ins w:id="16" w:date="2014-05-23T14:46:38Z" w:author="Sophie Pinkoski">
        <w:r>
          <w:rPr>
            <w:rFonts w:hAnsi="Times New Roman" w:hint="default"/>
            <w:rtl w:val="0"/>
            <w:lang w:val="en-US"/>
          </w:rPr>
          <w:t>’</w:t>
        </w:r>
      </w:ins>
      <w:del w:id="17" w:date="2014-05-23T14:46:38Z" w:author="Sophie Pinkoski">
        <w:r>
          <w:rPr>
            <w:rFonts w:hAnsi="Times New Roman" w:hint="default"/>
            <w:rtl w:val="0"/>
            <w:lang w:val="en-US"/>
          </w:rPr>
          <w:delText>”</w:delText>
        </w:r>
      </w:del>
      <w:r>
        <w:rPr>
          <w:rFonts w:ascii="Times New Roman"/>
          <w:rtl w:val="0"/>
          <w:lang w:val="en-US"/>
        </w:rPr>
        <w:t xml:space="preserve"> </w:t>
      </w:r>
      <w:r>
        <w:rPr>
          <w:rFonts w:ascii="Times New Roman"/>
          <w:rtl w:val="0"/>
          <w:lang w:val="en-US"/>
        </w:rPr>
        <w:t xml:space="preserve">came to prominence as a result of the onset of </w:t>
      </w:r>
      <w:del w:id="18" w:date="2014-05-23T14:36:48Z" w:author="Sophie Pinkoski">
        <w:r>
          <w:rPr>
            <w:rFonts w:ascii="Times New Roman"/>
            <w:rtl w:val="0"/>
            <w:lang w:val="en-US"/>
          </w:rPr>
          <w:delText>World War I</w:delText>
        </w:r>
      </w:del>
      <w:ins w:id="19" w:date="2014-05-23T14:36:52Z" w:author="Sophie Pinkoski">
        <w:r>
          <w:rPr>
            <w:rFonts w:ascii="Times New Roman"/>
            <w:rtl w:val="0"/>
            <w:lang w:val="en-US"/>
          </w:rPr>
          <w:t>the First World War</w:t>
        </w:r>
      </w:ins>
      <w:r>
        <w:rPr>
          <w:rFonts w:ascii="Times New Roman"/>
          <w:rtl w:val="0"/>
          <w:lang w:val="en-US"/>
        </w:rPr>
        <w:t>. Artists most often included within this categor</w:t>
      </w:r>
      <w:del w:id="20" w:date="2014-05-23T14:37:04Z" w:author="Sophie Pinkoski">
        <w:r>
          <w:rPr>
            <w:rFonts w:ascii="Times New Roman"/>
            <w:rtl w:val="0"/>
            <w:lang w:val="fr-FR"/>
          </w:rPr>
          <w:delText>isation</w:delText>
        </w:r>
      </w:del>
      <w:ins w:id="21" w:date="2014-05-23T14:37:04Z" w:author="Sophie Pinkoski">
        <w:r>
          <w:rPr>
            <w:rFonts w:ascii="Times New Roman"/>
            <w:rtl w:val="0"/>
            <w:lang w:val="en-US"/>
          </w:rPr>
          <w:t>y</w:t>
        </w:r>
      </w:ins>
      <w:r>
        <w:rPr>
          <w:rFonts w:ascii="Times New Roman"/>
          <w:rtl w:val="0"/>
          <w:lang w:val="en-US"/>
        </w:rPr>
        <w:t xml:space="preserve"> are</w:t>
      </w:r>
      <w:del w:id="22" w:date="2014-05-23T14:37:10Z" w:author="Sophie Pinkoski">
        <w:r>
          <w:rPr>
            <w:rFonts w:ascii="Times New Roman"/>
            <w:rtl w:val="0"/>
          </w:rPr>
          <w:delText>:</w:delText>
        </w:r>
      </w:del>
      <w:r>
        <w:rPr>
          <w:rFonts w:ascii="Times New Roman"/>
          <w:rtl w:val="0"/>
        </w:rPr>
        <w:t xml:space="preserve"> Nazmi Ziya G</w:t>
      </w:r>
      <w:r>
        <w:rPr>
          <w:rFonts w:hAnsi="Times New Roman" w:hint="default"/>
          <w:rtl w:val="0"/>
        </w:rPr>
        <w:t>ü</w:t>
      </w:r>
      <w:r>
        <w:rPr>
          <w:rFonts w:ascii="Times New Roman"/>
          <w:rtl w:val="0"/>
        </w:rPr>
        <w:t xml:space="preserve">ran (1881-1937), Mehmet Ruhi Arel (1880-1931), </w:t>
      </w:r>
      <w:r>
        <w:rPr>
          <w:rFonts w:hAnsi="Times New Roman" w:hint="default"/>
          <w:rtl w:val="0"/>
        </w:rPr>
        <w:t>İ</w:t>
      </w:r>
      <w:r>
        <w:rPr>
          <w:rFonts w:ascii="Times New Roman"/>
          <w:rtl w:val="0"/>
        </w:rPr>
        <w:t xml:space="preserve">brahim </w:t>
      </w:r>
      <w:r>
        <w:rPr>
          <w:rFonts w:hAnsi="Times New Roman" w:hint="default"/>
          <w:rtl w:val="0"/>
        </w:rPr>
        <w:t>Ç</w:t>
      </w:r>
      <w:r>
        <w:rPr>
          <w:rFonts w:ascii="Times New Roman"/>
          <w:rtl w:val="0"/>
        </w:rPr>
        <w:t>all</w:t>
      </w:r>
      <w:r>
        <w:rPr>
          <w:rFonts w:hAnsi="Times New Roman" w:hint="default"/>
          <w:rtl w:val="0"/>
        </w:rPr>
        <w:t xml:space="preserve">ı </w:t>
      </w:r>
      <w:r>
        <w:rPr>
          <w:rFonts w:ascii="Times New Roman"/>
          <w:rtl w:val="0"/>
        </w:rPr>
        <w:t>(1882-1960), Hikmet Onat (1882-1977), Feyhaman Duran (1886-1970), H</w:t>
      </w:r>
      <w:r>
        <w:rPr>
          <w:rFonts w:hAnsi="Times New Roman" w:hint="default"/>
          <w:rtl w:val="0"/>
        </w:rPr>
        <w:t>ü</w:t>
      </w:r>
      <w:r>
        <w:rPr>
          <w:rFonts w:ascii="Times New Roman"/>
          <w:rtl w:val="0"/>
        </w:rPr>
        <w:t>seyin Avni Lifij (1886-1927), and Nam</w:t>
      </w:r>
      <w:r>
        <w:rPr>
          <w:rFonts w:hAnsi="Times New Roman" w:hint="default"/>
          <w:rtl w:val="0"/>
        </w:rPr>
        <w:t>ı</w:t>
      </w:r>
      <w:r>
        <w:rPr>
          <w:rFonts w:ascii="Times New Roman"/>
          <w:rtl w:val="0"/>
        </w:rPr>
        <w:t xml:space="preserve">k </w:t>
      </w:r>
      <w:r>
        <w:rPr>
          <w:rFonts w:hAnsi="Times New Roman" w:hint="default"/>
          <w:rtl w:val="0"/>
        </w:rPr>
        <w:t>İ</w:t>
      </w:r>
      <w:r>
        <w:rPr>
          <w:rFonts w:ascii="Times New Roman"/>
          <w:rtl w:val="0"/>
          <w:lang w:val="en-US"/>
        </w:rPr>
        <w:t xml:space="preserve">smail (1890-1935). Although often excluded because of their lack of affiliation with the Istanbul Academy of Fine Arts, artists </w:t>
      </w:r>
      <w:del w:id="23" w:date="2014-05-23T14:38:37Z" w:author="Sophie Pinkoski">
        <w:r>
          <w:rPr>
            <w:rFonts w:ascii="Times New Roman"/>
            <w:rtl w:val="0"/>
            <w:lang w:val="en-US"/>
          </w:rPr>
          <w:delText xml:space="preserve">who may be considered </w:delText>
        </w:r>
      </w:del>
      <w:r>
        <w:rPr>
          <w:rFonts w:ascii="Times New Roman"/>
          <w:rtl w:val="0"/>
          <w:lang w:val="en-US"/>
        </w:rPr>
        <w:t xml:space="preserve">in conjunction with this category by virtue of their participation in the pivotal transition from Ottoman to Turkish national identity also include </w:t>
      </w:r>
      <w:r>
        <w:rPr>
          <w:rFonts w:hAnsi="Times New Roman" w:hint="default"/>
          <w:rtl w:val="0"/>
        </w:rPr>
        <w:t>Ş</w:t>
      </w:r>
      <w:r>
        <w:rPr>
          <w:rFonts w:ascii="Times New Roman"/>
          <w:rtl w:val="0"/>
        </w:rPr>
        <w:t>evket (Da</w:t>
      </w:r>
      <w:r>
        <w:rPr>
          <w:rFonts w:hAnsi="Times New Roman" w:hint="default"/>
          <w:rtl w:val="0"/>
        </w:rPr>
        <w:t>ğ</w:t>
      </w:r>
      <w:r>
        <w:rPr>
          <w:rFonts w:ascii="Times New Roman"/>
          <w:rtl w:val="0"/>
        </w:rPr>
        <w:t>; 1876- 1948)</w:t>
      </w:r>
      <w:ins w:id="24" w:date="2014-05-23T14:40:06Z" w:author="Sophie Pinkoski">
        <w:r>
          <w:rPr>
            <w:rFonts w:ascii="Times New Roman"/>
            <w:rtl w:val="0"/>
            <w:lang w:val="en-US"/>
          </w:rPr>
          <w:t xml:space="preserve">: </w:t>
        </w:r>
      </w:ins>
      <w:del w:id="25" w:date="2014-05-23T14:39:51Z" w:author="Sophie Pinkoski">
        <w:r>
          <w:rPr>
            <w:rFonts w:ascii="Times New Roman"/>
            <w:rtl w:val="0"/>
          </w:rPr>
          <w:delText xml:space="preserve">, </w:delText>
        </w:r>
      </w:del>
      <w:r>
        <w:rPr>
          <w:rFonts w:ascii="Times New Roman"/>
          <w:rtl w:val="0"/>
          <w:lang w:val="en-US"/>
        </w:rPr>
        <w:t>a teacher at the French-language Galatasaray Lyc</w:t>
      </w:r>
      <w:r>
        <w:rPr>
          <w:rFonts w:hAnsi="Times New Roman" w:hint="default"/>
          <w:rtl w:val="0"/>
          <w:lang w:val="en-US"/>
        </w:rPr>
        <w:t>é</w:t>
      </w:r>
      <w:r>
        <w:rPr>
          <w:rFonts w:ascii="Times New Roman"/>
          <w:rtl w:val="0"/>
        </w:rPr>
        <w:t>e</w:t>
      </w:r>
      <w:del w:id="26" w:date="2014-05-23T14:40:09Z" w:author="Sophie Pinkoski">
        <w:r>
          <w:rPr>
            <w:rFonts w:ascii="Times New Roman"/>
            <w:rtl w:val="0"/>
          </w:rPr>
          <w:delText>,</w:delText>
        </w:r>
      </w:del>
      <w:ins w:id="27" w:date="2014-05-23T14:40:09Z" w:author="Sophie Pinkoski">
        <w:r>
          <w:rPr>
            <w:rFonts w:ascii="Times New Roman"/>
            <w:rtl w:val="0"/>
            <w:lang w:val="en-US"/>
          </w:rPr>
          <w:t>;</w:t>
        </w:r>
      </w:ins>
      <w:r>
        <w:rPr>
          <w:rFonts w:ascii="Times New Roman"/>
          <w:rtl w:val="0"/>
          <w:lang w:val="en-US"/>
        </w:rPr>
        <w:t xml:space="preserve"> the military-trained artists Mehmet Sami Yetik (1878-1935), Mehmet Ali Laga (1878-1947) and Ali Sami Boyar (1880-1967)</w:t>
      </w:r>
      <w:del w:id="28" w:date="2014-05-23T14:40:51Z" w:author="Sophie Pinkoski">
        <w:r>
          <w:rPr>
            <w:rFonts w:ascii="Times New Roman"/>
            <w:rtl w:val="0"/>
            <w:lang w:val="en-US"/>
          </w:rPr>
          <w:delText xml:space="preserve">, as well </w:delText>
        </w:r>
      </w:del>
      <w:ins w:id="29" w:date="2014-05-23T14:40:52Z" w:author="Sophie Pinkoski">
        <w:r>
          <w:rPr>
            <w:rFonts w:ascii="Times New Roman"/>
            <w:rtl w:val="0"/>
            <w:lang w:val="en-US"/>
          </w:rPr>
          <w:t>; and</w:t>
        </w:r>
      </w:ins>
      <w:del w:id="30" w:date="2014-05-23T14:40:54Z" w:author="Sophie Pinkoski">
        <w:r>
          <w:rPr>
            <w:rFonts w:ascii="Times New Roman"/>
            <w:rtl w:val="0"/>
          </w:rPr>
          <w:delText>as</w:delText>
        </w:r>
      </w:del>
      <w:r>
        <w:rPr>
          <w:rFonts w:ascii="Times New Roman"/>
          <w:rtl w:val="0"/>
          <w:lang w:val="en-US"/>
        </w:rPr>
        <w:t xml:space="preserve"> the female artist Mihri Rasim/M</w:t>
      </w:r>
      <w:r>
        <w:rPr>
          <w:rFonts w:hAnsi="Times New Roman" w:hint="default"/>
          <w:rtl w:val="0"/>
        </w:rPr>
        <w:t>üş</w:t>
      </w:r>
      <w:r>
        <w:rPr>
          <w:rFonts w:ascii="Times New Roman"/>
          <w:rtl w:val="0"/>
          <w:lang w:val="da-DK"/>
        </w:rPr>
        <w:t xml:space="preserve">fik (1886-1954).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lang w:val="en-US"/>
        </w:rPr>
        <w:t>A group portrait by Feyhaman executed in 1921 illustrates many characteristics of the 1914 Generation. Like the casual posture and outfits of the sitters, the work</w:t>
      </w:r>
      <w:r>
        <w:rPr>
          <w:rFonts w:hAnsi="Times New Roman" w:hint="default"/>
          <w:rtl w:val="0"/>
          <w:lang w:val="en-US"/>
        </w:rPr>
        <w:t>’</w:t>
      </w:r>
      <w:r>
        <w:rPr>
          <w:rFonts w:ascii="Times New Roman"/>
          <w:rtl w:val="0"/>
          <w:lang w:val="de-DE"/>
        </w:rPr>
        <w:t xml:space="preserve">s studied </w:t>
      </w:r>
      <w:ins w:id="31" w:date="2014-05-23T14:41:59Z" w:author="Sophie Pinkoski">
        <w:r>
          <w:rPr>
            <w:rFonts w:ascii="Times New Roman"/>
            <w:rtl w:val="0"/>
            <w:lang w:val="en-US"/>
          </w:rPr>
          <w:t>R</w:t>
        </w:r>
      </w:ins>
      <w:del w:id="32" w:date="2014-05-23T14:41:58Z" w:author="Sophie Pinkoski">
        <w:r>
          <w:rPr>
            <w:rFonts w:ascii="Times New Roman"/>
            <w:rtl w:val="0"/>
          </w:rPr>
          <w:delText>r</w:delText>
        </w:r>
      </w:del>
      <w:r>
        <w:rPr>
          <w:rFonts w:ascii="Times New Roman"/>
          <w:rtl w:val="0"/>
          <w:lang w:val="en-US"/>
        </w:rPr>
        <w:t>ealism and a muted palette reflect the internali</w:t>
      </w:r>
      <w:ins w:id="33" w:date="2014-05-23T14:41:48Z" w:author="Sophie Pinkoski">
        <w:r>
          <w:rPr>
            <w:rFonts w:ascii="Times New Roman"/>
            <w:rtl w:val="0"/>
            <w:lang w:val="en-US"/>
          </w:rPr>
          <w:t>z</w:t>
        </w:r>
      </w:ins>
      <w:del w:id="34" w:date="2014-05-23T14:41:48Z" w:author="Sophie Pinkoski">
        <w:r>
          <w:rPr>
            <w:rFonts w:ascii="Times New Roman"/>
            <w:rtl w:val="0"/>
          </w:rPr>
          <w:delText>s</w:delText>
        </w:r>
      </w:del>
      <w:r>
        <w:rPr>
          <w:rFonts w:ascii="Times New Roman"/>
          <w:rtl w:val="0"/>
          <w:lang w:val="en-US"/>
        </w:rPr>
        <w:t xml:space="preserve">ation of European academic values and their seemingly effortless, </w:t>
      </w:r>
      <w:ins w:id="35" w:date="2014-05-23T14:41:56Z" w:author="Sophie Pinkoski">
        <w:r>
          <w:rPr>
            <w:rFonts w:ascii="Times New Roman"/>
            <w:rtl w:val="0"/>
            <w:lang w:val="en-US"/>
          </w:rPr>
          <w:t>N</w:t>
        </w:r>
      </w:ins>
      <w:del w:id="36" w:date="2014-05-23T14:41:55Z" w:author="Sophie Pinkoski">
        <w:r>
          <w:rPr>
            <w:rFonts w:ascii="Times New Roman"/>
            <w:rtl w:val="0"/>
          </w:rPr>
          <w:delText>n</w:delText>
        </w:r>
      </w:del>
      <w:r>
        <w:rPr>
          <w:rFonts w:ascii="Times New Roman"/>
          <w:rtl w:val="0"/>
          <w:lang w:val="en-US"/>
        </w:rPr>
        <w:t>aturalistic execution, and direct observation complimenting calculated composition. The casual poses of the artists</w:t>
      </w:r>
      <w:ins w:id="37" w:date="2014-05-23T14:42:23Z" w:author="Sophie Pinkoski">
        <w:r>
          <w:rPr>
            <w:rFonts w:hAnsi="Times New Roman" w:hint="default"/>
            <w:rtl w:val="0"/>
            <w:lang w:val="en-US"/>
          </w:rPr>
          <w:t>—</w:t>
        </w:r>
      </w:ins>
      <w:del w:id="38" w:date="2014-05-23T14:42:23Z" w:author="Sophie Pinkoski">
        <w:r>
          <w:rPr>
            <w:rFonts w:ascii="Times New Roman"/>
            <w:rtl w:val="0"/>
          </w:rPr>
          <w:delText xml:space="preserve"> </w:delText>
        </w:r>
      </w:del>
      <w:del w:id="39" w:date="2014-05-23T14:42:23Z" w:author="Sophie Pinkoski">
        <w:r>
          <w:rPr>
            <w:rFonts w:hAnsi="Times New Roman" w:hint="default"/>
            <w:rtl w:val="0"/>
            <w:lang w:val="en-US"/>
          </w:rPr>
          <w:delText xml:space="preserve">– </w:delText>
        </w:r>
      </w:del>
      <w:r>
        <w:rPr>
          <w:rFonts w:ascii="Times New Roman"/>
          <w:rtl w:val="0"/>
          <w:lang w:val="en-US"/>
        </w:rPr>
        <w:t xml:space="preserve">from left to right Sami, </w:t>
      </w:r>
      <w:r>
        <w:rPr>
          <w:rFonts w:hAnsi="Times New Roman" w:hint="default"/>
          <w:rtl w:val="0"/>
        </w:rPr>
        <w:t>İ</w:t>
      </w:r>
      <w:r>
        <w:rPr>
          <w:rFonts w:ascii="Times New Roman"/>
          <w:rtl w:val="0"/>
        </w:rPr>
        <w:t xml:space="preserve">brahim, Feyhaman, </w:t>
      </w:r>
      <w:r>
        <w:rPr>
          <w:rFonts w:hAnsi="Times New Roman" w:hint="default"/>
          <w:rtl w:val="0"/>
        </w:rPr>
        <w:t>Ş</w:t>
      </w:r>
      <w:r>
        <w:rPr>
          <w:rFonts w:ascii="Times New Roman"/>
          <w:rtl w:val="0"/>
          <w:lang w:val="en-US"/>
        </w:rPr>
        <w:t>evket, and Hikmet</w:t>
      </w:r>
      <w:del w:id="40" w:date="2014-05-23T14:42:20Z" w:author="Sophie Pinkoski">
        <w:r>
          <w:rPr>
            <w:rFonts w:hAnsi="Times New Roman" w:hint="default"/>
            <w:rtl w:val="0"/>
          </w:rPr>
          <w:delText xml:space="preserve"> –</w:delText>
        </w:r>
      </w:del>
      <w:ins w:id="41" w:date="2014-05-23T14:42:20Z" w:author="Sophie Pinkoski">
        <w:r>
          <w:rPr>
            <w:rFonts w:hAnsi="Times New Roman" w:hint="default"/>
            <w:rtl w:val="0"/>
            <w:lang w:val="en-US"/>
          </w:rPr>
          <w:t>—</w:t>
        </w:r>
      </w:ins>
      <w:del w:id="42" w:date="2014-05-23T14:42:20Z" w:author="Sophie Pinkoski">
        <w:r>
          <w:rPr>
            <w:rFonts w:ascii="Times New Roman"/>
            <w:rtl w:val="0"/>
          </w:rPr>
          <w:delText xml:space="preserve"> </w:delText>
        </w:r>
      </w:del>
      <w:r>
        <w:rPr>
          <w:rFonts w:ascii="Times New Roman"/>
          <w:rtl w:val="0"/>
          <w:lang w:val="en-US"/>
        </w:rPr>
        <w:t>portray them as participants in an ongoing Westernizing moderni</w:t>
      </w:r>
      <w:ins w:id="43" w:date="2014-05-23T14:42:29Z" w:author="Sophie Pinkoski">
        <w:r>
          <w:rPr>
            <w:rFonts w:ascii="Times New Roman"/>
            <w:rtl w:val="0"/>
            <w:lang w:val="en-US"/>
          </w:rPr>
          <w:t>z</w:t>
        </w:r>
      </w:ins>
      <w:del w:id="44" w:date="2014-05-23T14:42:29Z" w:author="Sophie Pinkoski">
        <w:r>
          <w:rPr>
            <w:rFonts w:ascii="Times New Roman"/>
            <w:rtl w:val="0"/>
          </w:rPr>
          <w:delText>s</w:delText>
        </w:r>
      </w:del>
      <w:r>
        <w:rPr>
          <w:rFonts w:ascii="Times New Roman"/>
          <w:rtl w:val="0"/>
          <w:lang w:val="en-US"/>
        </w:rPr>
        <w:t>ation that shows no interest in establishing an oppositional aesthetic avant</w:t>
      </w:r>
      <w:ins w:id="45" w:date="2014-05-23T14:42:54Z" w:author="Sophie Pinkoski">
        <w:r>
          <w:rPr>
            <w:rFonts w:ascii="Times New Roman"/>
            <w:rtl w:val="0"/>
            <w:lang w:val="en-US"/>
          </w:rPr>
          <w:t>-</w:t>
        </w:r>
      </w:ins>
      <w:del w:id="46" w:date="2014-05-23T14:42:39Z" w:author="Sophie Pinkoski">
        <w:r>
          <w:rPr>
            <w:rFonts w:ascii="Times New Roman"/>
            <w:rtl w:val="0"/>
          </w:rPr>
          <w:delText>-</w:delText>
        </w:r>
      </w:del>
      <w:r>
        <w:rPr>
          <w:rFonts w:ascii="Times New Roman"/>
          <w:rtl w:val="0"/>
          <w:lang w:val="en-US"/>
        </w:rPr>
        <w:t xml:space="preserve">garde such as that in Europe. Rather, these artists put forth a role for arts that engages not simply European traditions of academic </w:t>
      </w:r>
      <w:ins w:id="47" w:date="2014-05-23T14:43:29Z" w:author="Sophie Pinkoski">
        <w:r>
          <w:rPr>
            <w:rFonts w:ascii="Times New Roman"/>
            <w:rtl w:val="0"/>
            <w:lang w:val="en-US"/>
          </w:rPr>
          <w:t>R</w:t>
        </w:r>
      </w:ins>
      <w:del w:id="48" w:date="2014-05-23T14:43:29Z" w:author="Sophie Pinkoski">
        <w:r>
          <w:rPr>
            <w:rFonts w:ascii="Times New Roman"/>
            <w:rtl w:val="0"/>
          </w:rPr>
          <w:delText>r</w:delText>
        </w:r>
      </w:del>
      <w:r>
        <w:rPr>
          <w:rFonts w:ascii="Times New Roman"/>
          <w:rtl w:val="0"/>
          <w:lang w:val="en-US"/>
        </w:rPr>
        <w:t xml:space="preserve">ealism, but more importantly the function of art within a modern, urban bourgeois lifestyle. The prominence of </w:t>
      </w:r>
      <w:r>
        <w:rPr>
          <w:rFonts w:hAnsi="Times New Roman" w:hint="default"/>
          <w:rtl w:val="0"/>
        </w:rPr>
        <w:t>İ</w:t>
      </w:r>
      <w:r>
        <w:rPr>
          <w:rFonts w:ascii="Times New Roman"/>
          <w:rtl w:val="0"/>
          <w:lang w:val="en-US"/>
        </w:rPr>
        <w:t xml:space="preserve">brahim, sitting above the group, reflects his strong, often self-promoting personality that led to his later recognition as leader of this generation, often also called the </w:t>
      </w:r>
      <w:r>
        <w:rPr>
          <w:rFonts w:hAnsi="Times New Roman" w:hint="default"/>
          <w:rtl w:val="0"/>
        </w:rPr>
        <w:t>‘Ç</w:t>
      </w:r>
      <w:r>
        <w:rPr>
          <w:rFonts w:ascii="Times New Roman"/>
          <w:rtl w:val="0"/>
        </w:rPr>
        <w:t>all</w:t>
      </w:r>
      <w:r>
        <w:rPr>
          <w:rFonts w:hAnsi="Times New Roman" w:hint="default"/>
          <w:rtl w:val="0"/>
        </w:rPr>
        <w:t xml:space="preserve">ı </w:t>
      </w:r>
      <w:r>
        <w:rPr>
          <w:rFonts w:ascii="Times New Roman"/>
          <w:rtl w:val="0"/>
        </w:rPr>
        <w:t>generation</w:t>
      </w:r>
      <w:ins w:id="49" w:date="2014-05-23T14:46:49Z" w:author="Sophie Pinkoski">
        <w:r>
          <w:rPr>
            <w:rFonts w:ascii="Times New Roman"/>
            <w:rtl w:val="0"/>
            <w:lang w:val="en-US"/>
          </w:rPr>
          <w:t>.</w:t>
        </w:r>
      </w:ins>
      <w:r>
        <w:rPr>
          <w:rFonts w:hAnsi="Times New Roman" w:hint="default"/>
          <w:rtl w:val="0"/>
          <w:lang w:val="fr-FR"/>
        </w:rPr>
        <w:t>’</w:t>
      </w:r>
      <w:del w:id="50" w:date="2014-05-23T14:46:48Z" w:author="Sophie Pinkoski">
        <w:r>
          <w:rPr>
            <w:rFonts w:ascii="Times New Roman"/>
            <w:rtl w:val="0"/>
          </w:rPr>
          <w:delText>.</w:delText>
        </w:r>
      </w:del>
      <w:r>
        <w:rPr>
          <w:rFonts w:ascii="Times New Roman"/>
          <w:rtl w:val="0"/>
          <w:lang w:val="en-US"/>
        </w:rPr>
        <w:t xml:space="preserve"> Yet the very use of his last name, adopted in 1934 with the institution of surnames in the Republic of Turkey, underscores the anachronism of this apparent leadership, long after the execution of his and his colleagues</w:t>
      </w:r>
      <w:r>
        <w:rPr>
          <w:rFonts w:hAnsi="Times New Roman" w:hint="default"/>
          <w:rtl w:val="0"/>
          <w:lang w:val="en-US"/>
        </w:rPr>
        <w:t xml:space="preserve">’ </w:t>
      </w:r>
      <w:r>
        <w:rPr>
          <w:rFonts w:ascii="Times New Roman"/>
          <w:rtl w:val="0"/>
          <w:lang w:val="en-US"/>
        </w:rPr>
        <w:t xml:space="preserve">best-known works.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lang w:val="en-US"/>
        </w:rPr>
        <w:t xml:space="preserve">Having studied independently, at the Istanbul Academy of Fine Arts, or at military and foreign schools that provided sufficient artistic education to indicate prowess, most artists of the 1914 Generation arrived in Paris and Germany between 1907 and 1910. Although as foreigners they were unable to study officially at the Ecole des Beaux Arts in Paris, the young Ottoman artists studied in the studios of major academic painters of the era and showed little interest in contemporary </w:t>
      </w:r>
      <w:ins w:id="51" w:date="2014-05-23T14:47:49Z" w:author="Sophie Pinkoski">
        <w:r>
          <w:rPr>
            <w:rFonts w:ascii="Times New Roman"/>
            <w:rtl w:val="0"/>
            <w:lang w:val="en-US"/>
          </w:rPr>
          <w:t>M</w:t>
        </w:r>
      </w:ins>
      <w:del w:id="52" w:date="2014-05-23T14:47:47Z" w:author="Sophie Pinkoski">
        <w:r>
          <w:rPr>
            <w:rFonts w:ascii="Times New Roman"/>
            <w:rtl w:val="0"/>
          </w:rPr>
          <w:delText>m</w:delText>
        </w:r>
      </w:del>
      <w:r>
        <w:rPr>
          <w:rFonts w:ascii="Times New Roman"/>
          <w:rtl w:val="0"/>
          <w:lang w:val="en-US"/>
        </w:rPr>
        <w:t>odernist movements disturbing established artistic values in Europe. With the exception of Huseyin Avni, who incorporated Fauvist colo</w:t>
      </w:r>
      <w:ins w:id="53" w:date="2014-05-23T14:48:08Z" w:author="Sophie Pinkoski">
        <w:r>
          <w:rPr>
            <w:rFonts w:ascii="Times New Roman"/>
            <w:rtl w:val="0"/>
            <w:lang w:val="en-US"/>
          </w:rPr>
          <w:t>u</w:t>
        </w:r>
      </w:ins>
      <w:r>
        <w:rPr>
          <w:rFonts w:ascii="Times New Roman"/>
          <w:rtl w:val="0"/>
          <w:lang w:val="en-US"/>
        </w:rPr>
        <w:t>r influences in his work, none of the 1914 generation showed any interest in the artistic avant-garde.</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lang w:val="en-US"/>
        </w:rPr>
        <w:t>Rather than aiming to mimic the newest artistic trends of Europe, artists of this generation were deeply invested in the dynamic changes within the Ottoman Empire enabled by the Second Constitutional Revolution of 1909. Despite their distance, they joined the Society of Ottoman Painters, established in 1909, and wrote about art in Europe for its journal. Forced to return home in 1914 (with the exception of Mehmet Sami, who returned in 1912 to fight in the Balkan wars) due to the onset of war in Western Europe, Nazmi Ziya, Namik Ismail, Feyhaman, Hikmet, and Ibrahim quickly rose to prominence as they replaced the foreign teachers who had taught at the academy and had been expelled from the empire due to the war. The rest also promoted the spread of Western-style artistic production as they taught at military and modern high schools in Istanbul. Most notably, Mihri M</w:t>
      </w:r>
      <w:r>
        <w:rPr>
          <w:rFonts w:hAnsi="Times New Roman" w:hint="default"/>
          <w:rtl w:val="0"/>
        </w:rPr>
        <w:t>üş</w:t>
      </w:r>
      <w:r>
        <w:rPr>
          <w:rFonts w:ascii="Times New Roman"/>
          <w:rtl w:val="0"/>
          <w:lang w:val="en-US"/>
        </w:rPr>
        <w:t xml:space="preserve">fik, having studied independently in Rome and Paris since 1907, soon rose to the leadership of the new Academy of Fine Arts for Women. Including the earliest portrait of Mustafa Kemal and even a lost portrait of the pope, her work is dominated by sensitive portraits of friends and family which use a </w:t>
      </w:r>
      <w:ins w:id="54" w:date="2014-05-23T14:51:13Z" w:author="Sophie Pinkoski">
        <w:r>
          <w:rPr>
            <w:rFonts w:ascii="Times New Roman"/>
            <w:rtl w:val="0"/>
            <w:lang w:val="en-US"/>
          </w:rPr>
          <w:t>R</w:t>
        </w:r>
      </w:ins>
      <w:del w:id="55" w:date="2014-05-23T14:51:11Z" w:author="Sophie Pinkoski">
        <w:r>
          <w:rPr>
            <w:rFonts w:ascii="Times New Roman"/>
            <w:rtl w:val="0"/>
          </w:rPr>
          <w:delText>r</w:delText>
        </w:r>
      </w:del>
      <w:r>
        <w:rPr>
          <w:rFonts w:ascii="Times New Roman"/>
          <w:rtl w:val="0"/>
          <w:lang w:val="en-US"/>
        </w:rPr>
        <w:t>ealist style that underscores less the restriction of contemporary women</w:t>
      </w:r>
      <w:r>
        <w:rPr>
          <w:rFonts w:hAnsi="Times New Roman" w:hint="default"/>
          <w:rtl w:val="0"/>
          <w:lang w:val="en-US"/>
        </w:rPr>
        <w:t>’</w:t>
      </w:r>
      <w:r>
        <w:rPr>
          <w:rFonts w:ascii="Times New Roman"/>
          <w:rtl w:val="0"/>
          <w:lang w:val="en-US"/>
        </w:rPr>
        <w:t>s sartorial practices than the extent to which women were able to express personal style through the dynamism of their diaphanous veils.</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lang w:val="en-US"/>
        </w:rPr>
        <w:t xml:space="preserve">After their return, artists of this generation played a central role in promoting the arts through their establishment of and annual participation in the annual Galatasaray exhibitions that started in 1916. </w:t>
      </w:r>
      <w:del w:id="56" w:date="2014-05-23T14:53:04Z" w:author="Sophie Pinkoski">
        <w:r>
          <w:rPr>
            <w:rFonts w:ascii="Times New Roman"/>
            <w:rtl w:val="0"/>
            <w:lang w:val="en-US"/>
          </w:rPr>
          <w:delText xml:space="preserve">As the </w:delText>
        </w:r>
      </w:del>
      <w:ins w:id="57" w:date="2014-05-23T14:53:04Z" w:author="Sophie Pinkoski">
        <w:r>
          <w:rPr>
            <w:rFonts w:ascii="Times New Roman"/>
            <w:rtl w:val="0"/>
            <w:lang w:val="en-US"/>
          </w:rPr>
          <w:t>The D</w:t>
        </w:r>
      </w:ins>
      <w:del w:id="58" w:date="2014-05-23T14:52:14Z" w:author="Sophie Pinkoski">
        <w:r>
          <w:rPr>
            <w:rFonts w:ascii="Times New Roman"/>
            <w:rtl w:val="0"/>
          </w:rPr>
          <w:delText>d</w:delText>
        </w:r>
      </w:del>
      <w:r>
        <w:rPr>
          <w:rFonts w:ascii="Times New Roman"/>
          <w:rtl w:val="0"/>
          <w:lang w:val="en-US"/>
        </w:rPr>
        <w:t xml:space="preserve">epartment of </w:t>
      </w:r>
      <w:ins w:id="59" w:date="2014-05-23T14:52:16Z" w:author="Sophie Pinkoski">
        <w:r>
          <w:rPr>
            <w:rFonts w:ascii="Times New Roman"/>
            <w:rtl w:val="0"/>
            <w:lang w:val="en-US"/>
          </w:rPr>
          <w:t>W</w:t>
        </w:r>
      </w:ins>
      <w:del w:id="60" w:date="2014-05-23T14:52:16Z" w:author="Sophie Pinkoski">
        <w:r>
          <w:rPr>
            <w:rFonts w:ascii="Times New Roman"/>
            <w:rtl w:val="0"/>
          </w:rPr>
          <w:delText>w</w:delText>
        </w:r>
      </w:del>
      <w:r>
        <w:rPr>
          <w:rFonts w:ascii="Times New Roman"/>
          <w:rtl w:val="0"/>
          <w:lang w:val="en-US"/>
        </w:rPr>
        <w:t xml:space="preserve">ar commissioned </w:t>
      </w:r>
      <w:del w:id="61" w:date="2014-05-23T14:53:29Z" w:author="Sophie Pinkoski">
        <w:r>
          <w:rPr>
            <w:rFonts w:ascii="Times New Roman"/>
            <w:rtl w:val="0"/>
            <w:lang w:val="en-US"/>
          </w:rPr>
          <w:delText>artists to produce work for an</w:delText>
        </w:r>
      </w:del>
      <w:ins w:id="62" w:date="2014-05-23T14:53:29Z" w:author="Sophie Pinkoski">
        <w:r>
          <w:rPr>
            <w:rFonts w:ascii="Times New Roman"/>
            <w:rtl w:val="0"/>
            <w:lang w:val="en-US"/>
          </w:rPr>
          <w:t>an</w:t>
        </w:r>
      </w:ins>
      <w:r>
        <w:rPr>
          <w:rFonts w:ascii="Times New Roman"/>
          <w:rtl w:val="0"/>
          <w:lang w:val="en-US"/>
        </w:rPr>
        <w:t xml:space="preserve"> exhibit to travel abroad to Vienna and Berlin (where </w:t>
      </w:r>
      <w:del w:id="63" w:date="2014-05-23T14:52:29Z" w:author="Sophie Pinkoski">
        <w:r>
          <w:rPr>
            <w:rFonts w:ascii="Times New Roman"/>
            <w:rtl w:val="0"/>
          </w:rPr>
          <w:delText>it</w:delText>
        </w:r>
      </w:del>
      <w:ins w:id="64" w:date="2014-05-23T14:52:30Z" w:author="Sophie Pinkoski">
        <w:r>
          <w:rPr>
            <w:rFonts w:ascii="Times New Roman"/>
            <w:rtl w:val="0"/>
            <w:lang w:val="en-US"/>
          </w:rPr>
          <w:t>the department</w:t>
        </w:r>
      </w:ins>
      <w:r>
        <w:rPr>
          <w:rFonts w:ascii="Times New Roman"/>
          <w:rtl w:val="0"/>
          <w:lang w:val="en-US"/>
        </w:rPr>
        <w:t xml:space="preserve"> was unable to travel)</w:t>
      </w:r>
      <w:ins w:id="65" w:date="2014-05-23T14:53:44Z" w:author="Sophie Pinkoski">
        <w:r>
          <w:rPr>
            <w:rFonts w:ascii="Times New Roman"/>
            <w:rtl w:val="0"/>
            <w:lang w:val="en-US"/>
          </w:rPr>
          <w:t>, where</w:t>
        </w:r>
      </w:ins>
      <w:del w:id="66" w:date="2014-05-23T14:53:39Z" w:author="Sophie Pinkoski">
        <w:r>
          <w:rPr>
            <w:rFonts w:ascii="Times New Roman"/>
            <w:rtl w:val="0"/>
          </w:rPr>
          <w:delText>,</w:delText>
        </w:r>
      </w:del>
      <w:r>
        <w:rPr>
          <w:rFonts w:ascii="Times New Roman"/>
          <w:rtl w:val="0"/>
          <w:lang w:val="en-US"/>
        </w:rPr>
        <w:t xml:space="preserve"> artists portrayed both battles and scenes of peace </w:t>
      </w:r>
      <w:ins w:id="67" w:date="2014-05-23T14:53:55Z" w:author="Sophie Pinkoski">
        <w:r>
          <w:rPr>
            <w:rFonts w:ascii="Times New Roman"/>
            <w:rtl w:val="0"/>
            <w:lang w:val="en-US"/>
          </w:rPr>
          <w:t xml:space="preserve">in order </w:t>
        </w:r>
      </w:ins>
      <w:r>
        <w:rPr>
          <w:rFonts w:ascii="Times New Roman"/>
          <w:rtl w:val="0"/>
          <w:lang w:val="en-US"/>
        </w:rPr>
        <w:t>to present Turks in a more favo</w:t>
      </w:r>
      <w:ins w:id="68" w:date="2014-05-23T14:53:50Z" w:author="Sophie Pinkoski">
        <w:r>
          <w:rPr>
            <w:rFonts w:ascii="Times New Roman"/>
            <w:rtl w:val="0"/>
            <w:lang w:val="en-US"/>
          </w:rPr>
          <w:t>u</w:t>
        </w:r>
      </w:ins>
      <w:r>
        <w:rPr>
          <w:rFonts w:ascii="Times New Roman"/>
          <w:rtl w:val="0"/>
          <w:lang w:val="en-US"/>
        </w:rPr>
        <w:t>rable and civili</w:t>
      </w:r>
      <w:ins w:id="69" w:date="2014-05-23T14:53:59Z" w:author="Sophie Pinkoski">
        <w:r>
          <w:rPr>
            <w:rFonts w:ascii="Times New Roman"/>
            <w:rtl w:val="0"/>
            <w:lang w:val="en-US"/>
          </w:rPr>
          <w:t>z</w:t>
        </w:r>
      </w:ins>
      <w:del w:id="70" w:date="2014-05-23T14:53:59Z" w:author="Sophie Pinkoski">
        <w:r>
          <w:rPr>
            <w:rFonts w:ascii="Times New Roman"/>
            <w:rtl w:val="0"/>
          </w:rPr>
          <w:delText>s</w:delText>
        </w:r>
      </w:del>
      <w:r>
        <w:rPr>
          <w:rFonts w:ascii="Times New Roman"/>
          <w:rtl w:val="0"/>
          <w:lang w:val="en-US"/>
        </w:rPr>
        <w:t xml:space="preserve">ed light to their European allies. </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lang w:val="en-US"/>
        </w:rPr>
        <w:t>As the first generation of artists engaged with the realistic depiction of casual scenes taken from everyday life</w:t>
      </w:r>
      <w:del w:id="71" w:date="2014-05-23T14:56:30Z" w:author="Sophie Pinkoski">
        <w:r>
          <w:rPr>
            <w:rFonts w:ascii="Times New Roman"/>
            <w:rtl w:val="0"/>
          </w:rPr>
          <w:delText xml:space="preserve"> </w:delText>
        </w:r>
      </w:del>
      <w:ins w:id="72" w:date="2014-05-23T14:56:30Z" w:author="Sophie Pinkoski">
        <w:r>
          <w:rPr>
            <w:rFonts w:hAnsi="Times New Roman" w:hint="default"/>
            <w:rtl w:val="0"/>
            <w:lang w:val="en-US"/>
          </w:rPr>
          <w:t>—</w:t>
        </w:r>
      </w:ins>
      <w:r>
        <w:rPr>
          <w:rFonts w:ascii="Times New Roman"/>
          <w:rtl w:val="0"/>
          <w:lang w:val="en-US"/>
        </w:rPr>
        <w:t xml:space="preserve">with a strong interest in </w:t>
      </w:r>
      <w:del w:id="73" w:date="2014-05-23T14:55:08Z" w:author="Sophie Pinkoski">
        <w:r>
          <w:rPr>
            <w:rFonts w:ascii="Times New Roman"/>
            <w:rtl w:val="0"/>
          </w:rPr>
          <w:delText>n</w:delText>
        </w:r>
      </w:del>
      <w:ins w:id="74" w:date="2014-05-23T14:55:08Z" w:author="Sophie Pinkoski">
        <w:r>
          <w:rPr>
            <w:rFonts w:ascii="Times New Roman"/>
            <w:rtl w:val="0"/>
            <w:lang w:val="en-US"/>
          </w:rPr>
          <w:t>N</w:t>
        </w:r>
      </w:ins>
      <w:r>
        <w:rPr>
          <w:rFonts w:ascii="Times New Roman"/>
          <w:rtl w:val="0"/>
          <w:lang w:val="en-US"/>
        </w:rPr>
        <w:t xml:space="preserve">aturalism and without </w:t>
      </w:r>
      <w:del w:id="75" w:date="2014-05-23T14:56:20Z" w:author="Sophie Pinkoski">
        <w:r>
          <w:rPr>
            <w:rFonts w:ascii="Times New Roman"/>
            <w:rtl w:val="0"/>
          </w:rPr>
          <w:delText xml:space="preserve">a </w:delText>
        </w:r>
      </w:del>
      <w:r>
        <w:rPr>
          <w:rFonts w:ascii="Times New Roman"/>
          <w:rtl w:val="0"/>
          <w:lang w:val="en-US"/>
        </w:rPr>
        <w:t>strong recourse to Western genre conventions</w:t>
      </w:r>
      <w:ins w:id="76" w:date="2014-05-23T14:56:33Z" w:author="Sophie Pinkoski">
        <w:r>
          <w:rPr>
            <w:rFonts w:hAnsi="Times New Roman" w:hint="default"/>
            <w:rtl w:val="0"/>
            <w:lang w:val="en-US"/>
          </w:rPr>
          <w:t>—</w:t>
        </w:r>
      </w:ins>
      <w:del w:id="77" w:date="2014-05-23T14:56:32Z" w:author="Sophie Pinkoski">
        <w:r>
          <w:rPr>
            <w:rFonts w:ascii="Times New Roman"/>
            <w:rtl w:val="0"/>
          </w:rPr>
          <w:delText xml:space="preserve">, </w:delText>
        </w:r>
      </w:del>
      <w:r>
        <w:rPr>
          <w:rFonts w:ascii="Times New Roman"/>
          <w:rtl w:val="0"/>
          <w:lang w:val="en-US"/>
        </w:rPr>
        <w:t>artists of the 1914 Generation were the first to challenge cultural conventions of gender segregation through the depiction of women, both clothed and nude. While Ibrahim</w:t>
      </w:r>
      <w:r>
        <w:rPr>
          <w:rFonts w:hAnsi="Times New Roman" w:hint="default"/>
          <w:rtl w:val="0"/>
          <w:lang w:val="en-US"/>
        </w:rPr>
        <w:t>’</w:t>
      </w:r>
      <w:r>
        <w:rPr>
          <w:rFonts w:ascii="Times New Roman"/>
          <w:rtl w:val="0"/>
          <w:lang w:val="en-US"/>
        </w:rPr>
        <w:t xml:space="preserve">s depictions of women and men reflected modern notions of monogamous romantic love and Nazmi Guran depicted their prominent reflection of </w:t>
      </w:r>
      <w:ins w:id="78" w:date="2014-05-23T14:57:14Z" w:author="Sophie Pinkoski">
        <w:r>
          <w:rPr>
            <w:rFonts w:ascii="Times New Roman"/>
            <w:rtl w:val="0"/>
            <w:lang w:val="en-US"/>
          </w:rPr>
          <w:t>M</w:t>
        </w:r>
      </w:ins>
      <w:del w:id="79" w:date="2014-05-23T14:57:13Z" w:author="Sophie Pinkoski">
        <w:r>
          <w:rPr>
            <w:rFonts w:ascii="Times New Roman"/>
            <w:rtl w:val="0"/>
          </w:rPr>
          <w:delText>m</w:delText>
        </w:r>
      </w:del>
      <w:r>
        <w:rPr>
          <w:rFonts w:ascii="Times New Roman"/>
          <w:rtl w:val="0"/>
        </w:rPr>
        <w:t>oderni</w:t>
      </w:r>
      <w:ins w:id="80" w:date="2014-05-23T14:57:17Z" w:author="Sophie Pinkoski">
        <w:r>
          <w:rPr>
            <w:rFonts w:ascii="Times New Roman"/>
            <w:rtl w:val="0"/>
            <w:lang w:val="en-US"/>
          </w:rPr>
          <w:t>z</w:t>
        </w:r>
      </w:ins>
      <w:del w:id="81" w:date="2014-05-23T14:57:15Z" w:author="Sophie Pinkoski">
        <w:r>
          <w:rPr>
            <w:rFonts w:ascii="Times New Roman"/>
            <w:rtl w:val="0"/>
          </w:rPr>
          <w:delText>s</w:delText>
        </w:r>
      </w:del>
      <w:r>
        <w:rPr>
          <w:rFonts w:ascii="Times New Roman"/>
          <w:rtl w:val="0"/>
          <w:lang w:val="en-US"/>
        </w:rPr>
        <w:t xml:space="preserve">ation through their presence in the public sphere, Namik Ismail used nude studies of his wife to promote a </w:t>
      </w:r>
      <w:ins w:id="82" w:date="2014-05-23T14:57:33Z" w:author="Sophie Pinkoski">
        <w:r>
          <w:rPr>
            <w:rFonts w:ascii="Times New Roman"/>
            <w:rtl w:val="0"/>
            <w:lang w:val="en-US"/>
          </w:rPr>
          <w:t>N</w:t>
        </w:r>
      </w:ins>
      <w:del w:id="83" w:date="2014-05-23T14:57:32Z" w:author="Sophie Pinkoski">
        <w:r>
          <w:rPr>
            <w:rFonts w:ascii="Times New Roman"/>
            <w:rtl w:val="0"/>
          </w:rPr>
          <w:delText>n</w:delText>
        </w:r>
      </w:del>
      <w:r>
        <w:rPr>
          <w:rFonts w:ascii="Times New Roman"/>
          <w:rtl w:val="0"/>
          <w:lang w:val="en-US"/>
        </w:rPr>
        <w:t xml:space="preserve">aturalistic approach to the human figure as the foundation of both artistic and cultural </w:t>
      </w:r>
      <w:ins w:id="84" w:date="2014-05-23T14:57:38Z" w:author="Sophie Pinkoski">
        <w:r>
          <w:rPr>
            <w:rFonts w:ascii="Times New Roman"/>
            <w:rtl w:val="0"/>
            <w:lang w:val="en-US"/>
          </w:rPr>
          <w:t>M</w:t>
        </w:r>
      </w:ins>
      <w:del w:id="85" w:date="2014-05-23T14:57:37Z" w:author="Sophie Pinkoski">
        <w:r>
          <w:rPr>
            <w:rFonts w:ascii="Times New Roman"/>
            <w:rtl w:val="0"/>
          </w:rPr>
          <w:delText>m</w:delText>
        </w:r>
      </w:del>
      <w:r>
        <w:rPr>
          <w:rFonts w:ascii="Times New Roman"/>
          <w:rtl w:val="0"/>
        </w:rPr>
        <w:t>oderni</w:t>
      </w:r>
      <w:ins w:id="86" w:date="2014-05-23T14:57:39Z" w:author="Sophie Pinkoski">
        <w:r>
          <w:rPr>
            <w:rFonts w:ascii="Times New Roman"/>
            <w:rtl w:val="0"/>
            <w:lang w:val="en-US"/>
          </w:rPr>
          <w:t>z</w:t>
        </w:r>
      </w:ins>
      <w:del w:id="87" w:date="2014-05-23T14:57:39Z" w:author="Sophie Pinkoski">
        <w:r>
          <w:rPr>
            <w:rFonts w:ascii="Times New Roman"/>
            <w:rtl w:val="0"/>
          </w:rPr>
          <w:delText>s</w:delText>
        </w:r>
      </w:del>
      <w:r>
        <w:rPr>
          <w:rFonts w:ascii="Times New Roman"/>
          <w:rtl w:val="0"/>
          <w:lang w:val="en-US"/>
        </w:rPr>
        <w:t>ation. Such work reflects the dominant interest of the artists of this era: not to participate within an aesthetic avant-garde such as that emerging in Europe, but to be part of a cultural revolution complimenting the dynamic transition between the Ottoman Empire and the Republic of Turkey.</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rPr>
          <w:rFonts w:ascii="Times New Roman Bold" w:cs="Times New Roman Bold" w:hAnsi="Times New Roman Bold" w:eastAsia="Times New Roman Bold"/>
        </w:rPr>
      </w:pPr>
      <w:r>
        <w:rPr>
          <w:rFonts w:ascii="Times New Roman Bold" w:cs="Times New Roman Bold" w:hAnsi="Times New Roman Bold" w:eastAsia="Times New Roman Bold"/>
          <w:rtl w:val="0"/>
        </w:rPr>
        <w:drawing>
          <wp:inline distT="0" distB="0" distL="0" distR="0">
            <wp:extent cx="5488729" cy="4538847"/>
            <wp:effectExtent l="0" t="0" r="0" b="0"/>
            <wp:docPr id="1073741825" name="officeArt object" descr="Macintosh HD:Users:ns0009:Desktop:REM-in process:1914ArtistsImages:Routledge_1914Artists_Duran_1.tiff"/>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ns0009:Desktop:REM-in process:1914ArtistsImages:Routledge_1914Artists_Duran_1.tiff"/>
                    <pic:cNvPicPr/>
                  </pic:nvPicPr>
                  <pic:blipFill>
                    <a:blip r:embed="rId4">
                      <a:extLst/>
                    </a:blip>
                    <a:stretch>
                      <a:fillRect/>
                    </a:stretch>
                  </pic:blipFill>
                  <pic:spPr>
                    <a:xfrm>
                      <a:off x="0" y="0"/>
                      <a:ext cx="5488729" cy="4538847"/>
                    </a:xfrm>
                    <a:prstGeom prst="rect">
                      <a:avLst/>
                    </a:prstGeom>
                    <a:ln w="12700" cap="flat">
                      <a:noFill/>
                      <a:miter lim="400000"/>
                    </a:ln>
                    <a:effectLst/>
                  </pic:spPr>
                </pic:pic>
              </a:graphicData>
            </a:graphic>
          </wp:inline>
        </w:drawing>
      </w:r>
    </w:p>
    <w:p>
      <w:pPr>
        <w:pStyle w:val="Body"/>
        <w:rPr>
          <w:rFonts w:ascii="Times New Roman Bold" w:cs="Times New Roman Bold" w:hAnsi="Times New Roman Bold" w:eastAsia="Times New Roman Bold"/>
        </w:rPr>
      </w:pPr>
    </w:p>
    <w:p>
      <w:pPr>
        <w:pStyle w:val="Body"/>
        <w:spacing w:after="120"/>
        <w:ind w:right="1109"/>
        <w:jc w:val="both"/>
        <w:outlineLvl w:val="0"/>
        <w:rPr>
          <w:rFonts w:ascii="Times New Roman" w:cs="Times New Roman" w:hAnsi="Times New Roman" w:eastAsia="Times New Roman"/>
        </w:rPr>
      </w:pPr>
      <w:r>
        <w:rPr>
          <w:rFonts w:ascii="Times New Roman"/>
          <w:rtl w:val="0"/>
        </w:rPr>
        <w:t xml:space="preserve">Feyhaman (Duran). </w:t>
      </w:r>
      <w:r>
        <w:rPr>
          <w:rFonts w:ascii="Times New Roman"/>
          <w:i w:val="1"/>
          <w:iCs w:val="1"/>
          <w:rtl w:val="0"/>
          <w:lang w:val="en-US"/>
        </w:rPr>
        <w:t>Group Portrait of Artists</w:t>
      </w:r>
      <w:r>
        <w:rPr>
          <w:rFonts w:ascii="Times New Roman"/>
          <w:rtl w:val="0"/>
        </w:rPr>
        <w:t>. 1921. Oil on canvas, 133 x 162 cm. Mimar Sinan G</w:t>
      </w:r>
      <w:r>
        <w:rPr>
          <w:rFonts w:hAnsi="Times New Roman" w:hint="default"/>
          <w:rtl w:val="0"/>
          <w:lang w:val="de-DE"/>
        </w:rPr>
        <w:t>ü</w:t>
      </w:r>
      <w:r>
        <w:rPr>
          <w:rFonts w:ascii="Times New Roman"/>
          <w:rtl w:val="0"/>
          <w:lang w:val="de-DE"/>
        </w:rPr>
        <w:t xml:space="preserve">zel Sanatlar </w:t>
      </w:r>
      <w:r>
        <w:rPr>
          <w:rFonts w:hAnsi="Times New Roman" w:hint="default"/>
          <w:rtl w:val="0"/>
          <w:lang w:val="de-DE"/>
        </w:rPr>
        <w:t>Ü</w:t>
      </w:r>
      <w:r>
        <w:rPr>
          <w:rFonts w:ascii="Times New Roman"/>
          <w:rtl w:val="0"/>
          <w:lang w:val="de-DE"/>
        </w:rPr>
        <w:t>niversitesi (</w:t>
      </w:r>
      <w:r>
        <w:rPr>
          <w:rFonts w:ascii="Times New Roman"/>
          <w:rtl w:val="0"/>
        </w:rPr>
        <w:t>MSGS</w:t>
      </w:r>
      <w:r>
        <w:rPr>
          <w:rFonts w:hAnsi="Times New Roman" w:hint="default"/>
          <w:rtl w:val="0"/>
        </w:rPr>
        <w:t>Ü</w:t>
      </w:r>
      <w:r>
        <w:rPr>
          <w:rFonts w:ascii="Times New Roman"/>
          <w:rtl w:val="0"/>
          <w:lang w:val="en-US"/>
        </w:rPr>
        <w:t>) Istanbul Museum of Painting and Sculpture. (One applies directly to the university rectorate for permission these days, it seems.)</w:t>
      </w:r>
    </w:p>
    <w:p>
      <w:pPr>
        <w:pStyle w:val="Body"/>
        <w:rPr>
          <w:rFonts w:ascii="Times New Roman Bold" w:cs="Times New Roman Bold" w:hAnsi="Times New Roman Bold" w:eastAsia="Times New Roman Bold"/>
        </w:rPr>
      </w:pPr>
    </w:p>
    <w:p>
      <w:pPr>
        <w:pStyle w:val="Body"/>
        <w:rPr>
          <w:rFonts w:ascii="Times New Roman Bold" w:cs="Times New Roman Bold" w:hAnsi="Times New Roman Bold" w:eastAsia="Times New Roman Bold"/>
        </w:rPr>
      </w:pPr>
    </w:p>
    <w:p>
      <w:pPr>
        <w:pStyle w:val="Body"/>
      </w:pPr>
      <w:r>
        <w:rPr>
          <w:rFonts w:ascii="Times New Roman Bold" w:cs="Times New Roman Bold" w:hAnsi="Times New Roman Bold" w:eastAsia="Times New Roman Bold"/>
          <w:rtl w:val="0"/>
        </w:rPr>
        <w:br w:type="page"/>
      </w:r>
    </w:p>
    <w:p>
      <w:pPr>
        <w:pStyle w:val="Body"/>
        <w:rPr>
          <w:rFonts w:ascii="Times New Roman Bold" w:cs="Times New Roman Bold" w:hAnsi="Times New Roman Bold" w:eastAsia="Times New Roman Bold"/>
        </w:rPr>
      </w:pPr>
      <w:r>
        <w:rPr>
          <w:rFonts w:ascii="Times New Roman Bold" w:cs="Times New Roman Bold" w:hAnsi="Times New Roman Bold" w:eastAsia="Times New Roman Bold"/>
          <w:rtl w:val="0"/>
        </w:rPr>
        <w:drawing>
          <wp:inline distT="0" distB="0" distL="0" distR="0">
            <wp:extent cx="5374429" cy="5533991"/>
            <wp:effectExtent l="0" t="0" r="0" b="0"/>
            <wp:docPr id="1073741826" name="officeArt object" descr="Macintosh HD:Users:ns0009:Desktop:REM-in process:1914ArtistsImages:Routledge_1914Artists_Lifij_2.JPG"/>
            <wp:cNvGraphicFramePr/>
            <a:graphic xmlns:a="http://schemas.openxmlformats.org/drawingml/2006/main">
              <a:graphicData uri="http://schemas.openxmlformats.org/drawingml/2006/picture">
                <pic:pic xmlns:pic="http://schemas.openxmlformats.org/drawingml/2006/picture">
                  <pic:nvPicPr>
                    <pic:cNvPr id="1073741826" name="image2.jpg" descr="Macintosh HD:Users:ns0009:Desktop:REM-in process:1914ArtistsImages:Routledge_1914Artists_Lifij_2.JPG"/>
                    <pic:cNvPicPr/>
                  </pic:nvPicPr>
                  <pic:blipFill>
                    <a:blip r:embed="rId5">
                      <a:extLst/>
                    </a:blip>
                    <a:stretch>
                      <a:fillRect/>
                    </a:stretch>
                  </pic:blipFill>
                  <pic:spPr>
                    <a:xfrm>
                      <a:off x="0" y="0"/>
                      <a:ext cx="5374429" cy="5533991"/>
                    </a:xfrm>
                    <a:prstGeom prst="rect">
                      <a:avLst/>
                    </a:prstGeom>
                    <a:ln w="12700" cap="flat">
                      <a:noFill/>
                      <a:miter lim="400000"/>
                    </a:ln>
                    <a:effectLst/>
                  </pic:spPr>
                </pic:pic>
              </a:graphicData>
            </a:graphic>
          </wp:inline>
        </w:drawing>
      </w:r>
    </w:p>
    <w:p>
      <w:pPr>
        <w:pStyle w:val="Body"/>
        <w:rPr>
          <w:rFonts w:ascii="Times New Roman Bold" w:cs="Times New Roman Bold" w:hAnsi="Times New Roman Bold" w:eastAsia="Times New Roman Bold"/>
        </w:rPr>
      </w:pPr>
    </w:p>
    <w:p>
      <w:pPr>
        <w:pStyle w:val="Body"/>
        <w:rPr>
          <w:rFonts w:ascii="Times New Roman Bold" w:cs="Times New Roman Bold" w:hAnsi="Times New Roman Bold" w:eastAsia="Times New Roman Bold"/>
        </w:rPr>
      </w:pPr>
    </w:p>
    <w:p>
      <w:pPr>
        <w:pStyle w:val="Body"/>
        <w:rPr>
          <w:rFonts w:ascii="Times New Roman" w:cs="Times New Roman" w:hAnsi="Times New Roman" w:eastAsia="Times New Roman"/>
        </w:rPr>
      </w:pPr>
      <w:r>
        <w:rPr>
          <w:rFonts w:ascii="Times New Roman"/>
          <w:rtl w:val="0"/>
        </w:rPr>
        <w:t>H</w:t>
      </w:r>
      <w:r>
        <w:rPr>
          <w:rFonts w:hAnsi="Times New Roman" w:hint="default"/>
          <w:rtl w:val="0"/>
        </w:rPr>
        <w:t>ü</w:t>
      </w:r>
      <w:r>
        <w:rPr>
          <w:rFonts w:ascii="Times New Roman"/>
          <w:rtl w:val="0"/>
        </w:rPr>
        <w:t xml:space="preserve">seyin Avni Lifij. </w:t>
      </w:r>
      <w:r>
        <w:rPr>
          <w:rFonts w:ascii="Times New Roman"/>
          <w:i w:val="1"/>
          <w:iCs w:val="1"/>
          <w:rtl w:val="0"/>
        </w:rPr>
        <w:t>The New Postoff</w:t>
      </w:r>
      <w:r>
        <w:rPr>
          <w:rFonts w:hAnsi="Times New Roman" w:hint="default"/>
          <w:i w:val="1"/>
          <w:iCs w:val="1"/>
          <w:rtl w:val="0"/>
        </w:rPr>
        <w:t>ı</w:t>
      </w:r>
      <w:r>
        <w:rPr>
          <w:rFonts w:ascii="Times New Roman"/>
          <w:i w:val="1"/>
          <w:iCs w:val="1"/>
          <w:rtl w:val="0"/>
          <w:lang w:val="da-DK"/>
        </w:rPr>
        <w:t>ce at Sunset</w:t>
      </w:r>
      <w:r>
        <w:rPr>
          <w:rFonts w:ascii="Times New Roman"/>
          <w:rtl w:val="0"/>
          <w:lang w:val="en-US"/>
        </w:rPr>
        <w:t>. Oil on Canvas, 16.6 x 13.1 cm. Private collection, on website http://avnilifij.com/paint-115.html (most of these paintings are in the collection of the artist's family, and not difficult to get permission. If this painting doesn't work out, we can pick another).</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p>
    <w:p>
      <w:pPr>
        <w:pStyle w:val="Body"/>
      </w:pPr>
      <w:r>
        <w:rPr>
          <w:rFonts w:ascii="Times New Roman Bold" w:cs="Times New Roman Bold" w:hAnsi="Times New Roman Bold" w:eastAsia="Times New Roman Bold"/>
          <w:rtl w:val="0"/>
        </w:rPr>
        <w:br w:type="page"/>
      </w:r>
    </w:p>
    <w:p>
      <w:pPr>
        <w:pStyle w:val="Body"/>
        <w:rPr>
          <w:rFonts w:ascii="Times New Roman Bold" w:cs="Times New Roman Bold" w:hAnsi="Times New Roman Bold" w:eastAsia="Times New Roman Bold"/>
        </w:rPr>
      </w:pPr>
      <w:r>
        <w:rPr>
          <w:rFonts w:ascii="Times New Roman Bold" w:cs="Times New Roman Bold" w:hAnsi="Times New Roman Bold" w:eastAsia="Times New Roman Bold"/>
          <w:rtl w:val="0"/>
        </w:rPr>
        <w:drawing>
          <wp:inline distT="0" distB="0" distL="0" distR="0">
            <wp:extent cx="4460028" cy="7362228"/>
            <wp:effectExtent l="0" t="0" r="0" b="0"/>
            <wp:docPr id="1073741827" name="officeArt object" descr="Macintosh HD:Users:ns0009:Desktop:REM-in process:1914ArtistsImages:Routledge_1914Artists_Mihri_3.tiff"/>
            <wp:cNvGraphicFramePr/>
            <a:graphic xmlns:a="http://schemas.openxmlformats.org/drawingml/2006/main">
              <a:graphicData uri="http://schemas.openxmlformats.org/drawingml/2006/picture">
                <pic:pic xmlns:pic="http://schemas.openxmlformats.org/drawingml/2006/picture">
                  <pic:nvPicPr>
                    <pic:cNvPr id="1073741827" name="image3.png" descr="Macintosh HD:Users:ns0009:Desktop:REM-in process:1914ArtistsImages:Routledge_1914Artists_Mihri_3.tiff"/>
                    <pic:cNvPicPr/>
                  </pic:nvPicPr>
                  <pic:blipFill>
                    <a:blip r:embed="rId6">
                      <a:extLst/>
                    </a:blip>
                    <a:stretch>
                      <a:fillRect/>
                    </a:stretch>
                  </pic:blipFill>
                  <pic:spPr>
                    <a:xfrm>
                      <a:off x="0" y="0"/>
                      <a:ext cx="4460028" cy="7362228"/>
                    </a:xfrm>
                    <a:prstGeom prst="rect">
                      <a:avLst/>
                    </a:prstGeom>
                    <a:ln w="12700" cap="flat">
                      <a:noFill/>
                      <a:miter lim="400000"/>
                    </a:ln>
                    <a:effectLst/>
                  </pic:spPr>
                </pic:pic>
              </a:graphicData>
            </a:graphic>
          </wp:inline>
        </w:drawing>
      </w:r>
    </w:p>
    <w:p>
      <w:pPr>
        <w:pStyle w:val="Body"/>
        <w:spacing w:after="120"/>
        <w:ind w:right="1109"/>
        <w:jc w:val="both"/>
        <w:outlineLvl w:val="0"/>
        <w:rPr>
          <w:rFonts w:ascii="Times New Roman" w:cs="Times New Roman" w:hAnsi="Times New Roman" w:eastAsia="Times New Roman"/>
        </w:rPr>
      </w:pPr>
    </w:p>
    <w:p>
      <w:pPr>
        <w:pStyle w:val="Body"/>
        <w:spacing w:after="120"/>
        <w:ind w:right="1109"/>
        <w:jc w:val="both"/>
        <w:outlineLvl w:val="0"/>
        <w:rPr>
          <w:rFonts w:ascii="Times New Roman" w:cs="Times New Roman" w:hAnsi="Times New Roman" w:eastAsia="Times New Roman"/>
        </w:rPr>
      </w:pPr>
      <w:r>
        <w:rPr>
          <w:rFonts w:ascii="Times New Roman"/>
          <w:rtl w:val="0"/>
        </w:rPr>
        <w:t>Mihri M</w:t>
      </w:r>
      <w:r>
        <w:rPr>
          <w:rFonts w:hAnsi="Times New Roman" w:hint="default"/>
          <w:rtl w:val="0"/>
          <w:lang w:val="en-US"/>
        </w:rPr>
        <w:t>üş</w:t>
      </w:r>
      <w:r>
        <w:rPr>
          <w:rFonts w:ascii="Times New Roman"/>
          <w:rtl w:val="0"/>
        </w:rPr>
        <w:t xml:space="preserve">fik. </w:t>
      </w:r>
      <w:r>
        <w:rPr>
          <w:rFonts w:ascii="Times New Roman"/>
          <w:i w:val="1"/>
          <w:iCs w:val="1"/>
          <w:rtl w:val="0"/>
          <w:lang w:val="fr-FR"/>
        </w:rPr>
        <w:t xml:space="preserve">Self-portrait. </w:t>
      </w:r>
      <w:r>
        <w:rPr>
          <w:rFonts w:ascii="Times New Roman"/>
          <w:rtl w:val="0"/>
        </w:rPr>
        <w:t>n.d. Oil on canvas, 99 x 61 cm. MSGS</w:t>
      </w:r>
      <w:r>
        <w:rPr>
          <w:rFonts w:hAnsi="Times New Roman" w:hint="default"/>
          <w:rtl w:val="0"/>
        </w:rPr>
        <w:t xml:space="preserve">Ü </w:t>
      </w:r>
      <w:r>
        <w:rPr>
          <w:rFonts w:ascii="Times New Roman"/>
          <w:rtl w:val="0"/>
          <w:lang w:val="en-US"/>
        </w:rPr>
        <w:t>Istanbul Museum of Painting and Sculpture.</w:t>
      </w:r>
    </w:p>
    <w:p>
      <w:pPr>
        <w:pStyle w:val="Body"/>
      </w:pPr>
      <w:r>
        <w:rPr>
          <w:rFonts w:ascii="Times New Roman Bold" w:cs="Times New Roman Bold" w:hAnsi="Times New Roman Bold" w:eastAsia="Times New Roman Bold"/>
          <w:rtl w:val="0"/>
        </w:rPr>
        <w:br w:type="page"/>
      </w:r>
    </w:p>
    <w:p>
      <w:pPr>
        <w:pStyle w:val="Body"/>
        <w:rPr>
          <w:rFonts w:ascii="Times New Roman Bold" w:cs="Times New Roman Bold" w:hAnsi="Times New Roman Bold" w:eastAsia="Times New Roman Bold"/>
        </w:rPr>
      </w:pPr>
    </w:p>
    <w:p>
      <w:pPr>
        <w:pStyle w:val="Body"/>
        <w:rPr>
          <w:rFonts w:ascii="Times New Roman Bold" w:cs="Times New Roman Bold" w:hAnsi="Times New Roman Bold" w:eastAsia="Times New Roman Bold"/>
        </w:rPr>
      </w:pPr>
    </w:p>
    <w:p>
      <w:pPr>
        <w:pStyle w:val="Body"/>
        <w:rPr>
          <w:rFonts w:ascii="Times New Roman" w:cs="Times New Roman" w:hAnsi="Times New Roman" w:eastAsia="Times New Roman"/>
        </w:rPr>
      </w:pPr>
      <w:r>
        <w:rPr>
          <w:rFonts w:ascii="Times New Roman Bold"/>
          <w:rtl w:val="0"/>
          <w:lang w:val="en-US"/>
        </w:rPr>
        <w:t>References and further reading</w:t>
      </w:r>
      <w:r>
        <w:rPr>
          <w:rFonts w:ascii="Times New Roman"/>
          <w:rtl w:val="0"/>
        </w:rPr>
        <w:t>:</w:t>
      </w:r>
    </w:p>
    <w:p>
      <w:pPr>
        <w:pStyle w:val="Body"/>
        <w:rPr>
          <w:rFonts w:ascii="Times New Roman" w:cs="Times New Roman" w:hAnsi="Times New Roman" w:eastAsia="Times New Roman"/>
        </w:rPr>
      </w:pPr>
    </w:p>
    <w:p>
      <w:pPr>
        <w:pStyle w:val="Body"/>
        <w:spacing w:before="120" w:after="120"/>
        <w:jc w:val="both"/>
        <w:rPr>
          <w:rFonts w:ascii="Times New Roman" w:cs="Times New Roman" w:hAnsi="Times New Roman" w:eastAsia="Times New Roman"/>
        </w:rPr>
      </w:pPr>
      <w:r>
        <w:rPr>
          <w:rFonts w:ascii="Times New Roman"/>
          <w:rtl w:val="0"/>
        </w:rPr>
        <w:t xml:space="preserve">Erol, Turan. </w:t>
      </w:r>
      <w:r>
        <w:rPr>
          <w:rFonts w:ascii="Times New Roman"/>
          <w:i w:val="1"/>
          <w:iCs w:val="1"/>
          <w:rtl w:val="0"/>
        </w:rPr>
        <w:t>Nazmi Ziya</w:t>
      </w:r>
      <w:r>
        <w:rPr>
          <w:rFonts w:ascii="Times New Roman"/>
          <w:rtl w:val="0"/>
        </w:rPr>
        <w:t>. Istanbul: Yap</w:t>
      </w:r>
      <w:r>
        <w:rPr>
          <w:rFonts w:hAnsi="Times New Roman" w:hint="default"/>
          <w:rtl w:val="0"/>
          <w:lang w:val="en-US"/>
        </w:rPr>
        <w:t xml:space="preserve">ı </w:t>
      </w:r>
      <w:r>
        <w:rPr>
          <w:rFonts w:ascii="Times New Roman"/>
          <w:rtl w:val="0"/>
        </w:rPr>
        <w:t>Kredi Yay</w:t>
      </w:r>
      <w:r>
        <w:rPr>
          <w:rFonts w:hAnsi="Times New Roman" w:hint="default"/>
          <w:rtl w:val="0"/>
          <w:lang w:val="en-US"/>
        </w:rPr>
        <w:t>ı</w:t>
      </w:r>
      <w:r>
        <w:rPr>
          <w:rFonts w:ascii="Times New Roman"/>
          <w:rtl w:val="0"/>
        </w:rPr>
        <w:t>nlar</w:t>
      </w:r>
      <w:r>
        <w:rPr>
          <w:rFonts w:hAnsi="Times New Roman" w:hint="default"/>
          <w:rtl w:val="0"/>
          <w:lang w:val="en-US"/>
        </w:rPr>
        <w:t>ı</w:t>
      </w:r>
      <w:r>
        <w:rPr>
          <w:rFonts w:ascii="Times New Roman"/>
          <w:rtl w:val="0"/>
        </w:rPr>
        <w:t>, 1995.</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rPr>
        <w:t>Giray, K</w:t>
      </w:r>
      <w:r>
        <w:rPr>
          <w:rFonts w:hAnsi="Times New Roman" w:hint="default"/>
          <w:rtl w:val="0"/>
        </w:rPr>
        <w:t>ı</w:t>
      </w:r>
      <w:r>
        <w:rPr>
          <w:rFonts w:ascii="Times New Roman"/>
          <w:rtl w:val="0"/>
        </w:rPr>
        <w:t xml:space="preserve">ymet. </w:t>
      </w:r>
      <w:r>
        <w:rPr>
          <w:rFonts w:ascii="Times New Roman"/>
          <w:i w:val="1"/>
          <w:iCs w:val="1"/>
          <w:rtl w:val="0"/>
        </w:rPr>
        <w:t>Hikmet Onat</w:t>
      </w:r>
      <w:r>
        <w:rPr>
          <w:rFonts w:ascii="Times New Roman"/>
          <w:rtl w:val="0"/>
        </w:rPr>
        <w:t xml:space="preserve">, </w:t>
      </w:r>
      <w:r>
        <w:rPr>
          <w:rFonts w:hAnsi="Times New Roman" w:hint="default"/>
          <w:rtl w:val="0"/>
        </w:rPr>
        <w:t>İ</w:t>
      </w:r>
      <w:r>
        <w:rPr>
          <w:rFonts w:ascii="Times New Roman"/>
          <w:rtl w:val="0"/>
        </w:rPr>
        <w:t>stanbul: Yap</w:t>
      </w:r>
      <w:r>
        <w:rPr>
          <w:rFonts w:hAnsi="Times New Roman" w:hint="default"/>
          <w:rtl w:val="0"/>
        </w:rPr>
        <w:t xml:space="preserve">ı </w:t>
      </w:r>
      <w:r>
        <w:rPr>
          <w:rFonts w:ascii="Times New Roman"/>
          <w:rtl w:val="0"/>
        </w:rPr>
        <w:t>Kredi Yay</w:t>
      </w:r>
      <w:r>
        <w:rPr>
          <w:rFonts w:hAnsi="Times New Roman" w:hint="default"/>
          <w:rtl w:val="0"/>
        </w:rPr>
        <w:t>ı</w:t>
      </w:r>
      <w:r>
        <w:rPr>
          <w:rFonts w:ascii="Times New Roman"/>
          <w:rtl w:val="0"/>
        </w:rPr>
        <w:t>nlar</w:t>
      </w:r>
      <w:r>
        <w:rPr>
          <w:rFonts w:hAnsi="Times New Roman" w:hint="default"/>
          <w:rtl w:val="0"/>
        </w:rPr>
        <w:t>ı</w:t>
      </w:r>
      <w:r>
        <w:rPr>
          <w:rFonts w:ascii="Times New Roman"/>
          <w:rtl w:val="0"/>
        </w:rPr>
        <w:t>, 1995.</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rPr>
        <w:t>Giray, K</w:t>
      </w:r>
      <w:r>
        <w:rPr>
          <w:rFonts w:hAnsi="Times New Roman" w:hint="default"/>
          <w:rtl w:val="0"/>
        </w:rPr>
        <w:t>ı</w:t>
      </w:r>
      <w:r>
        <w:rPr>
          <w:rFonts w:ascii="Times New Roman"/>
          <w:rtl w:val="0"/>
        </w:rPr>
        <w:t xml:space="preserve">ymet. </w:t>
      </w:r>
      <w:r>
        <w:rPr>
          <w:rFonts w:ascii="Times New Roman"/>
          <w:i w:val="1"/>
          <w:iCs w:val="1"/>
          <w:rtl w:val="0"/>
          <w:lang w:val="de-DE"/>
        </w:rPr>
        <w:t xml:space="preserve">Mahmud Cuda. </w:t>
      </w:r>
      <w:r>
        <w:rPr>
          <w:rFonts w:hAnsi="Times New Roman" w:hint="default"/>
          <w:rtl w:val="0"/>
        </w:rPr>
        <w:t>İ</w:t>
      </w:r>
      <w:r>
        <w:rPr>
          <w:rFonts w:ascii="Times New Roman"/>
          <w:rtl w:val="0"/>
        </w:rPr>
        <w:t>stanbul: T</w:t>
      </w:r>
      <w:r>
        <w:rPr>
          <w:rFonts w:hAnsi="Times New Roman" w:hint="default"/>
          <w:rtl w:val="0"/>
        </w:rPr>
        <w:t>ü</w:t>
      </w:r>
      <w:r>
        <w:rPr>
          <w:rFonts w:ascii="Times New Roman"/>
          <w:rtl w:val="0"/>
        </w:rPr>
        <w:t xml:space="preserve">rkiye </w:t>
      </w:r>
      <w:r>
        <w:rPr>
          <w:rFonts w:hAnsi="Times New Roman" w:hint="default"/>
          <w:rtl w:val="0"/>
        </w:rPr>
        <w:t xml:space="preserve">İş </w:t>
      </w:r>
      <w:r>
        <w:rPr>
          <w:rFonts w:ascii="Times New Roman"/>
          <w:rtl w:val="0"/>
        </w:rPr>
        <w:t>Bankas</w:t>
      </w:r>
      <w:r>
        <w:rPr>
          <w:rFonts w:hAnsi="Times New Roman" w:hint="default"/>
          <w:rtl w:val="0"/>
        </w:rPr>
        <w:t>ı</w:t>
      </w:r>
      <w:r>
        <w:rPr>
          <w:rFonts w:ascii="Times New Roman"/>
          <w:rtl w:val="0"/>
        </w:rPr>
        <w:t>, 2002.</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rPr>
        <w:t>G</w:t>
      </w:r>
      <w:r>
        <w:rPr>
          <w:rFonts w:hAnsi="Times New Roman" w:hint="default"/>
          <w:rtl w:val="0"/>
        </w:rPr>
        <w:t>ö</w:t>
      </w:r>
      <w:r>
        <w:rPr>
          <w:rFonts w:ascii="Times New Roman"/>
          <w:rtl w:val="0"/>
        </w:rPr>
        <w:t xml:space="preserve">ren, Ahmet Kamil. </w:t>
      </w:r>
      <w:r>
        <w:rPr>
          <w:rFonts w:ascii="Times New Roman"/>
          <w:i w:val="1"/>
          <w:iCs w:val="1"/>
          <w:rtl w:val="0"/>
        </w:rPr>
        <w:t>T</w:t>
      </w:r>
      <w:r>
        <w:rPr>
          <w:rFonts w:hAnsi="Times New Roman" w:hint="default"/>
          <w:i w:val="1"/>
          <w:iCs w:val="1"/>
          <w:rtl w:val="0"/>
          <w:lang w:val="en-US"/>
        </w:rPr>
        <w:t>ü</w:t>
      </w:r>
      <w:r>
        <w:rPr>
          <w:rFonts w:ascii="Times New Roman"/>
          <w:i w:val="1"/>
          <w:iCs w:val="1"/>
          <w:rtl w:val="0"/>
        </w:rPr>
        <w:t>rk Resim Sanat</w:t>
      </w:r>
      <w:r>
        <w:rPr>
          <w:rFonts w:hAnsi="Times New Roman" w:hint="default"/>
          <w:i w:val="1"/>
          <w:iCs w:val="1"/>
          <w:rtl w:val="0"/>
          <w:lang w:val="en-US"/>
        </w:rPr>
        <w:t>ı</w:t>
      </w:r>
      <w:r>
        <w:rPr>
          <w:rFonts w:ascii="Times New Roman"/>
          <w:i w:val="1"/>
          <w:iCs w:val="1"/>
          <w:rtl w:val="0"/>
        </w:rPr>
        <w:t xml:space="preserve">nda </w:t>
      </w:r>
      <w:r>
        <w:rPr>
          <w:rFonts w:hAnsi="Times New Roman" w:hint="default"/>
          <w:i w:val="1"/>
          <w:iCs w:val="1"/>
          <w:rtl w:val="0"/>
          <w:lang w:val="en-US"/>
        </w:rPr>
        <w:t>Ş</w:t>
      </w:r>
      <w:r>
        <w:rPr>
          <w:rFonts w:ascii="Times New Roman"/>
          <w:i w:val="1"/>
          <w:iCs w:val="1"/>
          <w:rtl w:val="0"/>
        </w:rPr>
        <w:t>i</w:t>
      </w:r>
      <w:r>
        <w:rPr>
          <w:rFonts w:hAnsi="Times New Roman" w:hint="default"/>
          <w:i w:val="1"/>
          <w:iCs w:val="1"/>
          <w:rtl w:val="0"/>
          <w:lang w:val="en-US"/>
        </w:rPr>
        <w:t>ş</w:t>
      </w:r>
      <w:r>
        <w:rPr>
          <w:rFonts w:ascii="Times New Roman"/>
          <w:i w:val="1"/>
          <w:iCs w:val="1"/>
          <w:rtl w:val="0"/>
        </w:rPr>
        <w:t>li At</w:t>
      </w:r>
      <w:r>
        <w:rPr>
          <w:rFonts w:hAnsi="Times New Roman" w:hint="default"/>
          <w:i w:val="1"/>
          <w:iCs w:val="1"/>
          <w:rtl w:val="0"/>
          <w:lang w:val="en-US"/>
        </w:rPr>
        <w:t>ö</w:t>
      </w:r>
      <w:r>
        <w:rPr>
          <w:rFonts w:ascii="Times New Roman"/>
          <w:i w:val="1"/>
          <w:iCs w:val="1"/>
          <w:rtl w:val="0"/>
        </w:rPr>
        <w:t>lyesi ve Viyana Sergisi.</w:t>
      </w:r>
      <w:r>
        <w:rPr>
          <w:rFonts w:ascii="Times New Roman"/>
          <w:rtl w:val="0"/>
        </w:rPr>
        <w:t xml:space="preserve"> Istanbul: </w:t>
      </w:r>
      <w:r>
        <w:rPr>
          <w:rFonts w:hAnsi="Times New Roman" w:hint="default"/>
          <w:rtl w:val="0"/>
          <w:lang w:val="en-US"/>
        </w:rPr>
        <w:t>İ</w:t>
      </w:r>
      <w:r>
        <w:rPr>
          <w:rFonts w:ascii="Times New Roman"/>
          <w:rtl w:val="0"/>
        </w:rPr>
        <w:t>stanbul Resim ve Heykel M</w:t>
      </w:r>
      <w:r>
        <w:rPr>
          <w:rFonts w:hAnsi="Times New Roman" w:hint="default"/>
          <w:rtl w:val="0"/>
          <w:lang w:val="en-US"/>
        </w:rPr>
        <w:t>ü</w:t>
      </w:r>
      <w:r>
        <w:rPr>
          <w:rFonts w:ascii="Times New Roman"/>
          <w:rtl w:val="0"/>
        </w:rPr>
        <w:t>zeleri Derne</w:t>
      </w:r>
      <w:r>
        <w:rPr>
          <w:rFonts w:hAnsi="Times New Roman" w:hint="default"/>
          <w:rtl w:val="0"/>
          <w:lang w:val="en-US"/>
        </w:rPr>
        <w:t>ğ</w:t>
      </w:r>
      <w:r>
        <w:rPr>
          <w:rFonts w:ascii="Times New Roman"/>
          <w:rtl w:val="0"/>
        </w:rPr>
        <w:t>i Yay</w:t>
      </w:r>
      <w:r>
        <w:rPr>
          <w:rFonts w:hAnsi="Times New Roman" w:hint="default"/>
          <w:rtl w:val="0"/>
          <w:lang w:val="en-US"/>
        </w:rPr>
        <w:t>ı</w:t>
      </w:r>
      <w:r>
        <w:rPr>
          <w:rFonts w:ascii="Times New Roman"/>
          <w:rtl w:val="0"/>
        </w:rPr>
        <w:t>n</w:t>
      </w:r>
      <w:r>
        <w:rPr>
          <w:rFonts w:hAnsi="Times New Roman" w:hint="default"/>
          <w:rtl w:val="0"/>
          <w:lang w:val="en-US"/>
        </w:rPr>
        <w:t>ı</w:t>
      </w:r>
      <w:r>
        <w:rPr>
          <w:rFonts w:ascii="Times New Roman"/>
          <w:rtl w:val="0"/>
        </w:rPr>
        <w:t>, 1997.</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hAnsi="Times New Roman" w:hint="default"/>
          <w:rtl w:val="0"/>
          <w:lang w:val="en-US"/>
        </w:rPr>
        <w:t>Ö</w:t>
      </w:r>
      <w:r>
        <w:rPr>
          <w:rFonts w:ascii="Times New Roman"/>
          <w:rtl w:val="0"/>
        </w:rPr>
        <w:t xml:space="preserve">zsezgin, Kaya. </w:t>
      </w:r>
      <w:r>
        <w:rPr>
          <w:rFonts w:hAnsi="Times New Roman" w:hint="default"/>
          <w:rtl w:val="0"/>
          <w:lang w:val="en-US"/>
        </w:rPr>
        <w:t>İ</w:t>
      </w:r>
      <w:r>
        <w:rPr>
          <w:rFonts w:ascii="Times New Roman"/>
          <w:rtl w:val="0"/>
        </w:rPr>
        <w:t xml:space="preserve">brahim </w:t>
      </w:r>
      <w:r>
        <w:rPr>
          <w:rFonts w:hAnsi="Times New Roman" w:hint="default"/>
          <w:rtl w:val="0"/>
          <w:lang w:val="en-US"/>
        </w:rPr>
        <w:t>Ç</w:t>
      </w:r>
      <w:r>
        <w:rPr>
          <w:rFonts w:ascii="Times New Roman"/>
          <w:rtl w:val="0"/>
        </w:rPr>
        <w:t>all</w:t>
      </w:r>
      <w:r>
        <w:rPr>
          <w:rFonts w:hAnsi="Times New Roman" w:hint="default"/>
          <w:rtl w:val="0"/>
          <w:lang w:val="en-US"/>
        </w:rPr>
        <w:t>ı</w:t>
      </w:r>
      <w:r>
        <w:rPr>
          <w:rFonts w:ascii="Times New Roman"/>
          <w:rtl w:val="0"/>
        </w:rPr>
        <w:t xml:space="preserve">. </w:t>
      </w:r>
      <w:r>
        <w:rPr>
          <w:rFonts w:hAnsi="Times New Roman" w:hint="default"/>
          <w:rtl w:val="0"/>
          <w:lang w:val="en-US"/>
        </w:rPr>
        <w:t>İ</w:t>
      </w:r>
      <w:r>
        <w:rPr>
          <w:rFonts w:ascii="Times New Roman"/>
          <w:rtl w:val="0"/>
        </w:rPr>
        <w:t>stanbul: Yap</w:t>
      </w:r>
      <w:r>
        <w:rPr>
          <w:rFonts w:hAnsi="Times New Roman" w:hint="default"/>
          <w:rtl w:val="0"/>
          <w:lang w:val="en-US"/>
        </w:rPr>
        <w:t xml:space="preserve">ı </w:t>
      </w:r>
      <w:r>
        <w:rPr>
          <w:rFonts w:ascii="Times New Roman"/>
          <w:rtl w:val="0"/>
        </w:rPr>
        <w:t>Kredi Yay</w:t>
      </w:r>
      <w:r>
        <w:rPr>
          <w:rFonts w:hAnsi="Times New Roman" w:hint="default"/>
          <w:rtl w:val="0"/>
          <w:lang w:val="en-US"/>
        </w:rPr>
        <w:t>ı</w:t>
      </w:r>
      <w:r>
        <w:rPr>
          <w:rFonts w:ascii="Times New Roman"/>
          <w:rtl w:val="0"/>
        </w:rPr>
        <w:t>nlar</w:t>
      </w:r>
      <w:r>
        <w:rPr>
          <w:rFonts w:hAnsi="Times New Roman" w:hint="default"/>
          <w:rtl w:val="0"/>
          <w:lang w:val="en-US"/>
        </w:rPr>
        <w:t>ı</w:t>
      </w:r>
      <w:r>
        <w:rPr>
          <w:rFonts w:ascii="Times New Roman"/>
          <w:rtl w:val="0"/>
        </w:rPr>
        <w:t>, 1993.</w:t>
      </w:r>
    </w:p>
    <w:p>
      <w:pPr>
        <w:pStyle w:val="Body"/>
        <w:rPr>
          <w:rFonts w:ascii="Times New Roman" w:cs="Times New Roman" w:hAnsi="Times New Roman" w:eastAsia="Times New Roman"/>
        </w:rPr>
      </w:pPr>
    </w:p>
    <w:p>
      <w:pPr>
        <w:pStyle w:val="Body"/>
        <w:rPr>
          <w:rFonts w:ascii="Times New Roman" w:cs="Times New Roman" w:hAnsi="Times New Roman" w:eastAsia="Times New Roman"/>
        </w:rPr>
      </w:pPr>
      <w:r>
        <w:rPr>
          <w:rFonts w:ascii="Times New Roman"/>
          <w:rtl w:val="0"/>
        </w:rPr>
        <w:t xml:space="preserve">Rona, Zeynep. </w:t>
      </w:r>
      <w:r>
        <w:rPr>
          <w:rFonts w:ascii="Times New Roman"/>
          <w:i w:val="1"/>
          <w:iCs w:val="1"/>
          <w:rtl w:val="0"/>
        </w:rPr>
        <w:t>Nam</w:t>
      </w:r>
      <w:r>
        <w:rPr>
          <w:rFonts w:hAnsi="Times New Roman" w:hint="default"/>
          <w:i w:val="1"/>
          <w:iCs w:val="1"/>
          <w:rtl w:val="0"/>
          <w:lang w:val="en-US"/>
        </w:rPr>
        <w:t>ı</w:t>
      </w:r>
      <w:r>
        <w:rPr>
          <w:rFonts w:ascii="Times New Roman"/>
          <w:i w:val="1"/>
          <w:iCs w:val="1"/>
          <w:rtl w:val="0"/>
        </w:rPr>
        <w:t xml:space="preserve">k </w:t>
      </w:r>
      <w:r>
        <w:rPr>
          <w:rFonts w:hAnsi="Times New Roman" w:hint="default"/>
          <w:i w:val="1"/>
          <w:iCs w:val="1"/>
          <w:rtl w:val="0"/>
          <w:lang w:val="en-US"/>
        </w:rPr>
        <w:t>İ</w:t>
      </w:r>
      <w:r>
        <w:rPr>
          <w:rFonts w:ascii="Times New Roman"/>
          <w:i w:val="1"/>
          <w:iCs w:val="1"/>
          <w:rtl w:val="0"/>
        </w:rPr>
        <w:t>smail</w:t>
      </w:r>
      <w:r>
        <w:rPr>
          <w:rFonts w:ascii="Times New Roman"/>
          <w:rtl w:val="0"/>
        </w:rPr>
        <w:t xml:space="preserve">. </w:t>
      </w:r>
      <w:r>
        <w:rPr>
          <w:rFonts w:hAnsi="Times New Roman" w:hint="default"/>
          <w:rtl w:val="0"/>
          <w:lang w:val="en-US"/>
        </w:rPr>
        <w:t>İ</w:t>
      </w:r>
      <w:r>
        <w:rPr>
          <w:rFonts w:ascii="Times New Roman"/>
          <w:rtl w:val="0"/>
        </w:rPr>
        <w:t>stanbul: Yap</w:t>
      </w:r>
      <w:r>
        <w:rPr>
          <w:rFonts w:hAnsi="Times New Roman" w:hint="default"/>
          <w:rtl w:val="0"/>
          <w:lang w:val="en-US"/>
        </w:rPr>
        <w:t xml:space="preserve">ı </w:t>
      </w:r>
      <w:r>
        <w:rPr>
          <w:rFonts w:ascii="Times New Roman"/>
          <w:rtl w:val="0"/>
        </w:rPr>
        <w:t>Kredi Yay</w:t>
      </w:r>
      <w:r>
        <w:rPr>
          <w:rFonts w:hAnsi="Times New Roman" w:hint="default"/>
          <w:rtl w:val="0"/>
          <w:lang w:val="en-US"/>
        </w:rPr>
        <w:t>ı</w:t>
      </w:r>
      <w:r>
        <w:rPr>
          <w:rFonts w:ascii="Times New Roman"/>
          <w:rtl w:val="0"/>
        </w:rPr>
        <w:t>nlar</w:t>
      </w:r>
      <w:r>
        <w:rPr>
          <w:rFonts w:hAnsi="Times New Roman" w:hint="default"/>
          <w:rtl w:val="0"/>
          <w:lang w:val="en-US"/>
        </w:rPr>
        <w:t>ı</w:t>
      </w:r>
      <w:r>
        <w:rPr>
          <w:rFonts w:ascii="Times New Roman"/>
          <w:rtl w:val="0"/>
        </w:rPr>
        <w:t>, 1992.</w:t>
      </w:r>
    </w:p>
    <w:p>
      <w:pPr>
        <w:pStyle w:val="Bibliography"/>
        <w:rPr>
          <w:rFonts w:ascii="Times New Roman" w:cs="Times New Roman" w:hAnsi="Times New Roman" w:eastAsia="Times New Roman"/>
        </w:rPr>
      </w:pPr>
    </w:p>
    <w:p>
      <w:pPr>
        <w:pStyle w:val="Bibliography"/>
        <w:rPr>
          <w:rFonts w:ascii="Times New Roman" w:cs="Times New Roman" w:hAnsi="Times New Roman" w:eastAsia="Times New Roman"/>
        </w:rPr>
      </w:pPr>
      <w:r>
        <w:rPr>
          <w:rFonts w:ascii="Times New Roman"/>
          <w:rtl w:val="0"/>
          <w:lang w:val="en-US"/>
        </w:rPr>
        <w:t>Shaw, Wendy M. K</w:t>
      </w:r>
      <w:del w:id="88" w:date="2014-05-23T14:59:40Z" w:author="Sophie Pinkoski">
        <w:r>
          <w:rPr>
            <w:rFonts w:ascii="Times New Roman"/>
            <w:rtl w:val="0"/>
            <w:lang w:val="en-US"/>
          </w:rPr>
          <w:delText>.,</w:delText>
        </w:r>
      </w:del>
      <w:r>
        <w:rPr>
          <w:rFonts w:ascii="Times New Roman"/>
          <w:rtl w:val="0"/>
          <w:lang w:val="en-US"/>
        </w:rPr>
        <w:t xml:space="preserve">. </w:t>
      </w:r>
      <w:r>
        <w:rPr>
          <w:rFonts w:ascii="Times New Roman"/>
          <w:i w:val="1"/>
          <w:iCs w:val="1"/>
          <w:rtl w:val="0"/>
          <w:lang w:val="en-US"/>
        </w:rPr>
        <w:t>Ottoman Painting: Reflections of Western Art in the Ottoman Empire.</w:t>
      </w:r>
      <w:r>
        <w:rPr>
          <w:rFonts w:ascii="Times New Roman"/>
          <w:rtl w:val="0"/>
          <w:lang w:val="en-US"/>
        </w:rPr>
        <w:t xml:space="preserve"> London: I. B. Tauris, 2011.</w:t>
      </w:r>
    </w:p>
    <w:p>
      <w:pPr>
        <w:pStyle w:val="Body"/>
        <w:spacing w:before="120" w:after="120"/>
        <w:jc w:val="both"/>
        <w:rPr>
          <w:rFonts w:ascii="Times New Roman Bold" w:cs="Times New Roman Bold" w:hAnsi="Times New Roman Bold" w:eastAsia="Times New Roman Bold"/>
        </w:rPr>
      </w:pPr>
      <w:r>
        <w:rPr>
          <w:rFonts w:ascii="Times New Roman"/>
          <w:rtl w:val="0"/>
        </w:rPr>
        <w:t>Shaw, Wendy M. K.</w:t>
      </w:r>
      <w:del w:id="89" w:date="2014-05-23T15:00:12Z" w:author="Sophie Pinkoski">
        <w:r>
          <w:rPr>
            <w:rFonts w:ascii="Times New Roman"/>
            <w:rtl w:val="0"/>
          </w:rPr>
          <w:delText>,</w:delText>
        </w:r>
      </w:del>
      <w:r>
        <w:rPr>
          <w:rFonts w:ascii="Times New Roman"/>
          <w:rtl w:val="0"/>
        </w:rPr>
        <w:t xml:space="preserve"> </w:t>
      </w:r>
      <w:r>
        <w:rPr>
          <w:rFonts w:hAnsi="Times New Roman" w:hint="default"/>
          <w:rtl w:val="0"/>
          <w:lang w:val="en-US"/>
        </w:rPr>
        <w:t>“</w:t>
      </w:r>
      <w:r>
        <w:rPr>
          <w:rFonts w:ascii="Times New Roman"/>
          <w:rtl w:val="0"/>
          <w:lang w:val="en-US"/>
        </w:rPr>
        <w:t>Where did the Women Go? Female Artists from the Ottoman Empire to the Early Years of the Turkish Republic,</w:t>
      </w:r>
      <w:r>
        <w:rPr>
          <w:rFonts w:hAnsi="Times New Roman" w:hint="default"/>
          <w:rtl w:val="0"/>
          <w:lang w:val="en-US"/>
        </w:rPr>
        <w:t xml:space="preserve">” </w:t>
      </w:r>
      <w:r>
        <w:rPr>
          <w:rFonts w:ascii="Times New Roman"/>
          <w:i w:val="1"/>
          <w:iCs w:val="1"/>
          <w:rtl w:val="0"/>
          <w:lang w:val="en-US"/>
        </w:rPr>
        <w:t>Journal of Women</w:t>
      </w:r>
      <w:r>
        <w:rPr>
          <w:rFonts w:hAnsi="Times New Roman" w:hint="default"/>
          <w:i w:val="1"/>
          <w:iCs w:val="1"/>
          <w:rtl w:val="0"/>
          <w:lang w:val="en-US"/>
        </w:rPr>
        <w:t>’</w:t>
      </w:r>
      <w:r>
        <w:rPr>
          <w:rFonts w:ascii="Times New Roman"/>
          <w:i w:val="1"/>
          <w:iCs w:val="1"/>
          <w:rtl w:val="0"/>
          <w:lang w:val="en-US"/>
        </w:rPr>
        <w:t xml:space="preserve">s History </w:t>
      </w:r>
      <w:r>
        <w:rPr>
          <w:rFonts w:ascii="Times New Roman"/>
          <w:rtl w:val="0"/>
          <w:lang w:val="de-DE"/>
        </w:rPr>
        <w:t>13:1 (Spring, 2011) 13-37.</w:t>
      </w:r>
    </w:p>
    <w:p>
      <w:pPr>
        <w:pStyle w:val="Body"/>
        <w:rPr>
          <w:rFonts w:ascii="Times New Roman Bold" w:cs="Times New Roman Bold" w:hAnsi="Times New Roman Bold" w:eastAsia="Times New Roman Bold"/>
        </w:rPr>
      </w:pPr>
    </w:p>
    <w:p>
      <w:pPr>
        <w:pStyle w:val="Body"/>
        <w:rPr>
          <w:rFonts w:ascii="Times New Roman" w:cs="Times New Roman" w:hAnsi="Times New Roman" w:eastAsia="Times New Roman"/>
        </w:rPr>
      </w:pPr>
      <w:r>
        <w:rPr>
          <w:rFonts w:ascii="Times New Roman Bold"/>
          <w:rtl w:val="0"/>
          <w:lang w:val="en-US"/>
        </w:rPr>
        <w:t>List of Works</w:t>
      </w:r>
      <w:r>
        <w:rPr>
          <w:rFonts w:ascii="Times New Roman"/>
          <w:rtl w:val="0"/>
        </w:rPr>
        <w:t>:</w:t>
      </w:r>
    </w:p>
    <w:p>
      <w:pPr>
        <w:pStyle w:val="Body"/>
        <w:rPr>
          <w:rFonts w:ascii="Times New Roman" w:cs="Times New Roman" w:hAnsi="Times New Roman" w:eastAsia="Times New Roman"/>
        </w:rPr>
      </w:pPr>
    </w:p>
    <w:p>
      <w:pPr>
        <w:pStyle w:val="Body"/>
        <w:spacing w:after="120"/>
        <w:ind w:right="1109"/>
        <w:jc w:val="both"/>
        <w:outlineLvl w:val="0"/>
        <w:rPr>
          <w:rFonts w:ascii="Times New Roman" w:cs="Times New Roman" w:hAnsi="Times New Roman" w:eastAsia="Times New Roman"/>
        </w:rPr>
      </w:pPr>
      <w:r>
        <w:rPr>
          <w:rFonts w:ascii="Times New Roman"/>
          <w:rtl w:val="0"/>
        </w:rPr>
        <w:t xml:space="preserve">Hikmet (Onat). </w:t>
      </w:r>
      <w:r>
        <w:rPr>
          <w:rFonts w:ascii="Times New Roman"/>
          <w:i w:val="1"/>
          <w:iCs w:val="1"/>
          <w:rtl w:val="0"/>
          <w:lang w:val="en-US"/>
        </w:rPr>
        <w:t xml:space="preserve">Letter in the Trenches. </w:t>
      </w:r>
      <w:r>
        <w:rPr>
          <w:rFonts w:ascii="Times New Roman"/>
          <w:rtl w:val="0"/>
        </w:rPr>
        <w:t>1917. Oil on canvas, 145 x 120 cm. MSGS</w:t>
      </w:r>
      <w:r>
        <w:rPr>
          <w:rFonts w:hAnsi="Times New Roman" w:hint="default"/>
          <w:rtl w:val="0"/>
        </w:rPr>
        <w:t xml:space="preserve">Ü </w:t>
      </w:r>
      <w:r>
        <w:rPr>
          <w:rFonts w:ascii="Times New Roman"/>
          <w:rtl w:val="0"/>
          <w:lang w:val="en-US"/>
        </w:rPr>
        <w:t>Istanbul Museum of Painting and Sculpture.</w:t>
      </w:r>
    </w:p>
    <w:p>
      <w:pPr>
        <w:pStyle w:val="Body"/>
        <w:spacing w:after="120"/>
        <w:ind w:right="1109"/>
        <w:jc w:val="both"/>
        <w:outlineLvl w:val="0"/>
        <w:rPr>
          <w:rFonts w:ascii="Times New Roman" w:cs="Times New Roman" w:hAnsi="Times New Roman" w:eastAsia="Times New Roman"/>
        </w:rPr>
      </w:pPr>
      <w:r>
        <w:rPr>
          <w:rFonts w:hAnsi="Times New Roman" w:hint="default"/>
          <w:rtl w:val="0"/>
          <w:lang w:val="en-US"/>
        </w:rPr>
        <w:t>İ</w:t>
      </w:r>
      <w:r>
        <w:rPr>
          <w:rFonts w:ascii="Times New Roman"/>
          <w:rtl w:val="0"/>
        </w:rPr>
        <w:t xml:space="preserve">brahim </w:t>
      </w:r>
      <w:r>
        <w:rPr>
          <w:rFonts w:hAnsi="Times New Roman" w:hint="default"/>
          <w:rtl w:val="0"/>
          <w:lang w:val="en-US"/>
        </w:rPr>
        <w:t>Ç</w:t>
      </w:r>
      <w:r>
        <w:rPr>
          <w:rFonts w:ascii="Times New Roman"/>
          <w:rtl w:val="0"/>
        </w:rPr>
        <w:t>all</w:t>
      </w:r>
      <w:r>
        <w:rPr>
          <w:rFonts w:hAnsi="Times New Roman" w:hint="default"/>
          <w:rtl w:val="0"/>
          <w:lang w:val="en-US"/>
        </w:rPr>
        <w:t>ı</w:t>
      </w:r>
      <w:r>
        <w:rPr>
          <w:rFonts w:ascii="Times New Roman"/>
          <w:rtl w:val="0"/>
        </w:rPr>
        <w:t xml:space="preserve">. </w:t>
      </w:r>
      <w:r>
        <w:rPr>
          <w:rFonts w:ascii="Times New Roman"/>
          <w:i w:val="1"/>
          <w:iCs w:val="1"/>
          <w:rtl w:val="0"/>
          <w:lang w:val="en-US"/>
        </w:rPr>
        <w:t>Lovers in a Boat,</w:t>
      </w:r>
      <w:r>
        <w:rPr>
          <w:rFonts w:ascii="Times New Roman"/>
          <w:rtl w:val="0"/>
          <w:lang w:val="en-US"/>
        </w:rPr>
        <w:t xml:space="preserve"> Oil on Canvas, 150 x 182 cm. Suna and </w:t>
      </w:r>
      <w:r>
        <w:rPr>
          <w:rFonts w:hAnsi="Times New Roman" w:hint="default"/>
          <w:rtl w:val="0"/>
          <w:lang w:val="en-US"/>
        </w:rPr>
        <w:t>İ</w:t>
      </w:r>
      <w:r>
        <w:rPr>
          <w:rFonts w:ascii="Times New Roman"/>
          <w:rtl w:val="0"/>
        </w:rPr>
        <w:t>nan K</w:t>
      </w:r>
      <w:r>
        <w:rPr>
          <w:rFonts w:hAnsi="Times New Roman" w:hint="default"/>
          <w:rtl w:val="0"/>
          <w:lang w:val="en-US"/>
        </w:rPr>
        <w:t>ı</w:t>
      </w:r>
      <w:r>
        <w:rPr>
          <w:rFonts w:ascii="Times New Roman"/>
          <w:rtl w:val="0"/>
        </w:rPr>
        <w:t>ra</w:t>
      </w:r>
      <w:r>
        <w:rPr>
          <w:rFonts w:hAnsi="Times New Roman" w:hint="default"/>
          <w:rtl w:val="0"/>
          <w:lang w:val="en-US"/>
        </w:rPr>
        <w:t xml:space="preserve">ç </w:t>
      </w:r>
      <w:r>
        <w:rPr>
          <w:rFonts w:ascii="Times New Roman"/>
          <w:rtl w:val="0"/>
          <w:lang w:val="en-US"/>
        </w:rPr>
        <w:t>Collection (affiliated with the Pera Museum)</w:t>
      </w:r>
    </w:p>
    <w:p>
      <w:pPr>
        <w:pStyle w:val="Body"/>
        <w:spacing w:after="120"/>
        <w:ind w:right="1109"/>
        <w:jc w:val="both"/>
        <w:outlineLvl w:val="0"/>
        <w:rPr>
          <w:rFonts w:ascii="Times New Roman" w:cs="Times New Roman" w:hAnsi="Times New Roman" w:eastAsia="Times New Roman"/>
        </w:rPr>
      </w:pPr>
      <w:r>
        <w:rPr>
          <w:rFonts w:ascii="Times New Roman"/>
          <w:rtl w:val="0"/>
        </w:rPr>
        <w:t>Nazmi Ziya (G</w:t>
      </w:r>
      <w:r>
        <w:rPr>
          <w:rFonts w:hAnsi="Times New Roman" w:hint="default"/>
          <w:rtl w:val="0"/>
        </w:rPr>
        <w:t>ü</w:t>
      </w:r>
      <w:r>
        <w:rPr>
          <w:rFonts w:ascii="Times New Roman"/>
          <w:rtl w:val="0"/>
        </w:rPr>
        <w:t xml:space="preserve">ran). </w:t>
      </w:r>
      <w:r>
        <w:rPr>
          <w:rFonts w:ascii="Times New Roman"/>
          <w:i w:val="1"/>
          <w:iCs w:val="1"/>
          <w:rtl w:val="0"/>
        </w:rPr>
        <w:t>Taksim Square</w:t>
      </w:r>
      <w:r>
        <w:rPr>
          <w:rFonts w:ascii="Times New Roman"/>
          <w:rtl w:val="0"/>
        </w:rPr>
        <w:t>. 1935. Oil on canvas, 93 x 73 cm. Sabanc</w:t>
      </w:r>
      <w:r>
        <w:rPr>
          <w:rFonts w:hAnsi="Times New Roman" w:hint="default"/>
          <w:rtl w:val="0"/>
        </w:rPr>
        <w:t xml:space="preserve">ı </w:t>
      </w:r>
      <w:r>
        <w:rPr>
          <w:rFonts w:ascii="Times New Roman"/>
          <w:rtl w:val="0"/>
        </w:rPr>
        <w:t>University (SU) Sakip Sabanc</w:t>
      </w:r>
      <w:r>
        <w:rPr>
          <w:rFonts w:hAnsi="Times New Roman" w:hint="default"/>
          <w:rtl w:val="0"/>
        </w:rPr>
        <w:t xml:space="preserve">ı </w:t>
      </w:r>
      <w:r>
        <w:rPr>
          <w:rFonts w:ascii="Times New Roman"/>
          <w:rtl w:val="0"/>
        </w:rPr>
        <w:t>Museum.</w:t>
      </w:r>
    </w:p>
    <w:p>
      <w:pPr>
        <w:pStyle w:val="Body"/>
        <w:spacing w:after="120"/>
        <w:ind w:right="1109"/>
        <w:jc w:val="both"/>
        <w:outlineLvl w:val="0"/>
      </w:pPr>
      <w:r>
        <w:rPr>
          <w:rFonts w:ascii="Times New Roman"/>
          <w:rtl w:val="0"/>
        </w:rPr>
        <w:t>Nam</w:t>
      </w:r>
      <w:r>
        <w:rPr>
          <w:rFonts w:hAnsi="Times New Roman" w:hint="default"/>
          <w:rtl w:val="0"/>
        </w:rPr>
        <w:t>ı</w:t>
      </w:r>
      <w:r>
        <w:rPr>
          <w:rFonts w:ascii="Times New Roman"/>
          <w:rtl w:val="0"/>
        </w:rPr>
        <w:t xml:space="preserve">k </w:t>
      </w:r>
      <w:r>
        <w:rPr>
          <w:rFonts w:hAnsi="Times New Roman" w:hint="default"/>
          <w:rtl w:val="0"/>
        </w:rPr>
        <w:t>İ</w:t>
      </w:r>
      <w:r>
        <w:rPr>
          <w:rFonts w:ascii="Times New Roman"/>
          <w:rtl w:val="0"/>
        </w:rPr>
        <w:t xml:space="preserve">smail. </w:t>
      </w:r>
      <w:r>
        <w:rPr>
          <w:rFonts w:ascii="Times New Roman"/>
          <w:i w:val="1"/>
          <w:iCs w:val="1"/>
          <w:rtl w:val="0"/>
        </w:rPr>
        <w:t>Nude.</w:t>
      </w:r>
      <w:r>
        <w:rPr>
          <w:rFonts w:ascii="Times New Roman"/>
          <w:rtl w:val="0"/>
          <w:lang w:val="en-US"/>
        </w:rPr>
        <w:t xml:space="preserve"> 1917. Oil on canvas, 61 x 52 cm. Lucien Arkas Collection. (Try contacting Karoly Aliotti at aliotti@gmail.com)</w:t>
      </w:r>
      <w:r>
        <w:rPr>
          <w:rFonts w:ascii="Times New Roman" w:cs="Times New Roman" w:hAnsi="Times New Roman" w:eastAsia="Times New Roman"/>
        </w:rPr>
      </w:r>
    </w:p>
    <w:sectPr>
      <w:headerReference w:type="default" r:id="rId7"/>
      <w:footerReference w:type="default" r:id="rId8"/>
      <w:pgSz w:w="11900" w:h="16840" w:orient="portrait"/>
      <w:pgMar w:top="1417" w:right="1417" w:bottom="1134"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Roman">
    <w:charset w:val="00"/>
    <w:family w:val="roman"/>
    <w:pitch w:val="default"/>
  </w:font>
  <w:font w:name="Times New Roman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right"/>
    </w:pPr>
    <w:r>
      <w:rPr>
        <w:rtl w:val="0"/>
      </w:rPr>
      <w:fldChar w:fldCharType="begin" w:fldLock="0"/>
    </w:r>
    <w:r>
      <w:rPr>
        <w:rtl w:val="0"/>
      </w:rPr>
      <w:t xml:space="preserve"> PAGE </w:t>
    </w:r>
    <w:r>
      <w:rPr>
        <w:rtl w:val="0"/>
      </w:rPr>
      <w:fldChar w:fldCharType="separate" w:fldLock="0"/>
    </w:r>
    <w:r>
      <w:rPr>
        <w:rtl w:val="0"/>
      </w:rPr>
      <w:t>4</w:t>
    </w:r>
    <w:r>
      <w:rPr>
        <w:rtl w:val="0"/>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trackRevisions/>
  <w:defaultTabStop w:val="708"/>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ibliography">
    <w:name w:val="Bibliograph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Roman" w:cs="Times Roman" w:hAnsi="Times Roman" w:eastAsia="Times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4958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