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2514DE" w14:textId="770D1897" w:rsidR="008C58EA" w:rsidRDefault="008C58EA">
      <w:pPr>
        <w:rPr>
          <w:rFonts w:cs="Times New Roman"/>
          <w:b/>
        </w:rPr>
      </w:pPr>
      <w:proofErr w:type="spellStart"/>
      <w:r w:rsidRPr="007F0381">
        <w:rPr>
          <w:rFonts w:cs="Times New Roman"/>
          <w:b/>
        </w:rPr>
        <w:t>Ch’oe</w:t>
      </w:r>
      <w:proofErr w:type="spellEnd"/>
      <w:r w:rsidRPr="007F0381">
        <w:rPr>
          <w:rFonts w:cs="Times New Roman"/>
          <w:b/>
        </w:rPr>
        <w:t xml:space="preserve"> </w:t>
      </w:r>
      <w:proofErr w:type="spellStart"/>
      <w:r w:rsidRPr="007F0381">
        <w:rPr>
          <w:rFonts w:cs="Times New Roman"/>
          <w:b/>
        </w:rPr>
        <w:t>Sŭng-hŭi</w:t>
      </w:r>
      <w:proofErr w:type="spellEnd"/>
      <w:r w:rsidRPr="007F0381">
        <w:rPr>
          <w:rFonts w:cs="Times New Roman"/>
          <w:b/>
        </w:rPr>
        <w:t xml:space="preserve">  (</w:t>
      </w:r>
      <w:r w:rsidR="00230963" w:rsidRPr="007F0381">
        <w:rPr>
          <w:rFonts w:eastAsia="AppleMyungjo" w:cs="Times New Roman"/>
        </w:rPr>
        <w:t>최승희</w:t>
      </w:r>
      <w:r w:rsidR="00681CA4" w:rsidRPr="007F0381">
        <w:rPr>
          <w:rFonts w:eastAsia="AppleMyungjo" w:cs="Times New Roman"/>
        </w:rPr>
        <w:t>;</w:t>
      </w:r>
      <w:r w:rsidR="00681CA4" w:rsidRPr="007F0381">
        <w:rPr>
          <w:rFonts w:eastAsia="AppleMyungjo" w:cs="Times New Roman"/>
          <w:color w:val="FF0000"/>
        </w:rPr>
        <w:t xml:space="preserve"> </w:t>
      </w:r>
      <w:r w:rsidR="00681CA4" w:rsidRPr="007F0381">
        <w:rPr>
          <w:rFonts w:eastAsia="AppleMyungjo" w:cs="Times New Roman"/>
        </w:rPr>
        <w:t>Japanese—</w:t>
      </w:r>
      <w:proofErr w:type="spellStart"/>
      <w:r w:rsidR="00681CA4" w:rsidRPr="007F0381">
        <w:rPr>
          <w:rFonts w:eastAsia="AppleMyungjo" w:cs="Times New Roman"/>
        </w:rPr>
        <w:t>Sai</w:t>
      </w:r>
      <w:proofErr w:type="spellEnd"/>
      <w:r w:rsidR="00681CA4" w:rsidRPr="007F0381">
        <w:rPr>
          <w:rFonts w:eastAsia="AppleMyungjo" w:cs="Times New Roman"/>
        </w:rPr>
        <w:t xml:space="preserve"> </w:t>
      </w:r>
      <w:proofErr w:type="spellStart"/>
      <w:r w:rsidR="00681CA4" w:rsidRPr="007F0381">
        <w:rPr>
          <w:rFonts w:eastAsia="AppleMyungjo" w:cs="Times New Roman"/>
        </w:rPr>
        <w:t>Sh</w:t>
      </w:r>
      <w:r w:rsidR="00D527C8" w:rsidRPr="007F0381">
        <w:rPr>
          <w:rFonts w:eastAsia="AppleMyungjo" w:cs="Times New Roman"/>
        </w:rPr>
        <w:t>ō</w:t>
      </w:r>
      <w:r w:rsidR="00681CA4" w:rsidRPr="007F0381">
        <w:rPr>
          <w:rFonts w:eastAsia="AppleMyungjo" w:cs="Times New Roman"/>
        </w:rPr>
        <w:t>ki</w:t>
      </w:r>
      <w:proofErr w:type="spellEnd"/>
      <w:r w:rsidR="00681CA4" w:rsidRPr="007F0381">
        <w:rPr>
          <w:rFonts w:eastAsia="AppleMyungjo" w:cs="Times New Roman"/>
        </w:rPr>
        <w:t>;</w:t>
      </w:r>
      <w:r w:rsidR="00681CA4" w:rsidRPr="007F0381">
        <w:rPr>
          <w:rFonts w:eastAsia="AppleMyungjo" w:cs="Times New Roman"/>
          <w:color w:val="FF0000"/>
        </w:rPr>
        <w:t xml:space="preserve"> </w:t>
      </w:r>
      <w:r w:rsidRPr="007F0381">
        <w:rPr>
          <w:rFonts w:cs="Times New Roman"/>
          <w:b/>
        </w:rPr>
        <w:t xml:space="preserve">b. </w:t>
      </w:r>
      <w:r w:rsidR="008F6FB7">
        <w:rPr>
          <w:rFonts w:cs="Times New Roman"/>
          <w:b/>
        </w:rPr>
        <w:t xml:space="preserve">24 </w:t>
      </w:r>
      <w:r w:rsidRPr="007F0381">
        <w:rPr>
          <w:rFonts w:cs="Times New Roman"/>
          <w:b/>
        </w:rPr>
        <w:t>November, 1</w:t>
      </w:r>
      <w:r w:rsidR="002D11BF" w:rsidRPr="007F0381">
        <w:rPr>
          <w:rFonts w:cs="Times New Roman"/>
          <w:b/>
        </w:rPr>
        <w:t xml:space="preserve">911, Seoul, Republic of Korea; </w:t>
      </w:r>
      <w:r w:rsidRPr="007F0381">
        <w:rPr>
          <w:rFonts w:cs="Times New Roman"/>
          <w:b/>
        </w:rPr>
        <w:t xml:space="preserve">d. </w:t>
      </w:r>
      <w:r w:rsidR="008F6FB7">
        <w:rPr>
          <w:rFonts w:cs="Times New Roman"/>
          <w:b/>
        </w:rPr>
        <w:t xml:space="preserve">8 </w:t>
      </w:r>
      <w:r w:rsidRPr="007F0381">
        <w:rPr>
          <w:rFonts w:cs="Times New Roman"/>
          <w:b/>
        </w:rPr>
        <w:t>August, 1969</w:t>
      </w:r>
      <w:r w:rsidR="008F6FB7">
        <w:rPr>
          <w:rFonts w:cs="Times New Roman"/>
          <w:b/>
        </w:rPr>
        <w:t xml:space="preserve">[?] [The exact year and location of death are </w:t>
      </w:r>
      <w:r w:rsidR="00191CC4">
        <w:rPr>
          <w:rFonts w:cs="Times New Roman"/>
          <w:b/>
        </w:rPr>
        <w:t>un</w:t>
      </w:r>
      <w:r w:rsidR="008F6FB7">
        <w:rPr>
          <w:rFonts w:cs="Times New Roman"/>
          <w:b/>
        </w:rPr>
        <w:t>known</w:t>
      </w:r>
      <w:r w:rsidR="00191CC4">
        <w:rPr>
          <w:rFonts w:cs="Times New Roman"/>
          <w:b/>
        </w:rPr>
        <w:t>.</w:t>
      </w:r>
      <w:r w:rsidR="008F6FB7">
        <w:rPr>
          <w:rFonts w:cs="Times New Roman"/>
          <w:b/>
        </w:rPr>
        <w:t>]</w:t>
      </w:r>
      <w:r w:rsidRPr="007F0381">
        <w:rPr>
          <w:rFonts w:cs="Times New Roman"/>
          <w:b/>
        </w:rPr>
        <w:t>)</w:t>
      </w:r>
    </w:p>
    <w:p w14:paraId="5B9E749E" w14:textId="77777777" w:rsidR="007F0381" w:rsidRPr="007F0381" w:rsidRDefault="007F0381">
      <w:pPr>
        <w:rPr>
          <w:rFonts w:cs="Times New Roman"/>
        </w:rPr>
      </w:pPr>
    </w:p>
    <w:p w14:paraId="68ECC7C8" w14:textId="2A256129" w:rsidR="00E01FB9" w:rsidRPr="002A5089" w:rsidRDefault="008C58EA">
      <w:pPr>
        <w:rPr>
          <w:color w:val="FF0000"/>
        </w:rPr>
      </w:pPr>
      <w:r>
        <w:t xml:space="preserve">Known as the Dancing Princess of the Peninsula, based on the title of a </w:t>
      </w:r>
      <w:r w:rsidR="00011621">
        <w:t xml:space="preserve">Japanese-made </w:t>
      </w:r>
      <w:r>
        <w:t>film in which she appeared</w:t>
      </w:r>
      <w:r w:rsidR="00864004">
        <w:t xml:space="preserve"> (</w:t>
      </w:r>
      <w:proofErr w:type="spellStart"/>
      <w:r w:rsidR="00864004">
        <w:rPr>
          <w:i/>
        </w:rPr>
        <w:t>Hanto</w:t>
      </w:r>
      <w:proofErr w:type="spellEnd"/>
      <w:r w:rsidR="00864004">
        <w:rPr>
          <w:i/>
        </w:rPr>
        <w:t xml:space="preserve"> no </w:t>
      </w:r>
      <w:proofErr w:type="spellStart"/>
      <w:r w:rsidR="00864004">
        <w:rPr>
          <w:i/>
        </w:rPr>
        <w:t>Maihimei</w:t>
      </w:r>
      <w:proofErr w:type="spellEnd"/>
      <w:r w:rsidR="00864004">
        <w:t>)</w:t>
      </w:r>
      <w:r>
        <w:t xml:space="preserve">, </w:t>
      </w:r>
      <w:proofErr w:type="spellStart"/>
      <w:r>
        <w:t>Ch’oe</w:t>
      </w:r>
      <w:proofErr w:type="spellEnd"/>
      <w:r w:rsidRPr="008C58EA">
        <w:t xml:space="preserve"> </w:t>
      </w:r>
      <w:proofErr w:type="spellStart"/>
      <w:r w:rsidRPr="008C58EA">
        <w:t>Sŭng-hŭi</w:t>
      </w:r>
      <w:r>
        <w:t>’s</w:t>
      </w:r>
      <w:proofErr w:type="spellEnd"/>
      <w:r>
        <w:t xml:space="preserve"> life and career spanned the volatile years of the Japanese occupation of Korea (1910-1945), </w:t>
      </w:r>
      <w:r w:rsidR="00E028C6">
        <w:t>two world w</w:t>
      </w:r>
      <w:r>
        <w:t>ars, the Korean War, and the division of the Korean peninsula into the Republic of Korea (South Korea) and the Democratic People’s Republic of Korea (North Korea).</w:t>
      </w:r>
      <w:r w:rsidR="00F90191">
        <w:t xml:space="preserve"> </w:t>
      </w:r>
      <w:r w:rsidR="00E01FB9">
        <w:t xml:space="preserve">Despite these complex </w:t>
      </w:r>
      <w:r w:rsidR="002D11BF" w:rsidRPr="00F90191">
        <w:t>circumstances</w:t>
      </w:r>
      <w:r w:rsidR="00E01FB9">
        <w:t xml:space="preserve">, her </w:t>
      </w:r>
      <w:proofErr w:type="spellStart"/>
      <w:r w:rsidR="00E01FB9">
        <w:t>favo</w:t>
      </w:r>
      <w:r w:rsidR="007F0381">
        <w:t>u</w:t>
      </w:r>
      <w:r w:rsidR="00E01FB9">
        <w:t>r</w:t>
      </w:r>
      <w:r w:rsidR="007F0381">
        <w:t>ed</w:t>
      </w:r>
      <w:proofErr w:type="spellEnd"/>
      <w:r w:rsidR="007F0381">
        <w:t xml:space="preserve"> status</w:t>
      </w:r>
      <w:r w:rsidR="00E01FB9">
        <w:t xml:space="preserve"> </w:t>
      </w:r>
      <w:r w:rsidR="00681CA4" w:rsidRPr="00F90191">
        <w:t>with</w:t>
      </w:r>
      <w:r w:rsidR="00E01FB9">
        <w:t xml:space="preserve"> different governments</w:t>
      </w:r>
      <w:r w:rsidR="008F6FB7">
        <w:t xml:space="preserve"> at different times </w:t>
      </w:r>
      <w:r w:rsidR="00E01FB9">
        <w:t xml:space="preserve">allowed her </w:t>
      </w:r>
      <w:r w:rsidR="00E028C6">
        <w:t xml:space="preserve">to travel in Asia, Europe, and North and </w:t>
      </w:r>
      <w:r w:rsidR="00F53DE1">
        <w:t>Latin</w:t>
      </w:r>
      <w:r w:rsidR="00E028C6">
        <w:t xml:space="preserve"> America</w:t>
      </w:r>
      <w:r w:rsidR="00E01FB9">
        <w:t xml:space="preserve">, and provided extensive support for her dance activities during at least part of </w:t>
      </w:r>
      <w:r w:rsidR="00F90191">
        <w:t xml:space="preserve">her time in North Korea. </w:t>
      </w:r>
      <w:r w:rsidR="002A5089" w:rsidRPr="00F90191">
        <w:t>Her early training, together with o</w:t>
      </w:r>
      <w:r w:rsidR="00011621">
        <w:t>pportunities</w:t>
      </w:r>
      <w:r w:rsidR="00E01FB9">
        <w:t xml:space="preserve"> to see contemporaneous developments in the performing arts</w:t>
      </w:r>
      <w:r w:rsidR="00011621">
        <w:t xml:space="preserve"> during her travels</w:t>
      </w:r>
      <w:r w:rsidR="002A5089">
        <w:t>,</w:t>
      </w:r>
      <w:r w:rsidR="00E01FB9">
        <w:t xml:space="preserve"> contributed to her evolving </w:t>
      </w:r>
      <w:r w:rsidR="005C49FA">
        <w:t>dance aesthetic</w:t>
      </w:r>
      <w:r w:rsidR="00E01FB9">
        <w:t xml:space="preserve">, </w:t>
      </w:r>
      <w:r w:rsidR="002A5089" w:rsidRPr="00F90191">
        <w:t>which, as it progressed, traversed stages exemplifying modernism</w:t>
      </w:r>
      <w:r w:rsidR="001052A5" w:rsidRPr="00F90191">
        <w:t>’</w:t>
      </w:r>
      <w:r w:rsidR="002A5089" w:rsidRPr="00F90191">
        <w:t>s</w:t>
      </w:r>
      <w:r w:rsidR="001052A5" w:rsidRPr="00F90191">
        <w:t xml:space="preserve"> diverse manifestations in the rejection and revision of tradition, </w:t>
      </w:r>
      <w:r w:rsidR="002A5089" w:rsidRPr="00F90191">
        <w:t xml:space="preserve">attraction to images of an </w:t>
      </w:r>
      <w:r w:rsidR="007F0381">
        <w:t>‘</w:t>
      </w:r>
      <w:r w:rsidR="002A5089" w:rsidRPr="00F90191">
        <w:t>other</w:t>
      </w:r>
      <w:r w:rsidR="007F0381">
        <w:t>’</w:t>
      </w:r>
      <w:r w:rsidR="002A5089" w:rsidRPr="00F90191">
        <w:t>,</w:t>
      </w:r>
      <w:r w:rsidR="001052A5" w:rsidRPr="00F90191">
        <w:t xml:space="preserve"> </w:t>
      </w:r>
      <w:r w:rsidR="002A5089" w:rsidRPr="00F90191">
        <w:t xml:space="preserve">and embracing of experimentation. </w:t>
      </w:r>
      <w:r w:rsidR="002A5089">
        <w:t>U</w:t>
      </w:r>
      <w:r w:rsidR="00E01FB9">
        <w:t>ltimately</w:t>
      </w:r>
      <w:r w:rsidR="002A5089" w:rsidRPr="00F90191">
        <w:t xml:space="preserve">, </w:t>
      </w:r>
      <w:proofErr w:type="spellStart"/>
      <w:r w:rsidR="001052A5" w:rsidRPr="00F90191">
        <w:t>Ch’oe</w:t>
      </w:r>
      <w:proofErr w:type="spellEnd"/>
      <w:r w:rsidR="002A5089" w:rsidRPr="00F90191">
        <w:t xml:space="preserve"> made important contributions</w:t>
      </w:r>
      <w:r w:rsidR="00E01FB9">
        <w:t xml:space="preserve"> to </w:t>
      </w:r>
      <w:r w:rsidR="00011621">
        <w:t>what constitute</w:t>
      </w:r>
      <w:r w:rsidR="002A5089">
        <w:t>s</w:t>
      </w:r>
      <w:r w:rsidR="00E01FB9">
        <w:t xml:space="preserve"> distinctively Korean dance </w:t>
      </w:r>
      <w:r w:rsidR="00681CA4" w:rsidRPr="00F90191">
        <w:t>icons</w:t>
      </w:r>
      <w:r w:rsidR="00681CA4">
        <w:rPr>
          <w:color w:val="FF0000"/>
        </w:rPr>
        <w:t xml:space="preserve"> </w:t>
      </w:r>
      <w:r w:rsidR="00E01FB9">
        <w:t xml:space="preserve">in the </w:t>
      </w:r>
      <w:r w:rsidR="007F0381">
        <w:t xml:space="preserve">twenty-first </w:t>
      </w:r>
      <w:r w:rsidR="00E01FB9">
        <w:t>century.</w:t>
      </w:r>
    </w:p>
    <w:p w14:paraId="5EB9438F" w14:textId="77777777" w:rsidR="00E01FB9" w:rsidRDefault="00E01FB9"/>
    <w:p w14:paraId="0461A11D" w14:textId="77777777" w:rsidR="00E01FB9" w:rsidRDefault="00E01FB9">
      <w:r>
        <w:rPr>
          <w:u w:val="single"/>
        </w:rPr>
        <w:t>Training</w:t>
      </w:r>
    </w:p>
    <w:p w14:paraId="306E990C" w14:textId="4C75499F" w:rsidR="002B288C" w:rsidRDefault="00E01FB9">
      <w:proofErr w:type="spellStart"/>
      <w:r>
        <w:t>Ch’oe’s</w:t>
      </w:r>
      <w:proofErr w:type="spellEnd"/>
      <w:r>
        <w:t xml:space="preserve"> interest in dance began in 1926 when her brother took her to see a performance by visiting Japanese modern dancer Ishii Baku</w:t>
      </w:r>
      <w:r w:rsidR="00995AA8">
        <w:t xml:space="preserve"> (1886-1962)</w:t>
      </w:r>
      <w:r w:rsidR="00F90191">
        <w:t xml:space="preserve">. </w:t>
      </w:r>
      <w:r w:rsidR="007F0381">
        <w:t>Mesmerized</w:t>
      </w:r>
      <w:r>
        <w:t xml:space="preserve"> by what she saw, </w:t>
      </w:r>
      <w:r w:rsidR="00FD3282">
        <w:t xml:space="preserve">and </w:t>
      </w:r>
      <w:r w:rsidR="002B288C">
        <w:t xml:space="preserve">despite </w:t>
      </w:r>
      <w:r w:rsidR="00FD3282">
        <w:t xml:space="preserve">personal and parental </w:t>
      </w:r>
      <w:r w:rsidR="002B288C">
        <w:t xml:space="preserve">reservations that reflected the </w:t>
      </w:r>
      <w:proofErr w:type="gramStart"/>
      <w:r w:rsidR="008F6FB7">
        <w:t xml:space="preserve">often </w:t>
      </w:r>
      <w:r w:rsidR="005A11F9">
        <w:t>negative</w:t>
      </w:r>
      <w:proofErr w:type="gramEnd"/>
      <w:r w:rsidR="007F0381">
        <w:t xml:space="preserve"> </w:t>
      </w:r>
      <w:r w:rsidR="002B288C">
        <w:t xml:space="preserve">status </w:t>
      </w:r>
      <w:r w:rsidR="005A11F9">
        <w:t>assigned to</w:t>
      </w:r>
      <w:r w:rsidR="002B288C">
        <w:t xml:space="preserve"> </w:t>
      </w:r>
      <w:r w:rsidR="008F6FB7">
        <w:t xml:space="preserve">female </w:t>
      </w:r>
      <w:r w:rsidR="002B288C">
        <w:t>dancers in Korea at the time</w:t>
      </w:r>
      <w:r w:rsidR="00FD3282">
        <w:t>,</w:t>
      </w:r>
      <w:r w:rsidR="002B288C">
        <w:t xml:space="preserve"> her brother encouraged her to pursue </w:t>
      </w:r>
      <w:r w:rsidR="00FD3282">
        <w:t xml:space="preserve">dance </w:t>
      </w:r>
      <w:r w:rsidR="00F90191">
        <w:t xml:space="preserve">studies with Ishii. </w:t>
      </w:r>
      <w:r w:rsidR="00C14DB6">
        <w:t>She followed him to Japan</w:t>
      </w:r>
      <w:r w:rsidR="00E028C6">
        <w:t xml:space="preserve"> and studied with him over a period of eight years.  </w:t>
      </w:r>
      <w:r w:rsidR="002B288C">
        <w:t xml:space="preserve">Although her early training </w:t>
      </w:r>
      <w:r w:rsidR="007F0381" w:rsidRPr="00F90191">
        <w:t>with Ishii</w:t>
      </w:r>
      <w:r w:rsidR="007F0381">
        <w:t xml:space="preserve"> </w:t>
      </w:r>
      <w:r w:rsidR="002B288C">
        <w:t xml:space="preserve">included the </w:t>
      </w:r>
      <w:proofErr w:type="spellStart"/>
      <w:r w:rsidR="002B288C">
        <w:t>Cecchetti</w:t>
      </w:r>
      <w:proofErr w:type="spellEnd"/>
      <w:r w:rsidR="002B288C">
        <w:t xml:space="preserve"> style of ballet, </w:t>
      </w:r>
      <w:proofErr w:type="spellStart"/>
      <w:r w:rsidR="007F0381">
        <w:t>Ch’oe</w:t>
      </w:r>
      <w:proofErr w:type="spellEnd"/>
      <w:r w:rsidR="007F0381">
        <w:t xml:space="preserve"> </w:t>
      </w:r>
      <w:r w:rsidR="002B288C">
        <w:t>focused largely on the modern dance her teacher</w:t>
      </w:r>
      <w:r w:rsidR="002F2190">
        <w:t xml:space="preserve"> had learned</w:t>
      </w:r>
      <w:r w:rsidR="002B288C">
        <w:t xml:space="preserve">, which </w:t>
      </w:r>
      <w:r w:rsidR="002F2190">
        <w:t>was</w:t>
      </w:r>
      <w:r w:rsidR="002B288C">
        <w:t xml:space="preserve"> influenced by the eurhythmics of </w:t>
      </w:r>
      <w:proofErr w:type="spellStart"/>
      <w:r w:rsidR="00963433">
        <w:rPr>
          <w:rFonts w:cs="Times New Roman"/>
        </w:rPr>
        <w:t>É</w:t>
      </w:r>
      <w:r w:rsidR="002B288C">
        <w:t>mil</w:t>
      </w:r>
      <w:r w:rsidR="007F0381">
        <w:t>e</w:t>
      </w:r>
      <w:proofErr w:type="spellEnd"/>
      <w:r w:rsidR="002B288C">
        <w:t xml:space="preserve"> Jaques-Dalcroze and the German expressionist dance of Mary </w:t>
      </w:r>
      <w:proofErr w:type="spellStart"/>
      <w:r w:rsidR="002B288C">
        <w:t>Wigman</w:t>
      </w:r>
      <w:proofErr w:type="spellEnd"/>
      <w:r w:rsidR="002B288C">
        <w:t>.</w:t>
      </w:r>
    </w:p>
    <w:p w14:paraId="1DF22E17" w14:textId="77777777" w:rsidR="002B288C" w:rsidRDefault="002B288C"/>
    <w:p w14:paraId="6EDEDBD4" w14:textId="77777777" w:rsidR="002B288C" w:rsidRDefault="002B288C">
      <w:r>
        <w:t xml:space="preserve">Ishii eventually became concerned with </w:t>
      </w:r>
      <w:proofErr w:type="spellStart"/>
      <w:r>
        <w:t>Ch’oe’s</w:t>
      </w:r>
      <w:proofErr w:type="spellEnd"/>
      <w:r>
        <w:t xml:space="preserve"> rejection of her Korean heritage and suggested that she retu</w:t>
      </w:r>
      <w:r w:rsidR="00F90191">
        <w:t xml:space="preserve">rn to the dances of her roots. </w:t>
      </w:r>
      <w:r>
        <w:t xml:space="preserve">After studying briefly with Han </w:t>
      </w:r>
      <w:proofErr w:type="spellStart"/>
      <w:r>
        <w:t>Sŏng-jun</w:t>
      </w:r>
      <w:proofErr w:type="spellEnd"/>
      <w:r w:rsidR="006463AD">
        <w:t xml:space="preserve"> (1874-1941)</w:t>
      </w:r>
      <w:r>
        <w:t>, a Korean dancer who happened to be in Tokyo and who was beginning to develop a new dance style strong</w:t>
      </w:r>
      <w:r w:rsidR="00C14DB6">
        <w:t>ly rooted in older Korean dances</w:t>
      </w:r>
      <w:r>
        <w:t xml:space="preserve">, she </w:t>
      </w:r>
      <w:r w:rsidR="00FD3282">
        <w:t>went back</w:t>
      </w:r>
      <w:r>
        <w:t xml:space="preserve"> to Korea </w:t>
      </w:r>
      <w:r w:rsidR="005D0ED0" w:rsidRPr="00F90191">
        <w:t xml:space="preserve">in the </w:t>
      </w:r>
      <w:r w:rsidR="00ED5442" w:rsidRPr="00F90191">
        <w:t xml:space="preserve">early </w:t>
      </w:r>
      <w:r w:rsidR="005D0ED0" w:rsidRPr="00F90191">
        <w:t>1930s</w:t>
      </w:r>
      <w:r w:rsidR="005D0ED0">
        <w:rPr>
          <w:color w:val="FF0000"/>
        </w:rPr>
        <w:t xml:space="preserve"> </w:t>
      </w:r>
      <w:r>
        <w:t>to study the</w:t>
      </w:r>
      <w:r w:rsidR="006463AD">
        <w:t>se</w:t>
      </w:r>
      <w:r>
        <w:t xml:space="preserve"> </w:t>
      </w:r>
      <w:r w:rsidR="00C14DB6">
        <w:t>dances</w:t>
      </w:r>
      <w:r w:rsidR="00E028C6">
        <w:t xml:space="preserve"> </w:t>
      </w:r>
      <w:r w:rsidR="00B9643C">
        <w:t>in the country of their origin</w:t>
      </w:r>
      <w:r>
        <w:t>.</w:t>
      </w:r>
    </w:p>
    <w:p w14:paraId="76A44C0C" w14:textId="77777777" w:rsidR="002B288C" w:rsidRDefault="002B288C"/>
    <w:p w14:paraId="18066844" w14:textId="77777777" w:rsidR="002B288C" w:rsidRDefault="002B288C">
      <w:r>
        <w:t xml:space="preserve">During her training and artistic development it is also likely she saw a number of dance companies from other countries that performed in Asia, including </w:t>
      </w:r>
      <w:proofErr w:type="spellStart"/>
      <w:r w:rsidR="00762470">
        <w:t>Denishawn</w:t>
      </w:r>
      <w:proofErr w:type="spellEnd"/>
      <w:r w:rsidR="00F90191">
        <w:t xml:space="preserve">. </w:t>
      </w:r>
      <w:r>
        <w:t xml:space="preserve">And during a 1938-1940 tour of </w:t>
      </w:r>
      <w:r w:rsidR="00DD24DD">
        <w:t>Europe</w:t>
      </w:r>
      <w:r>
        <w:t xml:space="preserve"> and </w:t>
      </w:r>
      <w:r w:rsidR="00DD24DD">
        <w:t xml:space="preserve">North and </w:t>
      </w:r>
      <w:r w:rsidR="00C14DB6">
        <w:t>Latin</w:t>
      </w:r>
      <w:r>
        <w:t xml:space="preserve"> America, she w</w:t>
      </w:r>
      <w:r w:rsidR="00DD24DD">
        <w:t>as</w:t>
      </w:r>
      <w:r>
        <w:t xml:space="preserve"> exposed to a broad array of contemporary dance developments.</w:t>
      </w:r>
    </w:p>
    <w:p w14:paraId="48DAAE94" w14:textId="77777777" w:rsidR="002B288C" w:rsidRDefault="002B288C"/>
    <w:p w14:paraId="08682E40" w14:textId="77777777" w:rsidR="00AF68D9" w:rsidRDefault="00AF68D9">
      <w:r>
        <w:rPr>
          <w:u w:val="single"/>
        </w:rPr>
        <w:t xml:space="preserve">Major contributions to the </w:t>
      </w:r>
      <w:r w:rsidR="00B9643C">
        <w:rPr>
          <w:u w:val="single"/>
        </w:rPr>
        <w:t xml:space="preserve">Field </w:t>
      </w:r>
      <w:r>
        <w:rPr>
          <w:u w:val="single"/>
        </w:rPr>
        <w:t xml:space="preserve">and to </w:t>
      </w:r>
      <w:r w:rsidR="00B9643C">
        <w:rPr>
          <w:u w:val="single"/>
        </w:rPr>
        <w:t>Modernism</w:t>
      </w:r>
    </w:p>
    <w:p w14:paraId="1FC2EF7F" w14:textId="77777777" w:rsidR="00C27E15" w:rsidRDefault="00957A96">
      <w:r>
        <w:t xml:space="preserve">There are two </w:t>
      </w:r>
      <w:r w:rsidR="00B629E7">
        <w:t xml:space="preserve">discernable </w:t>
      </w:r>
      <w:r>
        <w:t xml:space="preserve">strands to </w:t>
      </w:r>
      <w:proofErr w:type="spellStart"/>
      <w:r w:rsidR="00AF68D9">
        <w:t>Ch’oe’s</w:t>
      </w:r>
      <w:proofErr w:type="spellEnd"/>
      <w:r w:rsidR="00AF68D9">
        <w:t xml:space="preserve"> early works</w:t>
      </w:r>
      <w:r>
        <w:t xml:space="preserve">:  an Orientalist thread similar to the kinds of dances of companies such as </w:t>
      </w:r>
      <w:proofErr w:type="spellStart"/>
      <w:r>
        <w:t>Denishawn</w:t>
      </w:r>
      <w:proofErr w:type="spellEnd"/>
      <w:r>
        <w:t xml:space="preserve"> and individuals such as La </w:t>
      </w:r>
      <w:proofErr w:type="spellStart"/>
      <w:r>
        <w:t>Meri</w:t>
      </w:r>
      <w:proofErr w:type="spellEnd"/>
      <w:r>
        <w:t xml:space="preserve"> (Russell Meriwether Hughes</w:t>
      </w:r>
      <w:r w:rsidR="006463AD">
        <w:t>—1898-198</w:t>
      </w:r>
      <w:r w:rsidR="00B9643C">
        <w:t>8</w:t>
      </w:r>
      <w:r>
        <w:t xml:space="preserve">), and an expressionist thread as represented by the dances of Mary </w:t>
      </w:r>
      <w:proofErr w:type="spellStart"/>
      <w:r>
        <w:t>Wigman</w:t>
      </w:r>
      <w:proofErr w:type="spellEnd"/>
      <w:r w:rsidR="006869D1">
        <w:t xml:space="preserve"> (1886-1973)</w:t>
      </w:r>
      <w:r w:rsidR="00F90191">
        <w:t xml:space="preserve">. </w:t>
      </w:r>
      <w:r>
        <w:t xml:space="preserve">Among titles of some of the former are </w:t>
      </w:r>
      <w:r>
        <w:rPr>
          <w:i/>
        </w:rPr>
        <w:t xml:space="preserve">Indian </w:t>
      </w:r>
      <w:r>
        <w:rPr>
          <w:i/>
        </w:rPr>
        <w:lastRenderedPageBreak/>
        <w:t>Dance</w:t>
      </w:r>
      <w:r>
        <w:t xml:space="preserve">, </w:t>
      </w:r>
      <w:r>
        <w:rPr>
          <w:i/>
        </w:rPr>
        <w:t>Love Song of India</w:t>
      </w:r>
      <w:r>
        <w:t xml:space="preserve">, </w:t>
      </w:r>
      <w:r>
        <w:rPr>
          <w:i/>
        </w:rPr>
        <w:t>Landscape of Egypt</w:t>
      </w:r>
      <w:r>
        <w:t xml:space="preserve">, and one of her most popular and frequently-performed dances, </w:t>
      </w:r>
      <w:r>
        <w:rPr>
          <w:i/>
        </w:rPr>
        <w:t>Bodhisattva</w:t>
      </w:r>
      <w:r>
        <w:t>, which appears to have been inspired more by Buddhist figures of India than of Korea</w:t>
      </w:r>
      <w:r w:rsidR="00B629E7">
        <w:t xml:space="preserve">, and bears intriguing resemblances to </w:t>
      </w:r>
      <w:r w:rsidR="005B1B6D">
        <w:t xml:space="preserve">United States dancer </w:t>
      </w:r>
      <w:r w:rsidR="00B629E7">
        <w:t xml:space="preserve">Ruth St. Denis’s </w:t>
      </w:r>
      <w:proofErr w:type="spellStart"/>
      <w:r w:rsidR="00B629E7">
        <w:rPr>
          <w:i/>
        </w:rPr>
        <w:t>Kuan</w:t>
      </w:r>
      <w:proofErr w:type="spellEnd"/>
      <w:r w:rsidR="00B629E7">
        <w:rPr>
          <w:i/>
        </w:rPr>
        <w:t xml:space="preserve"> Yin</w:t>
      </w:r>
      <w:r>
        <w:t>.</w:t>
      </w:r>
      <w:r w:rsidR="00C27E15">
        <w:t xml:space="preserve">  Among the </w:t>
      </w:r>
      <w:r w:rsidR="00B9643C">
        <w:t xml:space="preserve">dances that parallel the expressionist aesthetic of </w:t>
      </w:r>
      <w:proofErr w:type="spellStart"/>
      <w:r w:rsidR="00B9643C">
        <w:t>Wigman</w:t>
      </w:r>
      <w:proofErr w:type="spellEnd"/>
      <w:r w:rsidR="00B9643C">
        <w:t xml:space="preserve"> </w:t>
      </w:r>
      <w:r w:rsidR="00C27E15">
        <w:t xml:space="preserve">are </w:t>
      </w:r>
      <w:proofErr w:type="spellStart"/>
      <w:r w:rsidR="00C27E15">
        <w:rPr>
          <w:i/>
        </w:rPr>
        <w:t>Étude</w:t>
      </w:r>
      <w:proofErr w:type="spellEnd"/>
      <w:r w:rsidR="00C27E15">
        <w:t xml:space="preserve">, </w:t>
      </w:r>
      <w:r w:rsidR="00C27E15">
        <w:rPr>
          <w:i/>
        </w:rPr>
        <w:t>Lyric Poem</w:t>
      </w:r>
      <w:r w:rsidR="00C27E15">
        <w:t xml:space="preserve">, and </w:t>
      </w:r>
      <w:r w:rsidR="00C27E15">
        <w:rPr>
          <w:i/>
        </w:rPr>
        <w:t>With No Path to Follow</w:t>
      </w:r>
      <w:r w:rsidR="00F90191">
        <w:t xml:space="preserve">. </w:t>
      </w:r>
      <w:r w:rsidR="00C27E15">
        <w:t xml:space="preserve">The </w:t>
      </w:r>
      <w:r w:rsidR="002F1708">
        <w:t>last</w:t>
      </w:r>
      <w:r w:rsidR="00C27E15">
        <w:t>, as represented in photographs and verbal descriptions, includ</w:t>
      </w:r>
      <w:r w:rsidR="00B629E7">
        <w:t>ed</w:t>
      </w:r>
      <w:r w:rsidR="00C27E15">
        <w:t xml:space="preserve"> angular and tension-filled position</w:t>
      </w:r>
      <w:r w:rsidR="00B629E7">
        <w:t>s</w:t>
      </w:r>
      <w:r w:rsidR="00F90191">
        <w:t>,</w:t>
      </w:r>
      <w:r w:rsidR="00964F7D">
        <w:t xml:space="preserve"> </w:t>
      </w:r>
      <w:r w:rsidR="00B629E7">
        <w:t>a</w:t>
      </w:r>
      <w:r w:rsidR="00C27E15">
        <w:t xml:space="preserve"> bla</w:t>
      </w:r>
      <w:r w:rsidR="00964F7D">
        <w:t>ck costume revealing a bare mid</w:t>
      </w:r>
      <w:r w:rsidR="00C27E15">
        <w:t xml:space="preserve">riff </w:t>
      </w:r>
      <w:r w:rsidR="00F90191">
        <w:t>and bare arms, legs, and feet,</w:t>
      </w:r>
      <w:r w:rsidR="008E4E51">
        <w:t xml:space="preserve"> </w:t>
      </w:r>
      <w:r w:rsidR="00C27E15">
        <w:t>emotion-filled facial expression</w:t>
      </w:r>
      <w:r w:rsidR="00B629E7">
        <w:t>s</w:t>
      </w:r>
      <w:r w:rsidR="00F90191">
        <w:t xml:space="preserve">, </w:t>
      </w:r>
      <w:r w:rsidR="002F1708">
        <w:t xml:space="preserve">and </w:t>
      </w:r>
      <w:r w:rsidR="00C27E15">
        <w:t>short, bobbed hair</w:t>
      </w:r>
      <w:r w:rsidR="002F1708">
        <w:t>, all</w:t>
      </w:r>
      <w:r w:rsidR="00C27E15">
        <w:t xml:space="preserve"> suggestive of some of the westernizing trends in dance and other areas of life in Japan and Korea</w:t>
      </w:r>
      <w:r w:rsidR="00E028C6">
        <w:t xml:space="preserve"> at the time</w:t>
      </w:r>
      <w:r w:rsidR="00C27E15">
        <w:t>, including assertive feminist attitudes.</w:t>
      </w:r>
    </w:p>
    <w:p w14:paraId="146A8EFD" w14:textId="77777777" w:rsidR="00C27E15" w:rsidRDefault="00C27E15"/>
    <w:p w14:paraId="56FC4E0F" w14:textId="77777777" w:rsidR="00E06259" w:rsidRDefault="00E06259">
      <w:r>
        <w:t xml:space="preserve">When Ishii urged </w:t>
      </w:r>
      <w:proofErr w:type="spellStart"/>
      <w:r>
        <w:t>Ch’oe</w:t>
      </w:r>
      <w:proofErr w:type="spellEnd"/>
      <w:r>
        <w:t xml:space="preserve"> to return to Korean dance, </w:t>
      </w:r>
      <w:r w:rsidR="00B76B86">
        <w:t>she</w:t>
      </w:r>
      <w:r>
        <w:t xml:space="preserve"> began to</w:t>
      </w:r>
      <w:r w:rsidR="00610586">
        <w:t xml:space="preserve"> </w:t>
      </w:r>
      <w:r>
        <w:t>abandon</w:t>
      </w:r>
      <w:r w:rsidR="00957A96">
        <w:t xml:space="preserve"> the outward manifestation of many of these early influences</w:t>
      </w:r>
      <w:r w:rsidR="00681CA4">
        <w:rPr>
          <w:color w:val="FF0000"/>
        </w:rPr>
        <w:t xml:space="preserve"> </w:t>
      </w:r>
      <w:r w:rsidR="00681CA4" w:rsidRPr="00F90191">
        <w:t>and seek a way to modernize the dances of her own heritage</w:t>
      </w:r>
      <w:r w:rsidR="00F90191">
        <w:t xml:space="preserve">. </w:t>
      </w:r>
      <w:r w:rsidR="00681CA4" w:rsidRPr="00F90191">
        <w:t>However,</w:t>
      </w:r>
      <w:r w:rsidR="00957A96">
        <w:t xml:space="preserve"> the underlying philosoph</w:t>
      </w:r>
      <w:r>
        <w:t>y</w:t>
      </w:r>
      <w:r w:rsidR="00957A96">
        <w:t xml:space="preserve"> of her earliest engagements with dance</w:t>
      </w:r>
      <w:r w:rsidR="00610586">
        <w:t xml:space="preserve"> fostered </w:t>
      </w:r>
      <w:r w:rsidR="00B76B86">
        <w:t xml:space="preserve">a </w:t>
      </w:r>
      <w:r w:rsidR="00610586">
        <w:t xml:space="preserve">freedom of the </w:t>
      </w:r>
      <w:r w:rsidR="00B76B86">
        <w:t xml:space="preserve">body and </w:t>
      </w:r>
      <w:r w:rsidR="00681CA4" w:rsidRPr="00F90191">
        <w:t>a concern with</w:t>
      </w:r>
      <w:r w:rsidR="00681CA4">
        <w:rPr>
          <w:color w:val="FF0000"/>
        </w:rPr>
        <w:t xml:space="preserve"> </w:t>
      </w:r>
      <w:r w:rsidR="00B76B86">
        <w:t xml:space="preserve">individual expression that </w:t>
      </w:r>
      <w:r>
        <w:t>likely</w:t>
      </w:r>
      <w:r w:rsidR="00957A96">
        <w:t xml:space="preserve"> </w:t>
      </w:r>
      <w:r w:rsidR="00B76B86">
        <w:t>gave</w:t>
      </w:r>
      <w:r w:rsidR="00957A96">
        <w:t xml:space="preserve"> </w:t>
      </w:r>
      <w:proofErr w:type="spellStart"/>
      <w:r w:rsidR="00957A96">
        <w:t>Ch’oe</w:t>
      </w:r>
      <w:proofErr w:type="spellEnd"/>
      <w:r w:rsidR="00957A96">
        <w:t xml:space="preserve"> permission to develop </w:t>
      </w:r>
      <w:r w:rsidR="002F1708">
        <w:t>artistically in the way she did and</w:t>
      </w:r>
      <w:r w:rsidR="00957A96">
        <w:t xml:space="preserve"> </w:t>
      </w:r>
      <w:r w:rsidR="00B76B86">
        <w:t>led</w:t>
      </w:r>
      <w:r w:rsidR="00610586">
        <w:t xml:space="preserve"> to</w:t>
      </w:r>
      <w:r w:rsidR="00957A96">
        <w:t xml:space="preserve"> her changing embodiment of </w:t>
      </w:r>
      <w:r w:rsidR="00610586">
        <w:t xml:space="preserve">a </w:t>
      </w:r>
      <w:r w:rsidR="00957A96">
        <w:t xml:space="preserve">Korean </w:t>
      </w:r>
      <w:r w:rsidR="00610586">
        <w:t xml:space="preserve">sense of </w:t>
      </w:r>
      <w:r w:rsidR="00957A96">
        <w:t>modernity during the 1920s and 1930s.</w:t>
      </w:r>
    </w:p>
    <w:p w14:paraId="284B8099" w14:textId="77777777" w:rsidR="00E06259" w:rsidRDefault="00E06259"/>
    <w:p w14:paraId="73913DAD" w14:textId="73DB5A03" w:rsidR="002F3E90" w:rsidRDefault="00E06259">
      <w:r>
        <w:t xml:space="preserve">Her artistic philosophy became anchored in </w:t>
      </w:r>
      <w:r w:rsidR="00B76B86">
        <w:t xml:space="preserve">a self-described concern with </w:t>
      </w:r>
      <w:r>
        <w:t>creating something that was distinctively Korean but that al</w:t>
      </w:r>
      <w:r w:rsidR="00DC7399">
        <w:t>so reflected contemporary times—times that were strongly influenced by the modernity evolving in the wes</w:t>
      </w:r>
      <w:r w:rsidR="00F90191">
        <w:t xml:space="preserve">tern world. </w:t>
      </w:r>
      <w:r w:rsidR="00DC7399">
        <w:t xml:space="preserve">Thus, she turned to finding ways to adapt older Korean dances, or to create new ones that were in some way influenced by them, </w:t>
      </w:r>
      <w:r w:rsidR="00F0730A">
        <w:t>contributing to the evolution of</w:t>
      </w:r>
      <w:r w:rsidR="00DC7399">
        <w:t xml:space="preserve"> iconic </w:t>
      </w:r>
      <w:r w:rsidR="00F56474" w:rsidRPr="00F90191">
        <w:t>new</w:t>
      </w:r>
      <w:r w:rsidR="00F56474">
        <w:rPr>
          <w:color w:val="FF0000"/>
        </w:rPr>
        <w:t xml:space="preserve"> </w:t>
      </w:r>
      <w:r w:rsidR="00DC7399">
        <w:t>Korean dances</w:t>
      </w:r>
      <w:r w:rsidR="00D62A2B">
        <w:t xml:space="preserve">. Her </w:t>
      </w:r>
      <w:r w:rsidR="00DC7399">
        <w:rPr>
          <w:i/>
        </w:rPr>
        <w:t>Monk’s Dance</w:t>
      </w:r>
      <w:r w:rsidR="00D62A2B">
        <w:t xml:space="preserve"> was based on a Buddhist temple dance in which monks played a large drum</w:t>
      </w:r>
      <w:proofErr w:type="gramStart"/>
      <w:r w:rsidR="00D62A2B">
        <w:t xml:space="preserve">; </w:t>
      </w:r>
      <w:r w:rsidR="00DC7399">
        <w:t xml:space="preserve"> </w:t>
      </w:r>
      <w:r w:rsidR="00D62A2B">
        <w:t>in</w:t>
      </w:r>
      <w:proofErr w:type="gramEnd"/>
      <w:r w:rsidR="00D62A2B">
        <w:t xml:space="preserve"> </w:t>
      </w:r>
      <w:r w:rsidR="00DC7399">
        <w:rPr>
          <w:i/>
        </w:rPr>
        <w:t>Fortune Teller’s Dance</w:t>
      </w:r>
      <w:r w:rsidR="00D62A2B">
        <w:t xml:space="preserve"> she used implements </w:t>
      </w:r>
      <w:r w:rsidR="005F0412">
        <w:t xml:space="preserve">and costuming suggestive </w:t>
      </w:r>
      <w:r w:rsidR="00D62A2B">
        <w:t xml:space="preserve">of </w:t>
      </w:r>
      <w:r w:rsidR="005F0412">
        <w:t xml:space="preserve">those used by </w:t>
      </w:r>
      <w:r w:rsidR="00D62A2B">
        <w:t>shaman</w:t>
      </w:r>
      <w:r w:rsidR="005F0412">
        <w:t>s in</w:t>
      </w:r>
      <w:r w:rsidR="00D62A2B">
        <w:t xml:space="preserve"> ritual practices; </w:t>
      </w:r>
      <w:r w:rsidR="00DC7399">
        <w:t xml:space="preserve"> and</w:t>
      </w:r>
      <w:r w:rsidR="005F0412">
        <w:t xml:space="preserve"> in</w:t>
      </w:r>
      <w:r w:rsidR="00DC7399">
        <w:t xml:space="preserve"> </w:t>
      </w:r>
      <w:r w:rsidR="00DC7399">
        <w:rPr>
          <w:i/>
        </w:rPr>
        <w:t>Drum Dance</w:t>
      </w:r>
      <w:r w:rsidR="00D62A2B">
        <w:t xml:space="preserve"> </w:t>
      </w:r>
      <w:r w:rsidR="005F0412">
        <w:t xml:space="preserve">she </w:t>
      </w:r>
      <w:r w:rsidR="00D62A2B">
        <w:t xml:space="preserve">borrowed the large hour-glass drum used </w:t>
      </w:r>
      <w:r w:rsidR="005F0412">
        <w:t>by</w:t>
      </w:r>
      <w:r w:rsidR="00D62A2B">
        <w:t xml:space="preserve"> men in performing traditions related to agricultural activities</w:t>
      </w:r>
      <w:r w:rsidR="00DC7399">
        <w:t>.</w:t>
      </w:r>
    </w:p>
    <w:p w14:paraId="25F81CB8" w14:textId="77777777" w:rsidR="002F3E90" w:rsidRDefault="002F3E90"/>
    <w:p w14:paraId="3A7296E3" w14:textId="77777777" w:rsidR="004431F5" w:rsidRDefault="004431F5">
      <w:r>
        <w:rPr>
          <w:u w:val="single"/>
        </w:rPr>
        <w:t>Legacy</w:t>
      </w:r>
    </w:p>
    <w:p w14:paraId="59134659" w14:textId="190021F8" w:rsidR="00E028C6" w:rsidRDefault="009F3E3D">
      <w:proofErr w:type="spellStart"/>
      <w:r>
        <w:t>Ch’oe’s</w:t>
      </w:r>
      <w:proofErr w:type="spellEnd"/>
      <w:r>
        <w:t xml:space="preserve"> reputation sometimes overshadows related contributions of such other Korean dancers as Han </w:t>
      </w:r>
      <w:proofErr w:type="spellStart"/>
      <w:r>
        <w:t>Sŏng-jun</w:t>
      </w:r>
      <w:proofErr w:type="spellEnd"/>
      <w:r>
        <w:t xml:space="preserve">, Cho </w:t>
      </w:r>
      <w:proofErr w:type="spellStart"/>
      <w:r>
        <w:t>Taek-wŏn</w:t>
      </w:r>
      <w:proofErr w:type="spellEnd"/>
      <w:r>
        <w:t xml:space="preserve"> (1907-1976), </w:t>
      </w:r>
      <w:proofErr w:type="spellStart"/>
      <w:r>
        <w:t>Pae</w:t>
      </w:r>
      <w:proofErr w:type="spellEnd"/>
      <w:r>
        <w:t xml:space="preserve"> Ku-</w:t>
      </w:r>
      <w:proofErr w:type="spellStart"/>
      <w:r>
        <w:t>ja</w:t>
      </w:r>
      <w:proofErr w:type="spellEnd"/>
      <w:r>
        <w:t xml:space="preserve"> (1908-2003), Kim </w:t>
      </w:r>
      <w:proofErr w:type="spellStart"/>
      <w:r>
        <w:t>Ch’ŏn-hŭng</w:t>
      </w:r>
      <w:proofErr w:type="spellEnd"/>
      <w:r>
        <w:t xml:space="preserve"> (1909-2007)</w:t>
      </w:r>
      <w:r w:rsidR="00C159BE">
        <w:t>,</w:t>
      </w:r>
      <w:r>
        <w:t xml:space="preserve"> Han </w:t>
      </w:r>
      <w:proofErr w:type="spellStart"/>
      <w:r>
        <w:t>Yŏng-suk</w:t>
      </w:r>
      <w:proofErr w:type="spellEnd"/>
      <w:r>
        <w:t xml:space="preserve"> (</w:t>
      </w:r>
      <w:r w:rsidRPr="006672B7">
        <w:t>1920-1989</w:t>
      </w:r>
      <w:r>
        <w:t xml:space="preserve">), </w:t>
      </w:r>
      <w:proofErr w:type="spellStart"/>
      <w:r>
        <w:t>Pae</w:t>
      </w:r>
      <w:proofErr w:type="spellEnd"/>
      <w:r>
        <w:t xml:space="preserve"> Ha-la (</w:t>
      </w:r>
      <w:proofErr w:type="spellStart"/>
      <w:r>
        <w:t>Halla</w:t>
      </w:r>
      <w:proofErr w:type="spellEnd"/>
      <w:r>
        <w:t xml:space="preserve"> </w:t>
      </w:r>
      <w:proofErr w:type="spellStart"/>
      <w:r>
        <w:t>Huhm</w:t>
      </w:r>
      <w:proofErr w:type="spellEnd"/>
      <w:r>
        <w:t xml:space="preserve">; 1922-1994), Kim </w:t>
      </w:r>
      <w:proofErr w:type="spellStart"/>
      <w:r>
        <w:t>Paek</w:t>
      </w:r>
      <w:proofErr w:type="spellEnd"/>
      <w:r>
        <w:t>-pong (</w:t>
      </w:r>
      <w:r w:rsidRPr="006672B7">
        <w:t xml:space="preserve">1927- </w:t>
      </w:r>
      <w:r>
        <w:t xml:space="preserve">), </w:t>
      </w:r>
      <w:r w:rsidRPr="006672B7">
        <w:t xml:space="preserve">and </w:t>
      </w:r>
      <w:r>
        <w:t>Yi Mae-bang (</w:t>
      </w:r>
      <w:r w:rsidRPr="006672B7">
        <w:t>1927-</w:t>
      </w:r>
      <w:r w:rsidR="00F90191">
        <w:t xml:space="preserve"> ). </w:t>
      </w:r>
      <w:r w:rsidR="008F6FB7">
        <w:t>She was frequently placed her in the limelight by t</w:t>
      </w:r>
      <w:r>
        <w:t xml:space="preserve">he political involvements of her </w:t>
      </w:r>
      <w:r w:rsidR="00866DC0">
        <w:t xml:space="preserve">socialist </w:t>
      </w:r>
      <w:r>
        <w:t xml:space="preserve">husband (An </w:t>
      </w:r>
      <w:proofErr w:type="spellStart"/>
      <w:r>
        <w:t>Mak</w:t>
      </w:r>
      <w:proofErr w:type="spellEnd"/>
      <w:r w:rsidR="00D37DA8">
        <w:t xml:space="preserve"> [An </w:t>
      </w:r>
      <w:proofErr w:type="spellStart"/>
      <w:r w:rsidR="00D37DA8">
        <w:t>Pil</w:t>
      </w:r>
      <w:proofErr w:type="spellEnd"/>
      <w:r w:rsidR="00D37DA8">
        <w:t xml:space="preserve"> </w:t>
      </w:r>
      <w:proofErr w:type="spellStart"/>
      <w:r w:rsidR="00D37DA8">
        <w:t>Sŭng</w:t>
      </w:r>
      <w:proofErr w:type="spellEnd"/>
      <w:r w:rsidR="00D37DA8">
        <w:t>]</w:t>
      </w:r>
      <w:r w:rsidR="00E80FDC">
        <w:t>, 1910-1955</w:t>
      </w:r>
      <w:r w:rsidR="00D41D5B">
        <w:t>)</w:t>
      </w:r>
      <w:r w:rsidR="00995AA8">
        <w:t xml:space="preserve">, who played a major role in her </w:t>
      </w:r>
      <w:r w:rsidR="003F3BA2">
        <w:t>career</w:t>
      </w:r>
      <w:r w:rsidR="00995AA8">
        <w:t xml:space="preserve"> and accompanied her on her tour abroad</w:t>
      </w:r>
      <w:r w:rsidR="008F6FB7">
        <w:t xml:space="preserve">; </w:t>
      </w:r>
      <w:r w:rsidR="00D41D5B">
        <w:t xml:space="preserve">the permission granted to her to perform </w:t>
      </w:r>
      <w:r w:rsidR="00C20FF1">
        <w:t>in w</w:t>
      </w:r>
      <w:r w:rsidR="00D41D5B">
        <w:t xml:space="preserve">estern countries during </w:t>
      </w:r>
      <w:r w:rsidR="003F3BA2">
        <w:t xml:space="preserve">the </w:t>
      </w:r>
      <w:r w:rsidR="00D41D5B">
        <w:t>politically heated times</w:t>
      </w:r>
      <w:r w:rsidR="003F3BA2">
        <w:t xml:space="preserve"> of the Japanese occupation</w:t>
      </w:r>
      <w:r w:rsidR="008F6FB7">
        <w:t xml:space="preserve">; </w:t>
      </w:r>
      <w:r w:rsidR="003F3BA2">
        <w:t>and the ado</w:t>
      </w:r>
      <w:r w:rsidR="00D41D5B">
        <w:t xml:space="preserve">ration given her by both some influential Korean and Japanese </w:t>
      </w:r>
      <w:r w:rsidR="007F0814">
        <w:t>people based on her performing ability and her continually referenced beauty and representation of modern womanhood</w:t>
      </w:r>
      <w:r w:rsidR="00D41D5B">
        <w:t>.</w:t>
      </w:r>
      <w:r w:rsidR="00F90191">
        <w:t xml:space="preserve"> </w:t>
      </w:r>
      <w:r w:rsidR="00864004">
        <w:t xml:space="preserve">As a </w:t>
      </w:r>
      <w:r w:rsidR="005738FC">
        <w:t>‘</w:t>
      </w:r>
      <w:r w:rsidR="0079191A">
        <w:t>new</w:t>
      </w:r>
      <w:r w:rsidR="00864004">
        <w:t xml:space="preserve"> woman</w:t>
      </w:r>
      <w:r w:rsidR="005738FC">
        <w:t xml:space="preserve">’ </w:t>
      </w:r>
      <w:r w:rsidR="0079191A">
        <w:t>(</w:t>
      </w:r>
      <w:r w:rsidR="0079191A" w:rsidRPr="0079191A">
        <w:rPr>
          <w:i/>
        </w:rPr>
        <w:t xml:space="preserve">shin </w:t>
      </w:r>
      <w:proofErr w:type="spellStart"/>
      <w:r w:rsidR="0079191A" w:rsidRPr="0079191A">
        <w:rPr>
          <w:i/>
        </w:rPr>
        <w:t>yŏja</w:t>
      </w:r>
      <w:proofErr w:type="spellEnd"/>
      <w:r w:rsidR="0079191A">
        <w:t>)</w:t>
      </w:r>
      <w:r w:rsidR="00864004">
        <w:t xml:space="preserve"> sporting a bobbed haircut and western-style clothing, </w:t>
      </w:r>
      <w:r w:rsidR="00864004" w:rsidRPr="00F90191">
        <w:t xml:space="preserve">she </w:t>
      </w:r>
      <w:r w:rsidR="005230DF" w:rsidRPr="00F90191">
        <w:t xml:space="preserve">acquired celebrity status, </w:t>
      </w:r>
      <w:r w:rsidR="00640053" w:rsidRPr="00F90191">
        <w:t>even</w:t>
      </w:r>
      <w:r w:rsidR="00640053">
        <w:rPr>
          <w:color w:val="FF0000"/>
        </w:rPr>
        <w:t xml:space="preserve"> </w:t>
      </w:r>
      <w:r w:rsidR="005230DF" w:rsidRPr="00F90191">
        <w:t>appearing</w:t>
      </w:r>
      <w:r w:rsidR="00864004">
        <w:t xml:space="preserve"> in advertisements for such things as st</w:t>
      </w:r>
      <w:r w:rsidR="00F90191">
        <w:t xml:space="preserve">ationery, make-up, and snacks. </w:t>
      </w:r>
      <w:r w:rsidR="007D6B06">
        <w:t xml:space="preserve">She was likely one of the first Korean dancers to perform in the West, and the dances for which she became most widely </w:t>
      </w:r>
      <w:r w:rsidR="00E028C6">
        <w:t xml:space="preserve">known were described by Koreans </w:t>
      </w:r>
      <w:r w:rsidR="007D6B06">
        <w:t>as new dance (</w:t>
      </w:r>
      <w:r w:rsidR="007D6B06">
        <w:rPr>
          <w:i/>
        </w:rPr>
        <w:t xml:space="preserve">shin </w:t>
      </w:r>
      <w:proofErr w:type="spellStart"/>
      <w:r w:rsidR="007D6B06">
        <w:rPr>
          <w:i/>
        </w:rPr>
        <w:t>muyong</w:t>
      </w:r>
      <w:proofErr w:type="spellEnd"/>
      <w:r w:rsidR="007D6B06">
        <w:t>)</w:t>
      </w:r>
      <w:r w:rsidR="008A2EF1">
        <w:t xml:space="preserve">—dances that departed from </w:t>
      </w:r>
      <w:r w:rsidR="005230DF" w:rsidRPr="00F90191">
        <w:t>older</w:t>
      </w:r>
      <w:r w:rsidR="005230DF">
        <w:rPr>
          <w:color w:val="FF0000"/>
        </w:rPr>
        <w:t xml:space="preserve"> </w:t>
      </w:r>
      <w:r w:rsidR="005230DF">
        <w:t>practices of</w:t>
      </w:r>
      <w:r w:rsidR="008A2EF1">
        <w:t xml:space="preserve"> her own heritage, but that had a distinctively Korean stamp, and that clung to the modern dance genre’s philosophy of indi</w:t>
      </w:r>
      <w:r w:rsidR="00E028C6">
        <w:t>viduality and experimentation.</w:t>
      </w:r>
    </w:p>
    <w:p w14:paraId="537EB3E6" w14:textId="77777777" w:rsidR="00E028C6" w:rsidRDefault="00E028C6"/>
    <w:p w14:paraId="3EC86A27" w14:textId="77777777" w:rsidR="00E01FB9" w:rsidRPr="007D6B06" w:rsidRDefault="008A2EF1">
      <w:r>
        <w:t xml:space="preserve">Throughout her career she embodied—and performed—the multi-faceted nature of what constituted </w:t>
      </w:r>
      <w:r w:rsidR="005230DF" w:rsidRPr="00F90191">
        <w:t>the modernizing endeavor</w:t>
      </w:r>
      <w:r>
        <w:t xml:space="preserve"> in dance in many places across the globe in the</w:t>
      </w:r>
      <w:r w:rsidR="00AA0623">
        <w:t xml:space="preserve"> early to</w:t>
      </w:r>
      <w:r>
        <w:t xml:space="preserve"> mid-</w:t>
      </w:r>
      <w:r w:rsidR="005738FC">
        <w:t xml:space="preserve">twentieth </w:t>
      </w:r>
      <w:r w:rsidR="00F90191">
        <w:t xml:space="preserve">century. </w:t>
      </w:r>
      <w:r>
        <w:t xml:space="preserve">Ultimately she developed what </w:t>
      </w:r>
      <w:r w:rsidRPr="005C33BF">
        <w:rPr>
          <w:i/>
        </w:rPr>
        <w:t>she</w:t>
      </w:r>
      <w:r>
        <w:t xml:space="preserve"> considered a uniquely Korean version of that modernity.</w:t>
      </w:r>
      <w:r w:rsidR="00F90191">
        <w:t xml:space="preserve"> </w:t>
      </w:r>
      <w:r w:rsidR="005230DF" w:rsidRPr="00F90191">
        <w:t>I</w:t>
      </w:r>
      <w:r w:rsidR="003F3BA2">
        <w:t>n the mid-</w:t>
      </w:r>
      <w:r w:rsidR="00995AA8">
        <w:t>1940s</w:t>
      </w:r>
      <w:r w:rsidR="005230DF">
        <w:t xml:space="preserve"> </w:t>
      </w:r>
      <w:r w:rsidR="005230DF" w:rsidRPr="00F90191">
        <w:t xml:space="preserve">she, her husband, and children, fled to North Korea because of their political beliefs and </w:t>
      </w:r>
      <w:r w:rsidR="00F90191">
        <w:t xml:space="preserve">purported pro-Japanese stance. </w:t>
      </w:r>
      <w:r w:rsidR="0094214D" w:rsidRPr="00F90191">
        <w:t>S</w:t>
      </w:r>
      <w:r w:rsidR="005230DF" w:rsidRPr="00F90191">
        <w:t xml:space="preserve">he and her </w:t>
      </w:r>
      <w:r w:rsidR="005738FC">
        <w:t>choreography</w:t>
      </w:r>
      <w:r w:rsidR="005738FC" w:rsidRPr="00F90191">
        <w:t xml:space="preserve"> </w:t>
      </w:r>
      <w:r w:rsidR="005230DF" w:rsidRPr="00F90191">
        <w:t>became</w:t>
      </w:r>
      <w:r w:rsidR="0094214D" w:rsidRPr="00F90191">
        <w:t xml:space="preserve"> so</w:t>
      </w:r>
      <w:r w:rsidR="00995AA8">
        <w:t xml:space="preserve"> highly </w:t>
      </w:r>
      <w:proofErr w:type="spellStart"/>
      <w:r w:rsidR="00995AA8">
        <w:t>favo</w:t>
      </w:r>
      <w:r w:rsidR="005A11F9">
        <w:t>u</w:t>
      </w:r>
      <w:r w:rsidR="00995AA8">
        <w:t>red</w:t>
      </w:r>
      <w:proofErr w:type="spellEnd"/>
      <w:r w:rsidR="00995AA8">
        <w:t xml:space="preserve"> </w:t>
      </w:r>
      <w:r w:rsidR="0094214D" w:rsidRPr="00F90191">
        <w:t>there</w:t>
      </w:r>
      <w:r w:rsidR="0094214D">
        <w:rPr>
          <w:color w:val="FF0000"/>
        </w:rPr>
        <w:t xml:space="preserve"> </w:t>
      </w:r>
      <w:r w:rsidR="00995AA8">
        <w:t>that the</w:t>
      </w:r>
      <w:r w:rsidR="0094214D">
        <w:rPr>
          <w:color w:val="FF0000"/>
        </w:rPr>
        <w:t xml:space="preserve"> </w:t>
      </w:r>
      <w:r w:rsidR="00995AA8">
        <w:t xml:space="preserve">government established a major training academy for her, </w:t>
      </w:r>
      <w:r w:rsidR="005230DF" w:rsidRPr="00F90191">
        <w:t>and her</w:t>
      </w:r>
      <w:r w:rsidR="0094214D" w:rsidRPr="00F90191">
        <w:t xml:space="preserve"> subsequent</w:t>
      </w:r>
      <w:r w:rsidR="00995AA8">
        <w:t xml:space="preserve"> impact </w:t>
      </w:r>
      <w:r w:rsidR="005230DF" w:rsidRPr="00F90191">
        <w:t>contributed to</w:t>
      </w:r>
      <w:r w:rsidR="00995AA8">
        <w:t xml:space="preserve"> the development of dramatic danced-stories </w:t>
      </w:r>
      <w:r w:rsidR="001512B9">
        <w:t xml:space="preserve">(e.g., </w:t>
      </w:r>
      <w:r w:rsidR="001512B9">
        <w:rPr>
          <w:i/>
        </w:rPr>
        <w:t>Song of Liberation</w:t>
      </w:r>
      <w:r w:rsidR="0014150C">
        <w:t xml:space="preserve"> and </w:t>
      </w:r>
      <w:r w:rsidR="0014150C">
        <w:rPr>
          <w:i/>
        </w:rPr>
        <w:t xml:space="preserve">Tale of </w:t>
      </w:r>
      <w:proofErr w:type="spellStart"/>
      <w:r w:rsidR="0014150C">
        <w:rPr>
          <w:i/>
        </w:rPr>
        <w:t>Sado</w:t>
      </w:r>
      <w:proofErr w:type="spellEnd"/>
      <w:r w:rsidR="0014150C">
        <w:rPr>
          <w:i/>
        </w:rPr>
        <w:t xml:space="preserve"> Fortress</w:t>
      </w:r>
      <w:r w:rsidR="001512B9">
        <w:t xml:space="preserve">) </w:t>
      </w:r>
      <w:r w:rsidR="00995AA8">
        <w:t xml:space="preserve">and mass performances that have since become the hallmark of North </w:t>
      </w:r>
      <w:r w:rsidR="00995AA8" w:rsidRPr="00F90191">
        <w:t>Korea</w:t>
      </w:r>
      <w:r w:rsidR="0094214D" w:rsidRPr="00F90191">
        <w:t>n dance</w:t>
      </w:r>
      <w:r w:rsidR="00995AA8">
        <w:t>.</w:t>
      </w:r>
      <w:r w:rsidR="00F90191">
        <w:t xml:space="preserve"> </w:t>
      </w:r>
      <w:r w:rsidR="00E35F13">
        <w:t xml:space="preserve">During travels to China </w:t>
      </w:r>
      <w:r w:rsidR="003F3BA2">
        <w:t xml:space="preserve">she </w:t>
      </w:r>
      <w:r w:rsidR="00E35F13">
        <w:t xml:space="preserve">worked with Chinese Opera performer Mei </w:t>
      </w:r>
      <w:proofErr w:type="spellStart"/>
      <w:r w:rsidR="00E35F13">
        <w:t>Lan</w:t>
      </w:r>
      <w:proofErr w:type="spellEnd"/>
      <w:r w:rsidR="00E35F13">
        <w:t xml:space="preserve">-fang, leading to cross-influences between both </w:t>
      </w:r>
      <w:r w:rsidR="003F3BA2">
        <w:t xml:space="preserve">of </w:t>
      </w:r>
      <w:r w:rsidR="00E35F13">
        <w:t>these individuals and</w:t>
      </w:r>
      <w:r w:rsidR="00F90191">
        <w:t xml:space="preserve"> the art forms they practiced. </w:t>
      </w:r>
      <w:r w:rsidR="00352DCD">
        <w:t xml:space="preserve">Having once been written out of dance history in South Korea because of her assumed leftist political engagements, and </w:t>
      </w:r>
      <w:r w:rsidR="00F05854">
        <w:t xml:space="preserve">eventually </w:t>
      </w:r>
      <w:r w:rsidR="00352DCD">
        <w:t xml:space="preserve">fallen out of governmental </w:t>
      </w:r>
      <w:proofErr w:type="spellStart"/>
      <w:r w:rsidR="00352DCD">
        <w:t>favo</w:t>
      </w:r>
      <w:r w:rsidR="005A11F9">
        <w:t>u</w:t>
      </w:r>
      <w:r w:rsidR="00352DCD">
        <w:t>r</w:t>
      </w:r>
      <w:proofErr w:type="spellEnd"/>
      <w:r w:rsidR="00352DCD">
        <w:t xml:space="preserve"> in North Korea, she has since been reinstated by the governments of both </w:t>
      </w:r>
      <w:r w:rsidR="00E028C6">
        <w:t>parts</w:t>
      </w:r>
      <w:r w:rsidR="00352DCD">
        <w:t xml:space="preserve"> of the peninsula, where her influence on dance</w:t>
      </w:r>
      <w:r w:rsidR="00835F2E">
        <w:t>s</w:t>
      </w:r>
      <w:r w:rsidR="00352DCD">
        <w:t xml:space="preserve"> </w:t>
      </w:r>
      <w:r w:rsidR="00835F2E">
        <w:t>representing Korea continues to be seen</w:t>
      </w:r>
      <w:r w:rsidR="00352DCD">
        <w:t>.</w:t>
      </w:r>
    </w:p>
    <w:p w14:paraId="299D2DB7" w14:textId="77777777" w:rsidR="00EA375C" w:rsidRDefault="00EA375C"/>
    <w:p w14:paraId="0DEF8D44" w14:textId="77777777" w:rsidR="00E5456A" w:rsidRDefault="00EA375C">
      <w:r>
        <w:rPr>
          <w:b/>
        </w:rPr>
        <w:t xml:space="preserve">List of </w:t>
      </w:r>
      <w:r w:rsidR="00E63E2B">
        <w:rPr>
          <w:b/>
        </w:rPr>
        <w:t xml:space="preserve">Selected </w:t>
      </w:r>
      <w:r>
        <w:rPr>
          <w:b/>
        </w:rPr>
        <w:t>Works</w:t>
      </w:r>
    </w:p>
    <w:p w14:paraId="3A0B1DA1" w14:textId="77777777" w:rsidR="00866DC0" w:rsidRPr="00E5456A" w:rsidRDefault="00E5456A">
      <w:r>
        <w:t xml:space="preserve">(Dating </w:t>
      </w:r>
      <w:proofErr w:type="spellStart"/>
      <w:r>
        <w:t>Ch’oe’s</w:t>
      </w:r>
      <w:proofErr w:type="spellEnd"/>
      <w:r>
        <w:t xml:space="preserve"> choreographic works is problematic:  She sometimes modified titles of her dances, as well as the choreography, and it is not always possible to determine if several dances with different titles were, in fact, essentially the same dance.  Further, because she performed not only in Japan and Korea but </w:t>
      </w:r>
      <w:r w:rsidR="00F05854">
        <w:t xml:space="preserve">in </w:t>
      </w:r>
      <w:r>
        <w:t>other countries as well, titles were translated and retranslated from one language to another</w:t>
      </w:r>
      <w:r w:rsidR="00C74F4E">
        <w:t xml:space="preserve"> and back again</w:t>
      </w:r>
      <w:r>
        <w:t xml:space="preserve">, with discrepancies </w:t>
      </w:r>
      <w:r w:rsidR="009C4BD0">
        <w:t xml:space="preserve">sometimes </w:t>
      </w:r>
      <w:r>
        <w:t xml:space="preserve">occurring.  Titles given below are intended to exemplify dances from the major periods described, </w:t>
      </w:r>
      <w:r w:rsidR="009C4BD0">
        <w:t>some of</w:t>
      </w:r>
      <w:r>
        <w:t xml:space="preserve"> which continue to be performed, in some variation, in the </w:t>
      </w:r>
      <w:r w:rsidR="003B3446">
        <w:t xml:space="preserve">twenty-first </w:t>
      </w:r>
      <w:r>
        <w:t>century.</w:t>
      </w:r>
      <w:r w:rsidR="00D7123D">
        <w:t>)</w:t>
      </w:r>
    </w:p>
    <w:p w14:paraId="577C7E9B" w14:textId="77777777" w:rsidR="005230DF" w:rsidRDefault="005230DF">
      <w:pPr>
        <w:rPr>
          <w:i/>
        </w:rPr>
      </w:pPr>
    </w:p>
    <w:p w14:paraId="5E11E755" w14:textId="77777777" w:rsidR="005230DF" w:rsidRDefault="005230DF">
      <w:r>
        <w:rPr>
          <w:u w:val="single"/>
        </w:rPr>
        <w:t>Orientalist Works</w:t>
      </w:r>
    </w:p>
    <w:p w14:paraId="6FE49EB6" w14:textId="77777777" w:rsidR="00F04875" w:rsidRDefault="004937DF">
      <w:pPr>
        <w:rPr>
          <w:i/>
        </w:rPr>
      </w:pPr>
      <w:r>
        <w:rPr>
          <w:i/>
        </w:rPr>
        <w:t>Bodhisattva</w:t>
      </w:r>
    </w:p>
    <w:p w14:paraId="30A9AF78" w14:textId="77777777" w:rsidR="00F04875" w:rsidRDefault="00F04875" w:rsidP="00F04875">
      <w:r>
        <w:rPr>
          <w:i/>
        </w:rPr>
        <w:t>Indian Dance</w:t>
      </w:r>
    </w:p>
    <w:p w14:paraId="78BD521A" w14:textId="77777777" w:rsidR="00F04875" w:rsidRDefault="00F04875" w:rsidP="00F04875">
      <w:r>
        <w:rPr>
          <w:i/>
        </w:rPr>
        <w:t>Landscape of Egypt</w:t>
      </w:r>
    </w:p>
    <w:p w14:paraId="1203A28A" w14:textId="77777777" w:rsidR="00F04875" w:rsidRDefault="00F04875" w:rsidP="00F04875">
      <w:r>
        <w:rPr>
          <w:i/>
        </w:rPr>
        <w:t>Love Song of India</w:t>
      </w:r>
    </w:p>
    <w:p w14:paraId="307F3B9C" w14:textId="77777777" w:rsidR="004937DF" w:rsidRDefault="004937DF">
      <w:pPr>
        <w:rPr>
          <w:i/>
        </w:rPr>
      </w:pPr>
    </w:p>
    <w:p w14:paraId="1C1EA159" w14:textId="77777777" w:rsidR="00F04875" w:rsidRPr="00F04875" w:rsidRDefault="00F04875">
      <w:pPr>
        <w:rPr>
          <w:u w:val="single"/>
        </w:rPr>
      </w:pPr>
      <w:r>
        <w:rPr>
          <w:u w:val="single"/>
        </w:rPr>
        <w:t>Expressionist-style Dances</w:t>
      </w:r>
    </w:p>
    <w:p w14:paraId="5E20865B" w14:textId="77777777" w:rsidR="00F04875" w:rsidRDefault="00F04875" w:rsidP="00F04875">
      <w:proofErr w:type="spellStart"/>
      <w:r>
        <w:rPr>
          <w:i/>
        </w:rPr>
        <w:t>Étude</w:t>
      </w:r>
      <w:proofErr w:type="spellEnd"/>
    </w:p>
    <w:p w14:paraId="20CF45A6" w14:textId="77777777" w:rsidR="00F04875" w:rsidRDefault="00F04875" w:rsidP="00F04875">
      <w:r>
        <w:rPr>
          <w:i/>
        </w:rPr>
        <w:t>Lyric Poem</w:t>
      </w:r>
    </w:p>
    <w:p w14:paraId="4AAFBD0F" w14:textId="77777777" w:rsidR="00F04875" w:rsidRDefault="00F04875" w:rsidP="00F04875">
      <w:pPr>
        <w:rPr>
          <w:i/>
        </w:rPr>
      </w:pPr>
      <w:r>
        <w:rPr>
          <w:i/>
        </w:rPr>
        <w:t>Song of Grief</w:t>
      </w:r>
    </w:p>
    <w:p w14:paraId="52F4B46D" w14:textId="77777777" w:rsidR="00F04875" w:rsidRDefault="00F04875" w:rsidP="00F04875">
      <w:pPr>
        <w:rPr>
          <w:i/>
        </w:rPr>
      </w:pPr>
      <w:r>
        <w:rPr>
          <w:i/>
        </w:rPr>
        <w:t>With No Path to Follow</w:t>
      </w:r>
    </w:p>
    <w:p w14:paraId="10BA9A7C" w14:textId="77777777" w:rsidR="00F04875" w:rsidRDefault="00F04875">
      <w:pPr>
        <w:rPr>
          <w:i/>
        </w:rPr>
      </w:pPr>
    </w:p>
    <w:p w14:paraId="61C53533" w14:textId="77777777" w:rsidR="00F04875" w:rsidRDefault="00F04875">
      <w:r>
        <w:rPr>
          <w:u w:val="single"/>
        </w:rPr>
        <w:t>New Korean Dances</w:t>
      </w:r>
    </w:p>
    <w:p w14:paraId="6596E188" w14:textId="77777777" w:rsidR="004937DF" w:rsidRDefault="004937DF">
      <w:pPr>
        <w:rPr>
          <w:i/>
        </w:rPr>
      </w:pPr>
      <w:r>
        <w:rPr>
          <w:i/>
        </w:rPr>
        <w:t>Buddhist Temptress</w:t>
      </w:r>
    </w:p>
    <w:p w14:paraId="68570FD8" w14:textId="77777777" w:rsidR="004937DF" w:rsidRDefault="004937DF">
      <w:pPr>
        <w:rPr>
          <w:i/>
        </w:rPr>
      </w:pPr>
      <w:r>
        <w:rPr>
          <w:i/>
        </w:rPr>
        <w:t xml:space="preserve">Court Lady of </w:t>
      </w:r>
      <w:proofErr w:type="spellStart"/>
      <w:r>
        <w:rPr>
          <w:i/>
        </w:rPr>
        <w:t>Shiragi</w:t>
      </w:r>
      <w:proofErr w:type="spellEnd"/>
    </w:p>
    <w:p w14:paraId="6F07D1D2" w14:textId="77777777" w:rsidR="004937DF" w:rsidRDefault="004937DF">
      <w:pPr>
        <w:rPr>
          <w:i/>
        </w:rPr>
      </w:pPr>
      <w:r>
        <w:rPr>
          <w:i/>
        </w:rPr>
        <w:t>Dream of Youth</w:t>
      </w:r>
    </w:p>
    <w:p w14:paraId="1A0944E6" w14:textId="77777777" w:rsidR="004937DF" w:rsidRDefault="004937DF">
      <w:pPr>
        <w:rPr>
          <w:i/>
        </w:rPr>
      </w:pPr>
      <w:r>
        <w:rPr>
          <w:i/>
        </w:rPr>
        <w:t>Drum Dance</w:t>
      </w:r>
    </w:p>
    <w:p w14:paraId="70A4FCB3" w14:textId="77777777" w:rsidR="004937DF" w:rsidRDefault="004937DF">
      <w:pPr>
        <w:rPr>
          <w:i/>
        </w:rPr>
      </w:pPr>
      <w:proofErr w:type="spellStart"/>
      <w:r>
        <w:rPr>
          <w:i/>
        </w:rPr>
        <w:t>Ehea</w:t>
      </w:r>
      <w:proofErr w:type="spellEnd"/>
      <w:r>
        <w:rPr>
          <w:i/>
        </w:rPr>
        <w:t xml:space="preserve"> </w:t>
      </w:r>
      <w:proofErr w:type="spellStart"/>
      <w:r>
        <w:rPr>
          <w:i/>
        </w:rPr>
        <w:t>Noara</w:t>
      </w:r>
      <w:proofErr w:type="spellEnd"/>
    </w:p>
    <w:p w14:paraId="047F545E" w14:textId="77777777" w:rsidR="004937DF" w:rsidRDefault="004937DF">
      <w:r>
        <w:rPr>
          <w:i/>
        </w:rPr>
        <w:t>Fortune Teller’s Dance</w:t>
      </w:r>
    </w:p>
    <w:p w14:paraId="23D45F02" w14:textId="77777777" w:rsidR="004937DF" w:rsidRDefault="004937DF">
      <w:pPr>
        <w:rPr>
          <w:i/>
        </w:rPr>
      </w:pPr>
      <w:r>
        <w:rPr>
          <w:i/>
        </w:rPr>
        <w:t>Greatest General Under the Sun</w:t>
      </w:r>
    </w:p>
    <w:p w14:paraId="254DA6CC" w14:textId="77777777" w:rsidR="004937DF" w:rsidRDefault="004937DF">
      <w:pPr>
        <w:rPr>
          <w:i/>
        </w:rPr>
      </w:pPr>
      <w:r>
        <w:rPr>
          <w:i/>
        </w:rPr>
        <w:t>Korean Vagabond</w:t>
      </w:r>
    </w:p>
    <w:p w14:paraId="2F049622" w14:textId="77777777" w:rsidR="004937DF" w:rsidRDefault="004937DF">
      <w:pPr>
        <w:rPr>
          <w:i/>
        </w:rPr>
      </w:pPr>
      <w:r>
        <w:rPr>
          <w:i/>
        </w:rPr>
        <w:t>Melody of the Jade Flute</w:t>
      </w:r>
    </w:p>
    <w:p w14:paraId="5E006EC4" w14:textId="77777777" w:rsidR="004937DF" w:rsidRDefault="004937DF">
      <w:pPr>
        <w:rPr>
          <w:i/>
        </w:rPr>
      </w:pPr>
      <w:r>
        <w:rPr>
          <w:i/>
        </w:rPr>
        <w:t>Monk’s Dance</w:t>
      </w:r>
    </w:p>
    <w:p w14:paraId="51A63BEE" w14:textId="77777777" w:rsidR="0014150C" w:rsidRDefault="004937DF">
      <w:pPr>
        <w:rPr>
          <w:i/>
        </w:rPr>
      </w:pPr>
      <w:r>
        <w:rPr>
          <w:i/>
        </w:rPr>
        <w:t>Sword Dance</w:t>
      </w:r>
    </w:p>
    <w:p w14:paraId="7155F46C" w14:textId="77777777" w:rsidR="00F04875" w:rsidRDefault="00F04875" w:rsidP="00F04875">
      <w:pPr>
        <w:rPr>
          <w:i/>
        </w:rPr>
      </w:pPr>
      <w:r>
        <w:rPr>
          <w:i/>
        </w:rPr>
        <w:t>Three Traditional Rhythms</w:t>
      </w:r>
    </w:p>
    <w:p w14:paraId="098EC0B5" w14:textId="77777777" w:rsidR="00F04875" w:rsidRDefault="00F04875" w:rsidP="00F04875">
      <w:r>
        <w:rPr>
          <w:i/>
        </w:rPr>
        <w:t>Young Korean Bridegroom</w:t>
      </w:r>
    </w:p>
    <w:p w14:paraId="4483A1C4" w14:textId="77777777" w:rsidR="005230DF" w:rsidRDefault="005230DF">
      <w:pPr>
        <w:rPr>
          <w:i/>
        </w:rPr>
      </w:pPr>
    </w:p>
    <w:p w14:paraId="08E1B705" w14:textId="77777777" w:rsidR="005230DF" w:rsidRDefault="005230DF">
      <w:pPr>
        <w:rPr>
          <w:u w:val="single"/>
        </w:rPr>
      </w:pPr>
      <w:r>
        <w:rPr>
          <w:u w:val="single"/>
        </w:rPr>
        <w:t>North Korean Works</w:t>
      </w:r>
    </w:p>
    <w:p w14:paraId="5636F3FC" w14:textId="77777777" w:rsidR="005230DF" w:rsidRDefault="005230DF" w:rsidP="005230DF">
      <w:r>
        <w:rPr>
          <w:i/>
        </w:rPr>
        <w:t>Song of Liberation</w:t>
      </w:r>
    </w:p>
    <w:p w14:paraId="153AFB18" w14:textId="77777777" w:rsidR="004937DF" w:rsidRDefault="0014150C">
      <w:pPr>
        <w:rPr>
          <w:i/>
        </w:rPr>
      </w:pPr>
      <w:r>
        <w:rPr>
          <w:i/>
        </w:rPr>
        <w:t xml:space="preserve">Tale of </w:t>
      </w:r>
      <w:proofErr w:type="spellStart"/>
      <w:r>
        <w:rPr>
          <w:i/>
        </w:rPr>
        <w:t>Sado</w:t>
      </w:r>
      <w:proofErr w:type="spellEnd"/>
      <w:r>
        <w:rPr>
          <w:i/>
        </w:rPr>
        <w:t xml:space="preserve"> Fortress</w:t>
      </w:r>
    </w:p>
    <w:p w14:paraId="12BF7474" w14:textId="77777777" w:rsidR="00866DC0" w:rsidRDefault="00866DC0"/>
    <w:p w14:paraId="55E34A79" w14:textId="77777777" w:rsidR="00EA375C" w:rsidRDefault="00EA375C" w:rsidP="00866DC0">
      <w:pPr>
        <w:ind w:left="900" w:hanging="900"/>
        <w:rPr>
          <w:b/>
        </w:rPr>
      </w:pPr>
      <w:r>
        <w:rPr>
          <w:b/>
        </w:rPr>
        <w:t xml:space="preserve">References and </w:t>
      </w:r>
      <w:r w:rsidR="003B3446">
        <w:rPr>
          <w:b/>
        </w:rPr>
        <w:t>Further Reading</w:t>
      </w:r>
    </w:p>
    <w:p w14:paraId="0BACF6FA" w14:textId="77777777" w:rsidR="00866DC0" w:rsidRDefault="00866DC0" w:rsidP="004F5FFF">
      <w:proofErr w:type="spellStart"/>
      <w:proofErr w:type="gramStart"/>
      <w:r>
        <w:t>Ch’oe</w:t>
      </w:r>
      <w:proofErr w:type="spellEnd"/>
      <w:r>
        <w:t xml:space="preserve">, </w:t>
      </w:r>
      <w:proofErr w:type="spellStart"/>
      <w:r>
        <w:t>S</w:t>
      </w:r>
      <w:r w:rsidR="005146FA">
        <w:t>ŭ</w:t>
      </w:r>
      <w:r>
        <w:t>ng-h</w:t>
      </w:r>
      <w:r w:rsidR="005146FA">
        <w:t>ŭ</w:t>
      </w:r>
      <w:r w:rsidR="001535FE">
        <w:t>i</w:t>
      </w:r>
      <w:proofErr w:type="spellEnd"/>
      <w:r w:rsidR="001535FE">
        <w:t xml:space="preserve"> (</w:t>
      </w:r>
      <w:r>
        <w:t>1936</w:t>
      </w:r>
      <w:r w:rsidR="001535FE">
        <w:t xml:space="preserve">) </w:t>
      </w:r>
      <w:proofErr w:type="spellStart"/>
      <w:r>
        <w:rPr>
          <w:i/>
        </w:rPr>
        <w:t>Watakushi</w:t>
      </w:r>
      <w:proofErr w:type="spellEnd"/>
      <w:r>
        <w:rPr>
          <w:i/>
        </w:rPr>
        <w:t xml:space="preserve"> no </w:t>
      </w:r>
      <w:proofErr w:type="spellStart"/>
      <w:r>
        <w:rPr>
          <w:i/>
        </w:rPr>
        <w:t>jijoden</w:t>
      </w:r>
      <w:proofErr w:type="spellEnd"/>
      <w:r>
        <w:t xml:space="preserve"> [</w:t>
      </w:r>
      <w:r w:rsidRPr="004C3587">
        <w:rPr>
          <w:i/>
        </w:rPr>
        <w:t>My Autobiography</w:t>
      </w:r>
      <w:r>
        <w:t>].</w:t>
      </w:r>
      <w:proofErr w:type="gramEnd"/>
      <w:r>
        <w:t xml:space="preserve">  Tokyo:  Nihon </w:t>
      </w:r>
      <w:proofErr w:type="spellStart"/>
      <w:r>
        <w:t>Shoso</w:t>
      </w:r>
      <w:proofErr w:type="spellEnd"/>
      <w:r>
        <w:t>.</w:t>
      </w:r>
      <w:r w:rsidR="00F90191">
        <w:t xml:space="preserve"> </w:t>
      </w:r>
    </w:p>
    <w:p w14:paraId="058B8155" w14:textId="77777777" w:rsidR="004F5FFF" w:rsidRDefault="004F5FFF" w:rsidP="004F5FFF"/>
    <w:p w14:paraId="53ED494F" w14:textId="77777777" w:rsidR="00866DC0" w:rsidRDefault="005146FA" w:rsidP="004F5FFF">
      <w:proofErr w:type="spellStart"/>
      <w:proofErr w:type="gramStart"/>
      <w:r>
        <w:t>Chŏ</w:t>
      </w:r>
      <w:r w:rsidR="00866DC0">
        <w:t>ng</w:t>
      </w:r>
      <w:proofErr w:type="spellEnd"/>
      <w:r>
        <w:t xml:space="preserve">, </w:t>
      </w:r>
      <w:proofErr w:type="spellStart"/>
      <w:r>
        <w:t>Pyŏ</w:t>
      </w:r>
      <w:r w:rsidR="001535FE">
        <w:t>ng</w:t>
      </w:r>
      <w:proofErr w:type="spellEnd"/>
      <w:r w:rsidR="001535FE">
        <w:t>-ho (</w:t>
      </w:r>
      <w:r w:rsidR="00866DC0">
        <w:t>1995</w:t>
      </w:r>
      <w:r w:rsidR="001535FE">
        <w:t xml:space="preserve">) </w:t>
      </w:r>
      <w:proofErr w:type="spellStart"/>
      <w:r>
        <w:rPr>
          <w:i/>
        </w:rPr>
        <w:t>Ch’umch’unŭ</w:t>
      </w:r>
      <w:r w:rsidR="00BF77D2">
        <w:rPr>
          <w:i/>
        </w:rPr>
        <w:t>n</w:t>
      </w:r>
      <w:proofErr w:type="spellEnd"/>
      <w:r w:rsidR="00BF77D2">
        <w:rPr>
          <w:i/>
        </w:rPr>
        <w:t xml:space="preserve"> </w:t>
      </w:r>
      <w:proofErr w:type="spellStart"/>
      <w:r w:rsidR="00BF77D2">
        <w:rPr>
          <w:i/>
        </w:rPr>
        <w:t>Ch’oe</w:t>
      </w:r>
      <w:proofErr w:type="spellEnd"/>
      <w:r w:rsidR="00BF77D2">
        <w:rPr>
          <w:i/>
        </w:rPr>
        <w:t xml:space="preserve"> </w:t>
      </w:r>
      <w:proofErr w:type="spellStart"/>
      <w:r w:rsidR="00BF77D2">
        <w:rPr>
          <w:i/>
        </w:rPr>
        <w:t>Sŭng-hŭi</w:t>
      </w:r>
      <w:proofErr w:type="spellEnd"/>
      <w:r w:rsidR="00BF77D2">
        <w:rPr>
          <w:i/>
        </w:rPr>
        <w:t>—</w:t>
      </w:r>
      <w:proofErr w:type="spellStart"/>
      <w:r w:rsidR="00BF77D2">
        <w:rPr>
          <w:i/>
        </w:rPr>
        <w:t>Segyerŭl</w:t>
      </w:r>
      <w:proofErr w:type="spellEnd"/>
      <w:r w:rsidR="00BF77D2">
        <w:rPr>
          <w:i/>
        </w:rPr>
        <w:t xml:space="preserve"> </w:t>
      </w:r>
      <w:proofErr w:type="spellStart"/>
      <w:r w:rsidR="00BF77D2">
        <w:rPr>
          <w:i/>
        </w:rPr>
        <w:t>hwiachabŭ</w:t>
      </w:r>
      <w:r>
        <w:rPr>
          <w:i/>
        </w:rPr>
        <w:t>n</w:t>
      </w:r>
      <w:proofErr w:type="spellEnd"/>
      <w:r>
        <w:rPr>
          <w:i/>
        </w:rPr>
        <w:t xml:space="preserve"> </w:t>
      </w:r>
      <w:proofErr w:type="spellStart"/>
      <w:r>
        <w:rPr>
          <w:i/>
        </w:rPr>
        <w:t>Chosŏn</w:t>
      </w:r>
      <w:proofErr w:type="spellEnd"/>
      <w:r>
        <w:rPr>
          <w:i/>
        </w:rPr>
        <w:t xml:space="preserve"> </w:t>
      </w:r>
      <w:proofErr w:type="spellStart"/>
      <w:r>
        <w:rPr>
          <w:i/>
        </w:rPr>
        <w:t>yŏ</w:t>
      </w:r>
      <w:r w:rsidR="00866DC0">
        <w:rPr>
          <w:i/>
        </w:rPr>
        <w:t>ja</w:t>
      </w:r>
      <w:proofErr w:type="spellEnd"/>
      <w:r>
        <w:t xml:space="preserve"> [</w:t>
      </w:r>
      <w:r w:rsidRPr="004C3587">
        <w:rPr>
          <w:i/>
        </w:rPr>
        <w:t xml:space="preserve">The Dancing </w:t>
      </w:r>
      <w:proofErr w:type="spellStart"/>
      <w:r w:rsidRPr="004C3587">
        <w:rPr>
          <w:i/>
        </w:rPr>
        <w:t>Ch’oe</w:t>
      </w:r>
      <w:proofErr w:type="spellEnd"/>
      <w:r w:rsidRPr="004C3587">
        <w:rPr>
          <w:i/>
        </w:rPr>
        <w:t xml:space="preserve"> </w:t>
      </w:r>
      <w:proofErr w:type="spellStart"/>
      <w:r w:rsidRPr="004C3587">
        <w:rPr>
          <w:i/>
        </w:rPr>
        <w:t>Sŭ</w:t>
      </w:r>
      <w:r w:rsidR="00BF77D2" w:rsidRPr="004C3587">
        <w:rPr>
          <w:i/>
        </w:rPr>
        <w:t>ng-hŭ</w:t>
      </w:r>
      <w:r w:rsidR="00866DC0" w:rsidRPr="004C3587">
        <w:rPr>
          <w:i/>
        </w:rPr>
        <w:t>i</w:t>
      </w:r>
      <w:proofErr w:type="spellEnd"/>
      <w:r w:rsidR="00866DC0" w:rsidRPr="004C3587">
        <w:rPr>
          <w:i/>
        </w:rPr>
        <w:t xml:space="preserve">—The Korean Woman Who </w:t>
      </w:r>
      <w:r w:rsidR="00F90191" w:rsidRPr="004C3587">
        <w:rPr>
          <w:i/>
        </w:rPr>
        <w:t>Captivated the World</w:t>
      </w:r>
      <w:r w:rsidR="00F90191">
        <w:t>].</w:t>
      </w:r>
      <w:proofErr w:type="gramEnd"/>
      <w:r w:rsidR="00F90191">
        <w:t xml:space="preserve">  Seoul: </w:t>
      </w:r>
      <w:r w:rsidR="00866DC0">
        <w:t>The Deep-Rooted Tree Publishing House.</w:t>
      </w:r>
      <w:r w:rsidR="00F90191">
        <w:t xml:space="preserve"> </w:t>
      </w:r>
    </w:p>
    <w:p w14:paraId="512234B7" w14:textId="77777777" w:rsidR="00866DC0" w:rsidRDefault="00866DC0" w:rsidP="004F5FFF">
      <w:pPr>
        <w:pStyle w:val="BlockText"/>
        <w:spacing w:line="240" w:lineRule="auto"/>
        <w:ind w:left="0" w:right="0"/>
      </w:pPr>
    </w:p>
    <w:p w14:paraId="284D223B" w14:textId="77777777" w:rsidR="00866DC0" w:rsidRDefault="001535FE" w:rsidP="004F5FFF">
      <w:pPr>
        <w:pStyle w:val="BlockText"/>
        <w:spacing w:line="240" w:lineRule="auto"/>
        <w:ind w:left="0" w:right="0"/>
      </w:pPr>
      <w:r>
        <w:t xml:space="preserve">Park, Sang </w:t>
      </w:r>
      <w:proofErr w:type="spellStart"/>
      <w:r>
        <w:t>Mi</w:t>
      </w:r>
      <w:proofErr w:type="spellEnd"/>
      <w:r>
        <w:t xml:space="preserve"> (</w:t>
      </w:r>
      <w:r w:rsidR="00866DC0">
        <w:t>2006</w:t>
      </w:r>
      <w:r>
        <w:t xml:space="preserve">) </w:t>
      </w:r>
      <w:r w:rsidR="00866DC0">
        <w:t>“The Making of a Cultural</w:t>
      </w:r>
      <w:r w:rsidR="00F90191">
        <w:t xml:space="preserve"> Icon for the Japanese Empire: </w:t>
      </w:r>
      <w:proofErr w:type="spellStart"/>
      <w:r w:rsidR="00866DC0">
        <w:t>Choe</w:t>
      </w:r>
      <w:proofErr w:type="spellEnd"/>
      <w:r w:rsidR="00866DC0">
        <w:t xml:space="preserve"> </w:t>
      </w:r>
      <w:proofErr w:type="spellStart"/>
      <w:r w:rsidR="00866DC0">
        <w:t>Seung-hui’s</w:t>
      </w:r>
      <w:proofErr w:type="spellEnd"/>
      <w:r w:rsidR="00866DC0">
        <w:t xml:space="preserve"> U.S. Dance Tours and ‘New Asian Culture’ in the 1930s and 1940s,” </w:t>
      </w:r>
      <w:r w:rsidR="00866DC0">
        <w:rPr>
          <w:i/>
        </w:rPr>
        <w:t>Positions</w:t>
      </w:r>
      <w:r w:rsidR="005610C8">
        <w:t xml:space="preserve"> (</w:t>
      </w:r>
      <w:r w:rsidR="00866DC0">
        <w:t>14</w:t>
      </w:r>
      <w:r w:rsidR="005610C8">
        <w:t xml:space="preserve">) </w:t>
      </w:r>
      <w:r w:rsidR="00866DC0">
        <w:t>3</w:t>
      </w:r>
      <w:r w:rsidR="005610C8">
        <w:t xml:space="preserve">: </w:t>
      </w:r>
      <w:r w:rsidR="00866DC0">
        <w:t>597-632.</w:t>
      </w:r>
      <w:r w:rsidR="00F90191">
        <w:t xml:space="preserve"> </w:t>
      </w:r>
    </w:p>
    <w:p w14:paraId="3226EB6E" w14:textId="77777777" w:rsidR="00866DC0" w:rsidRDefault="00866DC0" w:rsidP="004F5FFF">
      <w:pPr>
        <w:pStyle w:val="BlockText"/>
        <w:spacing w:line="240" w:lineRule="auto"/>
        <w:ind w:left="0" w:right="0"/>
      </w:pPr>
    </w:p>
    <w:p w14:paraId="1A22A511" w14:textId="77777777" w:rsidR="00F5626B" w:rsidRDefault="001535FE" w:rsidP="004F5FFF">
      <w:pPr>
        <w:pStyle w:val="BlockText"/>
        <w:spacing w:line="240" w:lineRule="auto"/>
        <w:ind w:left="0" w:right="0"/>
      </w:pPr>
      <w:r>
        <w:t xml:space="preserve">Van </w:t>
      </w:r>
      <w:proofErr w:type="spellStart"/>
      <w:r>
        <w:t>Zile</w:t>
      </w:r>
      <w:proofErr w:type="spellEnd"/>
      <w:r>
        <w:t>, Judy (</w:t>
      </w:r>
      <w:r w:rsidR="00866DC0">
        <w:t>2001</w:t>
      </w:r>
      <w:r>
        <w:t xml:space="preserve">) </w:t>
      </w:r>
      <w:r w:rsidR="00866DC0">
        <w:rPr>
          <w:i/>
        </w:rPr>
        <w:t>Perspectives on Korean Dance</w:t>
      </w:r>
      <w:r w:rsidR="00F90191">
        <w:t xml:space="preserve">. </w:t>
      </w:r>
      <w:r w:rsidR="00866DC0">
        <w:t>Connecticut:  Wesleyan University Press.</w:t>
      </w:r>
      <w:r w:rsidR="00F90191">
        <w:t xml:space="preserve"> </w:t>
      </w:r>
    </w:p>
    <w:p w14:paraId="3E23494E" w14:textId="77777777" w:rsidR="001535FE" w:rsidRDefault="001535FE" w:rsidP="004F5FFF">
      <w:pPr>
        <w:pStyle w:val="BlockText"/>
        <w:spacing w:line="240" w:lineRule="auto"/>
        <w:ind w:left="0" w:right="0"/>
      </w:pPr>
    </w:p>
    <w:p w14:paraId="6ABFFDCA" w14:textId="3F2DFA8D" w:rsidR="00E63E2B" w:rsidRPr="00F5626B" w:rsidRDefault="0066779E" w:rsidP="004F5FFF">
      <w:pPr>
        <w:pStyle w:val="BlockText"/>
        <w:spacing w:line="240" w:lineRule="auto"/>
        <w:ind w:left="0" w:right="0"/>
      </w:pPr>
      <w:r>
        <w:t>-----</w:t>
      </w:r>
      <w:r w:rsidR="001535FE">
        <w:t xml:space="preserve"> (</w:t>
      </w:r>
      <w:r w:rsidR="00F5626B" w:rsidRPr="00F5626B">
        <w:t>2011</w:t>
      </w:r>
      <w:r w:rsidR="001535FE">
        <w:t>)</w:t>
      </w:r>
      <w:r>
        <w:t xml:space="preserve"> </w:t>
      </w:r>
      <w:r w:rsidR="00F5626B" w:rsidRPr="00F5626B">
        <w:t xml:space="preserve">“Blurring Tradition and Modernity: The Impact of Japanese Colonization and </w:t>
      </w:r>
      <w:proofErr w:type="spellStart"/>
      <w:r w:rsidR="00F5626B" w:rsidRPr="00F5626B">
        <w:t>Ch’oe</w:t>
      </w:r>
      <w:proofErr w:type="spellEnd"/>
      <w:r w:rsidR="00F5626B" w:rsidRPr="00F5626B">
        <w:t xml:space="preserve"> </w:t>
      </w:r>
      <w:proofErr w:type="spellStart"/>
      <w:r w:rsidR="00F5626B" w:rsidRPr="00F5626B">
        <w:t>S</w:t>
      </w:r>
      <w:r w:rsidR="00F5626B">
        <w:t>ŭ</w:t>
      </w:r>
      <w:r w:rsidR="00F5626B" w:rsidRPr="00F5626B">
        <w:t>ng-h</w:t>
      </w:r>
      <w:r w:rsidR="00F5626B">
        <w:t>ŭ</w:t>
      </w:r>
      <w:r w:rsidR="00F5626B" w:rsidRPr="00F5626B">
        <w:t>i</w:t>
      </w:r>
      <w:proofErr w:type="spellEnd"/>
      <w:r w:rsidR="00F5626B" w:rsidRPr="00F5626B">
        <w:t xml:space="preserve"> on Dance in South Korea Today,” in </w:t>
      </w:r>
      <w:r w:rsidR="00F5626B" w:rsidRPr="00F5626B">
        <w:rPr>
          <w:i/>
        </w:rPr>
        <w:t>Consuming Korean Traditio</w:t>
      </w:r>
      <w:r w:rsidR="00F90191">
        <w:rPr>
          <w:i/>
        </w:rPr>
        <w:t xml:space="preserve">n in Early and Late Modernity. </w:t>
      </w:r>
      <w:proofErr w:type="gramStart"/>
      <w:r w:rsidR="00F5626B" w:rsidRPr="00F5626B">
        <w:rPr>
          <w:i/>
        </w:rPr>
        <w:t>Commodification, Tourism, and Performance</w:t>
      </w:r>
      <w:r w:rsidR="005610C8">
        <w:t>, Laurel Kendall (ed.)</w:t>
      </w:r>
      <w:r w:rsidR="00F90191">
        <w:t>.</w:t>
      </w:r>
      <w:proofErr w:type="gramEnd"/>
      <w:r w:rsidR="00F90191">
        <w:t xml:space="preserve"> Honolulu: </w:t>
      </w:r>
      <w:r w:rsidR="00F5626B" w:rsidRPr="00F5626B">
        <w:t>University of Hawai</w:t>
      </w:r>
      <w:r w:rsidR="008F6FB7">
        <w:t>‘</w:t>
      </w:r>
      <w:r w:rsidR="00F5626B" w:rsidRPr="00F5626B">
        <w:t>i Press, pp. 169-194.</w:t>
      </w:r>
      <w:r w:rsidR="00F90191">
        <w:t xml:space="preserve"> </w:t>
      </w:r>
    </w:p>
    <w:p w14:paraId="62782105" w14:textId="77777777" w:rsidR="00F90191" w:rsidRDefault="00F90191">
      <w:pPr>
        <w:rPr>
          <w:rFonts w:eastAsia="Times New Roman" w:cs="Times New Roman"/>
        </w:rPr>
      </w:pPr>
      <w:r>
        <w:br w:type="page"/>
      </w:r>
    </w:p>
    <w:p w14:paraId="3597B993" w14:textId="77777777" w:rsidR="00E63E2B" w:rsidRDefault="00E63E2B" w:rsidP="00866DC0">
      <w:pPr>
        <w:pStyle w:val="BlockText"/>
        <w:spacing w:line="240" w:lineRule="auto"/>
        <w:ind w:right="0" w:hanging="720"/>
      </w:pPr>
    </w:p>
    <w:p w14:paraId="18B70071" w14:textId="77777777" w:rsidR="00E63E2B" w:rsidRPr="008E4E51" w:rsidRDefault="008E4E51" w:rsidP="00866DC0">
      <w:pPr>
        <w:pStyle w:val="BlockText"/>
        <w:spacing w:line="240" w:lineRule="auto"/>
        <w:ind w:right="0" w:hanging="720"/>
        <w:rPr>
          <w:b/>
        </w:rPr>
      </w:pPr>
      <w:proofErr w:type="spellStart"/>
      <w:r w:rsidRPr="008E4E51">
        <w:rPr>
          <w:b/>
        </w:rPr>
        <w:t>Paratextual</w:t>
      </w:r>
      <w:proofErr w:type="spellEnd"/>
      <w:r w:rsidRPr="008E4E51">
        <w:rPr>
          <w:b/>
        </w:rPr>
        <w:t xml:space="preserve"> Materials:</w:t>
      </w:r>
    </w:p>
    <w:p w14:paraId="3F989FD4" w14:textId="77777777" w:rsidR="008E4E51" w:rsidRDefault="008E4E51" w:rsidP="00866DC0">
      <w:pPr>
        <w:pStyle w:val="BlockText"/>
        <w:spacing w:line="240" w:lineRule="auto"/>
        <w:ind w:right="0" w:hanging="720"/>
      </w:pPr>
    </w:p>
    <w:p w14:paraId="5D386B5E" w14:textId="77777777" w:rsidR="008E4E51" w:rsidRDefault="008E4E51" w:rsidP="008E4E51">
      <w:r w:rsidRPr="004D3350">
        <w:rPr>
          <w:noProof/>
        </w:rPr>
        <w:drawing>
          <wp:inline distT="0" distB="0" distL="0" distR="0" wp14:anchorId="373A4810" wp14:editId="51EB62A1">
            <wp:extent cx="1933859" cy="2446867"/>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933859" cy="2446867"/>
                    </a:xfrm>
                    <a:prstGeom prst="rect">
                      <a:avLst/>
                    </a:prstGeom>
                    <a:noFill/>
                    <a:ln w="9525">
                      <a:noFill/>
                      <a:miter lim="800000"/>
                      <a:headEnd/>
                      <a:tailEnd/>
                    </a:ln>
                  </pic:spPr>
                </pic:pic>
              </a:graphicData>
            </a:graphic>
          </wp:inline>
        </w:drawing>
      </w:r>
    </w:p>
    <w:p w14:paraId="587BEFCE" w14:textId="77777777" w:rsidR="008E4E51" w:rsidRPr="00BB28E0" w:rsidRDefault="008E4E51" w:rsidP="008E4E51">
      <w:pPr>
        <w:rPr>
          <w:i/>
        </w:rPr>
      </w:pPr>
      <w:proofErr w:type="spellStart"/>
      <w:r>
        <w:t>Ch’oe</w:t>
      </w:r>
      <w:proofErr w:type="spellEnd"/>
      <w:r>
        <w:t xml:space="preserve"> </w:t>
      </w:r>
      <w:proofErr w:type="spellStart"/>
      <w:r>
        <w:t>Sŭng-hŭi</w:t>
      </w:r>
      <w:proofErr w:type="spellEnd"/>
      <w:r>
        <w:t xml:space="preserve"> in </w:t>
      </w:r>
      <w:r>
        <w:rPr>
          <w:i/>
        </w:rPr>
        <w:t>Drum Dance</w:t>
      </w:r>
    </w:p>
    <w:p w14:paraId="25AB98F0" w14:textId="77777777" w:rsidR="008E4E51" w:rsidRDefault="008E4E51" w:rsidP="008E4E51">
      <w:r w:rsidRPr="004D3350">
        <w:t>http://entertainment-memorabilia.bidstart.com/Sai-Shoki-Korean-Dancer-8x10-Photo-B9184-/20584772/a.html</w:t>
      </w:r>
    </w:p>
    <w:p w14:paraId="431706A1" w14:textId="77777777" w:rsidR="008E4E51" w:rsidRDefault="008E4E51" w:rsidP="008E4E51"/>
    <w:p w14:paraId="6566275A" w14:textId="77777777" w:rsidR="008E4E51" w:rsidRDefault="008E4E51" w:rsidP="008E4E51"/>
    <w:p w14:paraId="1B0091DF" w14:textId="77777777" w:rsidR="008E4E51" w:rsidRDefault="008E4E51" w:rsidP="008E4E51">
      <w:r w:rsidRPr="004D3350">
        <w:rPr>
          <w:noProof/>
        </w:rPr>
        <w:drawing>
          <wp:inline distT="0" distB="0" distL="0" distR="0" wp14:anchorId="4E33AC01" wp14:editId="2F5A8352">
            <wp:extent cx="2084259" cy="2726267"/>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r="50448"/>
                    <a:stretch>
                      <a:fillRect/>
                    </a:stretch>
                  </pic:blipFill>
                  <pic:spPr bwMode="auto">
                    <a:xfrm>
                      <a:off x="0" y="0"/>
                      <a:ext cx="2084871" cy="2727067"/>
                    </a:xfrm>
                    <a:prstGeom prst="rect">
                      <a:avLst/>
                    </a:prstGeom>
                    <a:noFill/>
                    <a:ln w="9525">
                      <a:noFill/>
                      <a:miter lim="800000"/>
                      <a:headEnd/>
                      <a:tailEnd/>
                    </a:ln>
                  </pic:spPr>
                </pic:pic>
              </a:graphicData>
            </a:graphic>
          </wp:inline>
        </w:drawing>
      </w:r>
    </w:p>
    <w:p w14:paraId="7FE8DA3F" w14:textId="77777777" w:rsidR="008E4E51" w:rsidRPr="000D7653" w:rsidRDefault="008E4E51" w:rsidP="008E4E51">
      <w:proofErr w:type="spellStart"/>
      <w:r>
        <w:t>Ch’oe</w:t>
      </w:r>
      <w:proofErr w:type="spellEnd"/>
      <w:r>
        <w:t xml:space="preserve"> </w:t>
      </w:r>
      <w:proofErr w:type="spellStart"/>
      <w:r>
        <w:t>Sŭng-hŭi</w:t>
      </w:r>
      <w:proofErr w:type="spellEnd"/>
      <w:r>
        <w:t xml:space="preserve"> in </w:t>
      </w:r>
      <w:proofErr w:type="spellStart"/>
      <w:r>
        <w:rPr>
          <w:i/>
        </w:rPr>
        <w:t>Hallyangmu</w:t>
      </w:r>
      <w:proofErr w:type="spellEnd"/>
      <w:r>
        <w:rPr>
          <w:i/>
        </w:rPr>
        <w:t xml:space="preserve"> </w:t>
      </w:r>
      <w:r>
        <w:t>(Dance of Man of Leisure)</w:t>
      </w:r>
    </w:p>
    <w:p w14:paraId="2309929B" w14:textId="77777777" w:rsidR="008E4E51" w:rsidRDefault="008E4E51" w:rsidP="008E4E51">
      <w:r w:rsidRPr="004D3350">
        <w:t>http://www.hancinema.net/original-hallyu-star-choi-seung-hee-reborn-37956.html</w:t>
      </w:r>
    </w:p>
    <w:p w14:paraId="414A178E" w14:textId="77777777" w:rsidR="008E4E51" w:rsidRDefault="008E4E51" w:rsidP="008E4E51"/>
    <w:p w14:paraId="527674DB" w14:textId="77777777" w:rsidR="008E4E51" w:rsidRDefault="008E4E51" w:rsidP="008E4E51"/>
    <w:p w14:paraId="256DE055" w14:textId="77777777" w:rsidR="008E4E51" w:rsidRDefault="008E4E51" w:rsidP="008E4E51">
      <w:r>
        <w:rPr>
          <w:noProof/>
        </w:rPr>
        <w:drawing>
          <wp:inline distT="0" distB="0" distL="0" distR="0" wp14:anchorId="3E6CBC47" wp14:editId="6C7FC150">
            <wp:extent cx="1622516" cy="2971800"/>
            <wp:effectExtent l="25400" t="0" r="3084" b="0"/>
            <wp:docPr id="3" name="Picture 3" descr="Macintosh HD:Users:JudyVanZile:Desktop:Screen shot 2013-02-16 at 6.44.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dyVanZile:Desktop:Screen shot 2013-02-16 at 6.44.50 AM.png"/>
                    <pic:cNvPicPr>
                      <a:picLocks noChangeAspect="1" noChangeArrowheads="1"/>
                    </pic:cNvPicPr>
                  </pic:nvPicPr>
                  <pic:blipFill>
                    <a:blip r:embed="rId8"/>
                    <a:srcRect/>
                    <a:stretch>
                      <a:fillRect/>
                    </a:stretch>
                  </pic:blipFill>
                  <pic:spPr bwMode="auto">
                    <a:xfrm>
                      <a:off x="0" y="0"/>
                      <a:ext cx="1622593" cy="2971941"/>
                    </a:xfrm>
                    <a:prstGeom prst="rect">
                      <a:avLst/>
                    </a:prstGeom>
                    <a:noFill/>
                    <a:ln w="9525">
                      <a:noFill/>
                      <a:miter lim="800000"/>
                      <a:headEnd/>
                      <a:tailEnd/>
                    </a:ln>
                  </pic:spPr>
                </pic:pic>
              </a:graphicData>
            </a:graphic>
          </wp:inline>
        </w:drawing>
      </w:r>
    </w:p>
    <w:p w14:paraId="0343F081" w14:textId="77777777" w:rsidR="008E4E51" w:rsidRDefault="008E4E51" w:rsidP="008E4E51"/>
    <w:p w14:paraId="606E2D3F" w14:textId="77777777" w:rsidR="008E4E51" w:rsidRDefault="008E4E51" w:rsidP="008E4E51">
      <w:r>
        <w:rPr>
          <w:noProof/>
        </w:rPr>
        <w:drawing>
          <wp:inline distT="0" distB="0" distL="0" distR="0" wp14:anchorId="7C280BE0" wp14:editId="275C8D48">
            <wp:extent cx="1282700" cy="2933700"/>
            <wp:effectExtent l="76200" t="50800" r="139700" b="114300"/>
            <wp:docPr id="4" name="P 1" descr="Bodhisattva.jpg"/>
            <wp:cNvGraphicFramePr/>
            <a:graphic xmlns:a="http://schemas.openxmlformats.org/drawingml/2006/main">
              <a:graphicData uri="http://schemas.openxmlformats.org/drawingml/2006/picture">
                <pic:pic xmlns:pic="http://schemas.openxmlformats.org/drawingml/2006/picture">
                  <pic:nvPicPr>
                    <pic:cNvPr id="4" name="Picture 1" descr="Bodhisattva.jpg"/>
                    <pic:cNvPicPr>
                      <a:picLocks noChangeAspect="1"/>
                    </pic:cNvPicPr>
                  </pic:nvPicPr>
                  <pic:blipFill>
                    <a:blip r:embed="rId9">
                      <a:lum bright="8000"/>
                    </a:blip>
                    <a:stretch>
                      <a:fillRect/>
                    </a:stretch>
                  </pic:blipFill>
                  <pic:spPr>
                    <a:xfrm>
                      <a:off x="0" y="0"/>
                      <a:ext cx="1282700" cy="2933700"/>
                    </a:xfrm>
                    <a:prstGeom prst="rect">
                      <a:avLst/>
                    </a:prstGeom>
                    <a:ln w="38100" cmpd="sng">
                      <a:solidFill>
                        <a:schemeClr val="bg1"/>
                      </a:solidFill>
                    </a:ln>
                    <a:effectLst>
                      <a:outerShdw blurRad="50800" dist="76200" dir="2700000">
                        <a:srgbClr val="000000">
                          <a:alpha val="43000"/>
                        </a:srgbClr>
                      </a:outerShdw>
                    </a:effectLst>
                  </pic:spPr>
                </pic:pic>
              </a:graphicData>
            </a:graphic>
          </wp:inline>
        </w:drawing>
      </w:r>
      <w:r>
        <w:t xml:space="preserve">    </w:t>
      </w:r>
      <w:r w:rsidRPr="0060222D">
        <w:rPr>
          <w:noProof/>
        </w:rPr>
        <w:drawing>
          <wp:inline distT="0" distB="0" distL="0" distR="0" wp14:anchorId="24A4D534" wp14:editId="629401C2">
            <wp:extent cx="1460500" cy="2882900"/>
            <wp:effectExtent l="76200" t="50800" r="139700" b="114300"/>
            <wp:docPr id="9" name="P 4" descr="St. Denis-Kuan Yin.jpg"/>
            <wp:cNvGraphicFramePr/>
            <a:graphic xmlns:a="http://schemas.openxmlformats.org/drawingml/2006/main">
              <a:graphicData uri="http://schemas.openxmlformats.org/drawingml/2006/picture">
                <pic:pic xmlns:pic="http://schemas.openxmlformats.org/drawingml/2006/picture">
                  <pic:nvPicPr>
                    <pic:cNvPr id="5" name="Picture 2" descr="St. Denis-Kuan Yin.jpg"/>
                    <pic:cNvPicPr>
                      <a:picLocks noChangeAspect="1"/>
                    </pic:cNvPicPr>
                  </pic:nvPicPr>
                  <pic:blipFill>
                    <a:blip r:embed="rId10">
                      <a:lum bright="10000"/>
                      <a:grayscl/>
                    </a:blip>
                    <a:srcRect l="9677" r="13518"/>
                    <a:stretch>
                      <a:fillRect/>
                    </a:stretch>
                  </pic:blipFill>
                  <pic:spPr>
                    <a:xfrm>
                      <a:off x="0" y="0"/>
                      <a:ext cx="1460388" cy="2882678"/>
                    </a:xfrm>
                    <a:prstGeom prst="rect">
                      <a:avLst/>
                    </a:prstGeom>
                    <a:ln w="38100" cmpd="sng">
                      <a:solidFill>
                        <a:schemeClr val="bg1"/>
                      </a:solidFill>
                    </a:ln>
                    <a:effectLst>
                      <a:outerShdw blurRad="50800" dist="76200" dir="2700000">
                        <a:srgbClr val="000000">
                          <a:alpha val="43000"/>
                        </a:srgbClr>
                      </a:outerShdw>
                    </a:effectLst>
                  </pic:spPr>
                </pic:pic>
              </a:graphicData>
            </a:graphic>
          </wp:inline>
        </w:drawing>
      </w:r>
    </w:p>
    <w:p w14:paraId="7DCAC66B" w14:textId="77777777" w:rsidR="008E4E51" w:rsidRDefault="008E4E51" w:rsidP="008E4E51">
      <w:pPr>
        <w:rPr>
          <w:ins w:id="0" w:author="Judy Van Zile" w:date="2013-07-31T12:37:00Z"/>
        </w:rPr>
      </w:pPr>
      <w:proofErr w:type="spellStart"/>
      <w:r>
        <w:t>Ch’oe</w:t>
      </w:r>
      <w:proofErr w:type="spellEnd"/>
      <w:r>
        <w:t xml:space="preserve"> </w:t>
      </w:r>
      <w:proofErr w:type="spellStart"/>
      <w:r>
        <w:t>Sŭng-hŭi</w:t>
      </w:r>
      <w:proofErr w:type="spellEnd"/>
      <w:r>
        <w:t xml:space="preserve"> performing </w:t>
      </w:r>
      <w:r w:rsidRPr="00B12E4F">
        <w:rPr>
          <w:i/>
        </w:rPr>
        <w:t>Bodhisattva</w:t>
      </w:r>
      <w:r>
        <w:t xml:space="preserve"> (on the left) and Ruth St. Denis performing </w:t>
      </w:r>
      <w:proofErr w:type="spellStart"/>
      <w:r w:rsidRPr="00B12E4F">
        <w:rPr>
          <w:i/>
        </w:rPr>
        <w:t>Kuan</w:t>
      </w:r>
      <w:proofErr w:type="spellEnd"/>
      <w:r>
        <w:t xml:space="preserve"> </w:t>
      </w:r>
      <w:r w:rsidRPr="00B12E4F">
        <w:rPr>
          <w:i/>
        </w:rPr>
        <w:t>Yin</w:t>
      </w:r>
      <w:r>
        <w:t xml:space="preserve"> (on the right)  (Left image:  </w:t>
      </w:r>
      <w:proofErr w:type="spellStart"/>
      <w:r>
        <w:t>Soichi</w:t>
      </w:r>
      <w:proofErr w:type="spellEnd"/>
      <w:r>
        <w:t xml:space="preserve"> </w:t>
      </w:r>
      <w:proofErr w:type="spellStart"/>
      <w:r>
        <w:t>Sunami</w:t>
      </w:r>
      <w:proofErr w:type="spellEnd"/>
      <w:r>
        <w:t xml:space="preserve"> [Dance Collection, New York Public Library]</w:t>
      </w:r>
      <w:proofErr w:type="gramStart"/>
      <w:r>
        <w:t>;  Right</w:t>
      </w:r>
      <w:proofErr w:type="gramEnd"/>
      <w:r>
        <w:t xml:space="preserve"> image:  Jane Sherman Collection)</w:t>
      </w:r>
    </w:p>
    <w:p w14:paraId="672AE35D" w14:textId="77777777" w:rsidR="00F5077F" w:rsidRDefault="00F5077F" w:rsidP="008E4E51"/>
    <w:p w14:paraId="73616796" w14:textId="77777777" w:rsidR="00F5077F" w:rsidRDefault="00F5077F" w:rsidP="008E4E51">
      <w:r>
        <w:t xml:space="preserve">Image on the left should be attributed as I’ve indicated.  Permission to use should be obtained from:  Reiko </w:t>
      </w:r>
      <w:proofErr w:type="spellStart"/>
      <w:r>
        <w:t>Kopelson</w:t>
      </w:r>
      <w:proofErr w:type="spellEnd"/>
      <w:r>
        <w:t xml:space="preserve"> (the photographer’s daughter), </w:t>
      </w:r>
      <w:r>
        <w:rPr>
          <w:rFonts w:ascii="Arial" w:hAnsi="Arial" w:cs="Arial"/>
          <w:b/>
          <w:bCs/>
          <w:color w:val="1A1A1A"/>
          <w:sz w:val="26"/>
          <w:szCs w:val="26"/>
        </w:rPr>
        <w:t>kopelson@pipeline.com</w:t>
      </w:r>
    </w:p>
    <w:p w14:paraId="7ACFC88B" w14:textId="77777777" w:rsidR="008E4E51" w:rsidRPr="00F5077F" w:rsidRDefault="00F5077F" w:rsidP="008E4E51">
      <w:r>
        <w:t xml:space="preserve">Image on the right should be attributed as indicated.  Jane Sherman is now deceased.  Dance Collection of NY Public Library has been unable to find any “estate holders” from whom permission can be obtained.  I obtained the image, and permission to use it, from Jane Sherman while she was still alive.  At that time, I requested permission to use it in my book, </w:t>
      </w:r>
      <w:r>
        <w:rPr>
          <w:i/>
        </w:rPr>
        <w:t>Perspectives on Korean Dance</w:t>
      </w:r>
      <w:r>
        <w:t>.  Based on our correspondence and her generosity in sending me an original, I have assumed it is OK to use in additional educational contexts.</w:t>
      </w:r>
    </w:p>
    <w:p w14:paraId="104D81CC" w14:textId="77777777" w:rsidR="008E4E51" w:rsidRPr="00B12E4F" w:rsidRDefault="008E4E51" w:rsidP="008E4E51"/>
    <w:p w14:paraId="087927FC" w14:textId="77777777" w:rsidR="008E4E51" w:rsidRDefault="008E4E51" w:rsidP="008E4E51">
      <w:r w:rsidRPr="00BB28E0">
        <w:rPr>
          <w:noProof/>
        </w:rPr>
        <w:drawing>
          <wp:inline distT="0" distB="0" distL="0" distR="0" wp14:anchorId="63144F75" wp14:editId="1D392F7F">
            <wp:extent cx="1511300" cy="2425700"/>
            <wp:effectExtent l="76200" t="50800" r="139700" b="114300"/>
            <wp:docPr id="10" name="P 1" descr="Ishii Baku 2.jpg"/>
            <wp:cNvGraphicFramePr/>
            <a:graphic xmlns:a="http://schemas.openxmlformats.org/drawingml/2006/main">
              <a:graphicData uri="http://schemas.openxmlformats.org/drawingml/2006/picture">
                <pic:pic xmlns:pic="http://schemas.openxmlformats.org/drawingml/2006/picture">
                  <pic:nvPicPr>
                    <pic:cNvPr id="6" name="Picture 3" descr="Ishii Baku 2.jpg"/>
                    <pic:cNvPicPr>
                      <a:picLocks noChangeAspect="1"/>
                    </pic:cNvPicPr>
                  </pic:nvPicPr>
                  <pic:blipFill>
                    <a:blip r:embed="rId11"/>
                    <a:stretch>
                      <a:fillRect/>
                    </a:stretch>
                  </pic:blipFill>
                  <pic:spPr>
                    <a:xfrm>
                      <a:off x="0" y="0"/>
                      <a:ext cx="1511300" cy="2425700"/>
                    </a:xfrm>
                    <a:prstGeom prst="rect">
                      <a:avLst/>
                    </a:prstGeom>
                    <a:ln w="38100" cmpd="sng">
                      <a:solidFill>
                        <a:schemeClr val="bg1"/>
                      </a:solidFill>
                    </a:ln>
                    <a:effectLst>
                      <a:outerShdw blurRad="50800" dist="76200" dir="2700000">
                        <a:srgbClr val="000000">
                          <a:alpha val="43000"/>
                        </a:srgbClr>
                      </a:outerShdw>
                    </a:effectLst>
                  </pic:spPr>
                </pic:pic>
              </a:graphicData>
            </a:graphic>
          </wp:inline>
        </w:drawing>
      </w:r>
    </w:p>
    <w:p w14:paraId="2AFF9CDB" w14:textId="77777777" w:rsidR="008E4E51" w:rsidRDefault="008E4E51" w:rsidP="008E4E51">
      <w:r>
        <w:t xml:space="preserve">Japanese dancer Ishii Baku, </w:t>
      </w:r>
      <w:proofErr w:type="spellStart"/>
      <w:r>
        <w:t>Ch’oe</w:t>
      </w:r>
      <w:proofErr w:type="spellEnd"/>
      <w:r>
        <w:t xml:space="preserve"> </w:t>
      </w:r>
      <w:proofErr w:type="spellStart"/>
      <w:r>
        <w:t>Sŭng-hŭi’s</w:t>
      </w:r>
      <w:proofErr w:type="spellEnd"/>
      <w:r>
        <w:t xml:space="preserve"> primary teacher</w:t>
      </w:r>
    </w:p>
    <w:p w14:paraId="2B313AC7" w14:textId="77777777" w:rsidR="008E4E51" w:rsidRDefault="008E4E51" w:rsidP="008E4E51"/>
    <w:p w14:paraId="1AA8A722" w14:textId="77777777" w:rsidR="008E4E51" w:rsidRDefault="008E4E51" w:rsidP="008E4E51">
      <w:r w:rsidRPr="0060222D">
        <w:rPr>
          <w:noProof/>
        </w:rPr>
        <w:drawing>
          <wp:inline distT="0" distB="0" distL="0" distR="0" wp14:anchorId="35DFD582" wp14:editId="670EA2CF">
            <wp:extent cx="1701800" cy="3124200"/>
            <wp:effectExtent l="50800" t="50800" r="152400" b="101600"/>
            <wp:docPr id="11" name="P 5" descr="With No Path to Follow"/>
            <wp:cNvGraphicFramePr/>
            <a:graphic xmlns:a="http://schemas.openxmlformats.org/drawingml/2006/main">
              <a:graphicData uri="http://schemas.openxmlformats.org/drawingml/2006/picture">
                <pic:pic xmlns:pic="http://schemas.openxmlformats.org/drawingml/2006/picture">
                  <pic:nvPicPr>
                    <pic:cNvPr id="7" name="Picture 2" descr="With No Path to Follow"/>
                    <pic:cNvPicPr>
                      <a:picLocks noChangeAspect="1" noChangeArrowheads="1"/>
                    </pic:cNvPicPr>
                  </pic:nvPicPr>
                  <pic:blipFill>
                    <a:blip r:embed="rId12"/>
                    <a:srcRect/>
                    <a:stretch>
                      <a:fillRect/>
                    </a:stretch>
                  </pic:blipFill>
                  <pic:spPr bwMode="auto">
                    <a:xfrm>
                      <a:off x="0" y="0"/>
                      <a:ext cx="1701800" cy="3124200"/>
                    </a:xfrm>
                    <a:prstGeom prst="rect">
                      <a:avLst/>
                    </a:prstGeom>
                    <a:noFill/>
                    <a:ln w="38100">
                      <a:solidFill>
                        <a:srgbClr val="000000"/>
                      </a:solidFill>
                      <a:miter lim="800000"/>
                      <a:headEnd/>
                      <a:tailEnd/>
                    </a:ln>
                    <a:effectLst>
                      <a:outerShdw blurRad="50800" dist="76200" dir="2700000">
                        <a:srgbClr val="000000">
                          <a:alpha val="43000"/>
                        </a:srgbClr>
                      </a:outerShdw>
                    </a:effectLst>
                  </pic:spPr>
                </pic:pic>
              </a:graphicData>
            </a:graphic>
          </wp:inline>
        </w:drawing>
      </w:r>
    </w:p>
    <w:p w14:paraId="532077BA" w14:textId="77777777" w:rsidR="008E4E51" w:rsidRDefault="008E4E51" w:rsidP="008E4E51">
      <w:pPr>
        <w:rPr>
          <w:i/>
        </w:rPr>
      </w:pPr>
      <w:proofErr w:type="spellStart"/>
      <w:r>
        <w:t>Ch’oe</w:t>
      </w:r>
      <w:proofErr w:type="spellEnd"/>
      <w:r>
        <w:t xml:space="preserve"> </w:t>
      </w:r>
      <w:proofErr w:type="spellStart"/>
      <w:r>
        <w:t>Sŭng-hŭi</w:t>
      </w:r>
      <w:proofErr w:type="spellEnd"/>
      <w:r>
        <w:t xml:space="preserve"> in </w:t>
      </w:r>
      <w:r>
        <w:rPr>
          <w:i/>
        </w:rPr>
        <w:t>With No Path to Follow</w:t>
      </w:r>
    </w:p>
    <w:p w14:paraId="1F9DF323" w14:textId="77777777" w:rsidR="008E4E51" w:rsidRDefault="008E4E51" w:rsidP="008E4E51">
      <w:pPr>
        <w:rPr>
          <w:i/>
        </w:rPr>
      </w:pPr>
    </w:p>
    <w:p w14:paraId="09855405" w14:textId="77777777" w:rsidR="008E4E51" w:rsidRDefault="008E4E51" w:rsidP="008E4E51">
      <w:pPr>
        <w:rPr>
          <w:i/>
        </w:rPr>
      </w:pPr>
      <w:r w:rsidRPr="0099797C">
        <w:rPr>
          <w:i/>
          <w:noProof/>
        </w:rPr>
        <w:drawing>
          <wp:inline distT="0" distB="0" distL="0" distR="0" wp14:anchorId="3788BD16" wp14:editId="13CABF53">
            <wp:extent cx="1429683" cy="1981200"/>
            <wp:effectExtent l="2540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429683" cy="1981200"/>
                    </a:xfrm>
                    <a:prstGeom prst="rect">
                      <a:avLst/>
                    </a:prstGeom>
                    <a:noFill/>
                    <a:ln w="9525">
                      <a:noFill/>
                      <a:miter lim="800000"/>
                      <a:headEnd/>
                      <a:tailEnd/>
                    </a:ln>
                  </pic:spPr>
                </pic:pic>
              </a:graphicData>
            </a:graphic>
          </wp:inline>
        </w:drawing>
      </w:r>
    </w:p>
    <w:p w14:paraId="5AF4F02C" w14:textId="77777777" w:rsidR="008E4E51" w:rsidRDefault="008E4E51" w:rsidP="008E4E51">
      <w:proofErr w:type="spellStart"/>
      <w:r>
        <w:t>Ch’oe</w:t>
      </w:r>
      <w:proofErr w:type="spellEnd"/>
      <w:r>
        <w:t xml:space="preserve"> </w:t>
      </w:r>
      <w:proofErr w:type="spellStart"/>
      <w:r>
        <w:t>Sŭng-hŭi</w:t>
      </w:r>
      <w:proofErr w:type="spellEnd"/>
    </w:p>
    <w:p w14:paraId="01AEB635" w14:textId="77777777" w:rsidR="008E4E51" w:rsidRPr="0099797C" w:rsidRDefault="008E4E51" w:rsidP="008E4E51">
      <w:r w:rsidRPr="0099797C">
        <w:t>http://gwangjublog.com/seung-hee-choi-a-garden-in-italy-1936/</w:t>
      </w:r>
    </w:p>
    <w:p w14:paraId="2690CA26" w14:textId="77777777" w:rsidR="008E4E51" w:rsidRPr="0099797C" w:rsidRDefault="008E4E51" w:rsidP="008E4E51">
      <w:r>
        <w:t>(</w:t>
      </w:r>
      <w:proofErr w:type="gramStart"/>
      <w:r>
        <w:t>source</w:t>
      </w:r>
      <w:proofErr w:type="gramEnd"/>
      <w:r>
        <w:t>:  noonbit.co.kr)</w:t>
      </w:r>
    </w:p>
    <w:p w14:paraId="1BA7E4CF" w14:textId="77777777" w:rsidR="008E4E51" w:rsidRDefault="008E4E51" w:rsidP="008E4E51">
      <w:pPr>
        <w:rPr>
          <w:i/>
        </w:rPr>
      </w:pPr>
    </w:p>
    <w:p w14:paraId="13018AE1" w14:textId="77777777" w:rsidR="008E4E51" w:rsidRDefault="008E4E51" w:rsidP="008E4E51"/>
    <w:p w14:paraId="3D399DA0" w14:textId="77777777" w:rsidR="008E4E51" w:rsidRDefault="008E4E51" w:rsidP="008E4E51">
      <w:r w:rsidRPr="0060222D">
        <w:rPr>
          <w:noProof/>
        </w:rPr>
        <w:drawing>
          <wp:inline distT="0" distB="0" distL="0" distR="0" wp14:anchorId="641A8DD2" wp14:editId="69BF93BE">
            <wp:extent cx="2383367" cy="3141662"/>
            <wp:effectExtent l="50800" t="50800" r="131233" b="109538"/>
            <wp:docPr id="12" name="P 6" descr="Ehea Noara 1933 cropped.jpg"/>
            <wp:cNvGraphicFramePr/>
            <a:graphic xmlns:a="http://schemas.openxmlformats.org/drawingml/2006/main">
              <a:graphicData uri="http://schemas.openxmlformats.org/drawingml/2006/picture">
                <pic:pic xmlns:pic="http://schemas.openxmlformats.org/drawingml/2006/picture">
                  <pic:nvPicPr>
                    <pic:cNvPr id="8" name="Picture 5" descr="Ehea Noara 1933 cropped.jpg"/>
                    <pic:cNvPicPr>
                      <a:picLocks noChangeAspect="1"/>
                    </pic:cNvPicPr>
                  </pic:nvPicPr>
                  <pic:blipFill>
                    <a:blip r:embed="rId14"/>
                    <a:stretch>
                      <a:fillRect/>
                    </a:stretch>
                  </pic:blipFill>
                  <pic:spPr>
                    <a:xfrm>
                      <a:off x="0" y="0"/>
                      <a:ext cx="2383367" cy="3141662"/>
                    </a:xfrm>
                    <a:prstGeom prst="rect">
                      <a:avLst/>
                    </a:prstGeom>
                    <a:ln w="38100" cmpd="sng">
                      <a:solidFill>
                        <a:schemeClr val="bg1"/>
                      </a:solidFill>
                    </a:ln>
                    <a:effectLst>
                      <a:outerShdw blurRad="50800" dist="76200" dir="2700000">
                        <a:srgbClr val="000000">
                          <a:alpha val="43000"/>
                        </a:srgbClr>
                      </a:outerShdw>
                    </a:effectLst>
                  </pic:spPr>
                </pic:pic>
              </a:graphicData>
            </a:graphic>
          </wp:inline>
        </w:drawing>
      </w:r>
    </w:p>
    <w:p w14:paraId="6660CC54" w14:textId="77777777" w:rsidR="008E4E51" w:rsidRPr="00BB28E0" w:rsidRDefault="008E4E51" w:rsidP="008E4E51">
      <w:pPr>
        <w:rPr>
          <w:i/>
        </w:rPr>
      </w:pPr>
      <w:proofErr w:type="spellStart"/>
      <w:r>
        <w:t>Ch’oe</w:t>
      </w:r>
      <w:proofErr w:type="spellEnd"/>
      <w:r>
        <w:t xml:space="preserve"> </w:t>
      </w:r>
      <w:proofErr w:type="spellStart"/>
      <w:r>
        <w:t>Sŭng-hŭi</w:t>
      </w:r>
      <w:proofErr w:type="spellEnd"/>
      <w:r>
        <w:t xml:space="preserve"> in </w:t>
      </w:r>
      <w:proofErr w:type="spellStart"/>
      <w:r>
        <w:rPr>
          <w:i/>
        </w:rPr>
        <w:t>Ehea</w:t>
      </w:r>
      <w:proofErr w:type="spellEnd"/>
      <w:r>
        <w:rPr>
          <w:i/>
        </w:rPr>
        <w:t xml:space="preserve"> </w:t>
      </w:r>
      <w:proofErr w:type="spellStart"/>
      <w:r>
        <w:rPr>
          <w:i/>
        </w:rPr>
        <w:t>Noara</w:t>
      </w:r>
      <w:proofErr w:type="spellEnd"/>
    </w:p>
    <w:p w14:paraId="2A8B9E1D" w14:textId="77777777" w:rsidR="008E4E51" w:rsidRDefault="008E4E51" w:rsidP="008E4E51"/>
    <w:p w14:paraId="493D9214" w14:textId="77777777" w:rsidR="008E4E51" w:rsidRDefault="008E4E51" w:rsidP="008E4E51">
      <w:r w:rsidRPr="0060222D">
        <w:rPr>
          <w:noProof/>
        </w:rPr>
        <w:drawing>
          <wp:inline distT="0" distB="0" distL="0" distR="0" wp14:anchorId="7593D3C9" wp14:editId="4330B836">
            <wp:extent cx="1612900" cy="2645833"/>
            <wp:effectExtent l="76200" t="50800" r="139700" b="97367"/>
            <wp:docPr id="5" name="P 1" descr="Monk's Dance.jpg                                               0005A722Macintosh HD                   BAA49C89:"/>
            <wp:cNvGraphicFramePr/>
            <a:graphic xmlns:a="http://schemas.openxmlformats.org/drawingml/2006/main">
              <a:graphicData uri="http://schemas.openxmlformats.org/drawingml/2006/picture">
                <pic:pic xmlns:pic="http://schemas.openxmlformats.org/drawingml/2006/picture">
                  <pic:nvPicPr>
                    <pic:cNvPr id="9" name="Picture 5" descr="Monk's Dance.jpg                                               0005A722Macintosh HD                   BAA49C89:"/>
                    <pic:cNvPicPr>
                      <a:picLocks noChangeAspect="1" noChangeArrowheads="1"/>
                    </pic:cNvPicPr>
                  </pic:nvPicPr>
                  <pic:blipFill>
                    <a:blip r:embed="rId15">
                      <a:lum contrast="18000"/>
                    </a:blip>
                    <a:srcRect/>
                    <a:stretch>
                      <a:fillRect/>
                    </a:stretch>
                  </pic:blipFill>
                  <pic:spPr bwMode="auto">
                    <a:xfrm>
                      <a:off x="0" y="0"/>
                      <a:ext cx="1612900" cy="2645833"/>
                    </a:xfrm>
                    <a:prstGeom prst="rect">
                      <a:avLst/>
                    </a:prstGeom>
                    <a:noFill/>
                    <a:ln w="38100">
                      <a:solidFill>
                        <a:srgbClr val="000000"/>
                      </a:solidFill>
                      <a:miter lim="800000"/>
                      <a:headEnd/>
                      <a:tailEnd/>
                    </a:ln>
                    <a:effectLst>
                      <a:outerShdw blurRad="50800" dist="76200" dir="2700000">
                        <a:srgbClr val="000000">
                          <a:alpha val="43000"/>
                        </a:srgbClr>
                      </a:outerShdw>
                    </a:effectLst>
                  </pic:spPr>
                </pic:pic>
              </a:graphicData>
            </a:graphic>
          </wp:inline>
        </w:drawing>
      </w:r>
    </w:p>
    <w:p w14:paraId="5A19F769" w14:textId="77777777" w:rsidR="008E4E51" w:rsidRPr="00BB28E0" w:rsidRDefault="008E4E51" w:rsidP="008E4E51">
      <w:proofErr w:type="spellStart"/>
      <w:r>
        <w:t>Ch’oe</w:t>
      </w:r>
      <w:proofErr w:type="spellEnd"/>
      <w:r>
        <w:t xml:space="preserve"> </w:t>
      </w:r>
      <w:proofErr w:type="spellStart"/>
      <w:r>
        <w:t>Sŭng-hŭi</w:t>
      </w:r>
      <w:proofErr w:type="spellEnd"/>
      <w:r>
        <w:t xml:space="preserve"> in </w:t>
      </w:r>
      <w:r w:rsidRPr="00BB28E0">
        <w:rPr>
          <w:i/>
        </w:rPr>
        <w:t>Monk’s Dance</w:t>
      </w:r>
    </w:p>
    <w:p w14:paraId="3135516F" w14:textId="77777777" w:rsidR="008E4E51" w:rsidRDefault="008E4E51" w:rsidP="008E4E51"/>
    <w:p w14:paraId="6581E471" w14:textId="77777777" w:rsidR="008E4E51" w:rsidRDefault="008E4E51" w:rsidP="008E4E51">
      <w:r w:rsidRPr="0060222D">
        <w:rPr>
          <w:noProof/>
        </w:rPr>
        <w:drawing>
          <wp:inline distT="0" distB="0" distL="0" distR="0" wp14:anchorId="3F17C290" wp14:editId="0D8FEB14">
            <wp:extent cx="1917700" cy="3340100"/>
            <wp:effectExtent l="50800" t="50800" r="139700" b="114300"/>
            <wp:docPr id="6" name="P 2" descr=" 1939b.jpg                                                      0005A722Macintosh HD                   BAA49C89:"/>
            <wp:cNvGraphicFramePr/>
            <a:graphic xmlns:a="http://schemas.openxmlformats.org/drawingml/2006/main">
              <a:graphicData uri="http://schemas.openxmlformats.org/drawingml/2006/picture">
                <pic:pic xmlns:pic="http://schemas.openxmlformats.org/drawingml/2006/picture">
                  <pic:nvPicPr>
                    <pic:cNvPr id="10" name="Picture 2" descr=" 1939b.jpg                                                      0005A722Macintosh HD                   BAA49C89:"/>
                    <pic:cNvPicPr>
                      <a:picLocks noChangeAspect="1" noChangeArrowheads="1"/>
                    </pic:cNvPicPr>
                  </pic:nvPicPr>
                  <pic:blipFill>
                    <a:blip r:embed="rId16">
                      <a:lum bright="10000" contrast="-4000"/>
                    </a:blip>
                    <a:srcRect/>
                    <a:stretch>
                      <a:fillRect/>
                    </a:stretch>
                  </pic:blipFill>
                  <pic:spPr bwMode="auto">
                    <a:xfrm>
                      <a:off x="0" y="0"/>
                      <a:ext cx="1917700" cy="3340100"/>
                    </a:xfrm>
                    <a:prstGeom prst="rect">
                      <a:avLst/>
                    </a:prstGeom>
                    <a:noFill/>
                    <a:ln w="38100">
                      <a:solidFill>
                        <a:srgbClr val="000000"/>
                      </a:solidFill>
                      <a:miter lim="800000"/>
                      <a:headEnd/>
                      <a:tailEnd/>
                    </a:ln>
                    <a:effectLst>
                      <a:outerShdw blurRad="50800" dist="76200" dir="2700000">
                        <a:srgbClr val="000000">
                          <a:alpha val="43000"/>
                        </a:srgbClr>
                      </a:outerShdw>
                    </a:effectLst>
                  </pic:spPr>
                </pic:pic>
              </a:graphicData>
            </a:graphic>
          </wp:inline>
        </w:drawing>
      </w:r>
    </w:p>
    <w:p w14:paraId="4325AA14" w14:textId="77777777" w:rsidR="008E4E51" w:rsidRPr="00BB28E0" w:rsidRDefault="008E4E51" w:rsidP="008E4E51">
      <w:pPr>
        <w:rPr>
          <w:i/>
        </w:rPr>
      </w:pPr>
      <w:proofErr w:type="spellStart"/>
      <w:r>
        <w:t>Ch’oe</w:t>
      </w:r>
      <w:proofErr w:type="spellEnd"/>
      <w:r>
        <w:t xml:space="preserve"> </w:t>
      </w:r>
      <w:proofErr w:type="spellStart"/>
      <w:r>
        <w:t>Sŭng-hŭi</w:t>
      </w:r>
      <w:proofErr w:type="spellEnd"/>
      <w:r>
        <w:t xml:space="preserve"> in </w:t>
      </w:r>
      <w:r>
        <w:rPr>
          <w:i/>
        </w:rPr>
        <w:t>Drum Dance</w:t>
      </w:r>
    </w:p>
    <w:p w14:paraId="25B5DCA6" w14:textId="77777777" w:rsidR="008E4E51" w:rsidRDefault="008E4E51" w:rsidP="008E4E51"/>
    <w:p w14:paraId="113D31C9" w14:textId="77777777" w:rsidR="008E4E51" w:rsidRDefault="008E4E51" w:rsidP="008E4E51"/>
    <w:p w14:paraId="61F1CBDC" w14:textId="77777777" w:rsidR="00191CC4" w:rsidRDefault="00191CC4" w:rsidP="008E4E51">
      <w:pPr>
        <w:rPr>
          <w:u w:val="single"/>
        </w:rPr>
      </w:pPr>
    </w:p>
    <w:p w14:paraId="1426B28E" w14:textId="77777777" w:rsidR="00191CC4" w:rsidRDefault="00191CC4" w:rsidP="008E4E51">
      <w:pPr>
        <w:rPr>
          <w:u w:val="single"/>
        </w:rPr>
      </w:pPr>
    </w:p>
    <w:p w14:paraId="2B9CC030" w14:textId="77777777" w:rsidR="00191CC4" w:rsidRDefault="00191CC4" w:rsidP="008E4E51">
      <w:pPr>
        <w:rPr>
          <w:u w:val="single"/>
        </w:rPr>
      </w:pPr>
    </w:p>
    <w:p w14:paraId="3785B9AB" w14:textId="77777777" w:rsidR="00191CC4" w:rsidRDefault="00191CC4" w:rsidP="008E4E51">
      <w:pPr>
        <w:rPr>
          <w:u w:val="single"/>
        </w:rPr>
      </w:pPr>
    </w:p>
    <w:p w14:paraId="2030B2DC" w14:textId="77777777" w:rsidR="00191CC4" w:rsidRDefault="00191CC4" w:rsidP="008E4E51">
      <w:pPr>
        <w:rPr>
          <w:u w:val="single"/>
        </w:rPr>
      </w:pPr>
    </w:p>
    <w:p w14:paraId="074A5E51" w14:textId="77777777" w:rsidR="00191CC4" w:rsidRDefault="00191CC4" w:rsidP="008E4E51">
      <w:pPr>
        <w:rPr>
          <w:u w:val="single"/>
        </w:rPr>
      </w:pPr>
    </w:p>
    <w:p w14:paraId="73ABA39D" w14:textId="77777777" w:rsidR="008E4E51" w:rsidRDefault="008E4E51" w:rsidP="008E4E51">
      <w:pPr>
        <w:rPr>
          <w:u w:val="single"/>
        </w:rPr>
      </w:pPr>
      <w:r>
        <w:rPr>
          <w:u w:val="single"/>
        </w:rPr>
        <w:t>Films</w:t>
      </w:r>
    </w:p>
    <w:p w14:paraId="1AB0B5B3" w14:textId="77777777" w:rsidR="008E4E51" w:rsidRPr="0099797C" w:rsidRDefault="008E4E51" w:rsidP="008E4E51">
      <w:r>
        <w:rPr>
          <w:i/>
        </w:rPr>
        <w:t xml:space="preserve">Choi </w:t>
      </w:r>
      <w:proofErr w:type="spellStart"/>
      <w:r>
        <w:rPr>
          <w:i/>
        </w:rPr>
        <w:t>Seunghee</w:t>
      </w:r>
      <w:proofErr w:type="spellEnd"/>
      <w:r>
        <w:rPr>
          <w:i/>
        </w:rPr>
        <w:t xml:space="preserve">.  </w:t>
      </w:r>
      <w:proofErr w:type="gramStart"/>
      <w:r>
        <w:rPr>
          <w:i/>
        </w:rPr>
        <w:t>The Korean Dancer</w:t>
      </w:r>
      <w:r>
        <w:t>.</w:t>
      </w:r>
      <w:proofErr w:type="gramEnd"/>
      <w:r>
        <w:t xml:space="preserve">  </w:t>
      </w:r>
      <w:proofErr w:type="spellStart"/>
      <w:r>
        <w:t>Kultur</w:t>
      </w:r>
      <w:proofErr w:type="spellEnd"/>
      <w:r>
        <w:t xml:space="preserve"> Video.  2001</w:t>
      </w:r>
    </w:p>
    <w:p w14:paraId="08374AA7" w14:textId="4B110C56" w:rsidR="008E4E51" w:rsidRDefault="008E4E51" w:rsidP="008E4E51">
      <w:r>
        <w:t xml:space="preserve">(Includes brief excerpts of some of the only footage of </w:t>
      </w:r>
      <w:proofErr w:type="spellStart"/>
      <w:r>
        <w:t>Ch’oe</w:t>
      </w:r>
      <w:proofErr w:type="spellEnd"/>
      <w:r>
        <w:t xml:space="preserve"> performing her new Korean dances, as well as some of her</w:t>
      </w:r>
      <w:bookmarkStart w:id="1" w:name="_GoBack"/>
      <w:bookmarkEnd w:id="1"/>
      <w:r>
        <w:t xml:space="preserve"> dances in North Korea.  Not all solo dancers are </w:t>
      </w:r>
      <w:proofErr w:type="spellStart"/>
      <w:r>
        <w:t>Ch’oe</w:t>
      </w:r>
      <w:proofErr w:type="spellEnd"/>
      <w:r>
        <w:t>.)</w:t>
      </w:r>
    </w:p>
    <w:p w14:paraId="4C37AC1A" w14:textId="77777777" w:rsidR="008E4E51" w:rsidRDefault="008E4E51" w:rsidP="00866DC0">
      <w:pPr>
        <w:pStyle w:val="BlockText"/>
        <w:spacing w:line="240" w:lineRule="auto"/>
        <w:ind w:right="0" w:hanging="720"/>
      </w:pPr>
    </w:p>
    <w:p w14:paraId="0ED24D92" w14:textId="77777777" w:rsidR="008E4E51" w:rsidRDefault="008E4E51" w:rsidP="00866DC0">
      <w:pPr>
        <w:pStyle w:val="BlockText"/>
        <w:spacing w:line="240" w:lineRule="auto"/>
        <w:ind w:right="0" w:hanging="720"/>
      </w:pPr>
    </w:p>
    <w:p w14:paraId="34F691A3" w14:textId="77777777" w:rsidR="00866DC0" w:rsidRDefault="00E63E2B" w:rsidP="00866DC0">
      <w:pPr>
        <w:pStyle w:val="BlockText"/>
        <w:spacing w:line="240" w:lineRule="auto"/>
        <w:ind w:right="0" w:hanging="720"/>
      </w:pPr>
      <w:r>
        <w:t xml:space="preserve">Judy Van </w:t>
      </w:r>
      <w:proofErr w:type="spellStart"/>
      <w:r>
        <w:t>Zile</w:t>
      </w:r>
      <w:proofErr w:type="spellEnd"/>
    </w:p>
    <w:p w14:paraId="723DEB82" w14:textId="77777777" w:rsidR="008E4E51" w:rsidRDefault="008E4E51" w:rsidP="00866DC0">
      <w:pPr>
        <w:pStyle w:val="BlockText"/>
        <w:spacing w:line="240" w:lineRule="auto"/>
        <w:ind w:right="0" w:hanging="720"/>
      </w:pPr>
    </w:p>
    <w:p w14:paraId="4C80DD80" w14:textId="77777777" w:rsidR="008E4E51" w:rsidRDefault="008E4E51" w:rsidP="00866DC0">
      <w:pPr>
        <w:pStyle w:val="BlockText"/>
        <w:spacing w:line="240" w:lineRule="auto"/>
        <w:ind w:right="0" w:hanging="720"/>
      </w:pPr>
    </w:p>
    <w:p w14:paraId="06BE5A56" w14:textId="77777777" w:rsidR="00866DC0" w:rsidRDefault="00866DC0" w:rsidP="00866DC0">
      <w:pPr>
        <w:pStyle w:val="BlockText"/>
        <w:spacing w:line="240" w:lineRule="auto"/>
        <w:ind w:right="0" w:hanging="720"/>
      </w:pPr>
    </w:p>
    <w:p w14:paraId="4F9C38C2" w14:textId="77777777" w:rsidR="00E01FB9" w:rsidRPr="008C58EA" w:rsidRDefault="00E01FB9"/>
    <w:sectPr w:rsidR="00E01FB9" w:rsidRPr="008C58EA" w:rsidSect="00E01FB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ppleMyungjo">
    <w:panose1 w:val="02000500000000000000"/>
    <w:charset w:val="4F"/>
    <w:family w:val="auto"/>
    <w:pitch w:val="variable"/>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8EA"/>
    <w:rsid w:val="00011621"/>
    <w:rsid w:val="00064D39"/>
    <w:rsid w:val="0006575C"/>
    <w:rsid w:val="001052A5"/>
    <w:rsid w:val="0011351C"/>
    <w:rsid w:val="0014150C"/>
    <w:rsid w:val="001512B9"/>
    <w:rsid w:val="001535FE"/>
    <w:rsid w:val="00191CC4"/>
    <w:rsid w:val="00207534"/>
    <w:rsid w:val="00230963"/>
    <w:rsid w:val="002A5089"/>
    <w:rsid w:val="002B288C"/>
    <w:rsid w:val="002D11BF"/>
    <w:rsid w:val="002F1708"/>
    <w:rsid w:val="002F2190"/>
    <w:rsid w:val="002F3E90"/>
    <w:rsid w:val="00352DCD"/>
    <w:rsid w:val="003658F9"/>
    <w:rsid w:val="003B3446"/>
    <w:rsid w:val="003D46E9"/>
    <w:rsid w:val="003E7922"/>
    <w:rsid w:val="003F3BA2"/>
    <w:rsid w:val="004431F5"/>
    <w:rsid w:val="00483B46"/>
    <w:rsid w:val="00485B6F"/>
    <w:rsid w:val="00492A15"/>
    <w:rsid w:val="004937DF"/>
    <w:rsid w:val="004C3587"/>
    <w:rsid w:val="004D5C4C"/>
    <w:rsid w:val="004E151D"/>
    <w:rsid w:val="004F5FFF"/>
    <w:rsid w:val="005146FA"/>
    <w:rsid w:val="005230DF"/>
    <w:rsid w:val="005610C8"/>
    <w:rsid w:val="005738FC"/>
    <w:rsid w:val="00583926"/>
    <w:rsid w:val="005A11F9"/>
    <w:rsid w:val="005B1B6D"/>
    <w:rsid w:val="005C49FA"/>
    <w:rsid w:val="005D0ED0"/>
    <w:rsid w:val="005E71BE"/>
    <w:rsid w:val="005F0412"/>
    <w:rsid w:val="005F09B2"/>
    <w:rsid w:val="00610586"/>
    <w:rsid w:val="00640027"/>
    <w:rsid w:val="00640053"/>
    <w:rsid w:val="006463AD"/>
    <w:rsid w:val="00651CF9"/>
    <w:rsid w:val="0066779E"/>
    <w:rsid w:val="00681CA4"/>
    <w:rsid w:val="006869D1"/>
    <w:rsid w:val="00717D13"/>
    <w:rsid w:val="00754ED8"/>
    <w:rsid w:val="00762470"/>
    <w:rsid w:val="007835F4"/>
    <w:rsid w:val="0079191A"/>
    <w:rsid w:val="007D6B06"/>
    <w:rsid w:val="007F0381"/>
    <w:rsid w:val="007F0814"/>
    <w:rsid w:val="00835F2E"/>
    <w:rsid w:val="00863826"/>
    <w:rsid w:val="00864004"/>
    <w:rsid w:val="00866DC0"/>
    <w:rsid w:val="008A2EF1"/>
    <w:rsid w:val="008C58EA"/>
    <w:rsid w:val="008E4E51"/>
    <w:rsid w:val="008F6FB7"/>
    <w:rsid w:val="009137A0"/>
    <w:rsid w:val="0094214D"/>
    <w:rsid w:val="00947ECF"/>
    <w:rsid w:val="00957A96"/>
    <w:rsid w:val="00963433"/>
    <w:rsid w:val="00964F7D"/>
    <w:rsid w:val="00995AA8"/>
    <w:rsid w:val="009C29CD"/>
    <w:rsid w:val="009C4BD0"/>
    <w:rsid w:val="009D18C4"/>
    <w:rsid w:val="009F3E3D"/>
    <w:rsid w:val="00AA0623"/>
    <w:rsid w:val="00AB3D45"/>
    <w:rsid w:val="00AF68D9"/>
    <w:rsid w:val="00B207FC"/>
    <w:rsid w:val="00B23E64"/>
    <w:rsid w:val="00B4507A"/>
    <w:rsid w:val="00B629E7"/>
    <w:rsid w:val="00B76B86"/>
    <w:rsid w:val="00B76BC9"/>
    <w:rsid w:val="00B9643C"/>
    <w:rsid w:val="00BF77D2"/>
    <w:rsid w:val="00C14DB6"/>
    <w:rsid w:val="00C159BE"/>
    <w:rsid w:val="00C16123"/>
    <w:rsid w:val="00C20FF1"/>
    <w:rsid w:val="00C27E15"/>
    <w:rsid w:val="00C561C0"/>
    <w:rsid w:val="00C74F4E"/>
    <w:rsid w:val="00CF2EE3"/>
    <w:rsid w:val="00CF46C6"/>
    <w:rsid w:val="00D37DA8"/>
    <w:rsid w:val="00D41D5B"/>
    <w:rsid w:val="00D527C8"/>
    <w:rsid w:val="00D62A2B"/>
    <w:rsid w:val="00D7123D"/>
    <w:rsid w:val="00D93905"/>
    <w:rsid w:val="00DC7399"/>
    <w:rsid w:val="00DD24DD"/>
    <w:rsid w:val="00E01FB9"/>
    <w:rsid w:val="00E028C6"/>
    <w:rsid w:val="00E06259"/>
    <w:rsid w:val="00E35F13"/>
    <w:rsid w:val="00E5456A"/>
    <w:rsid w:val="00E57415"/>
    <w:rsid w:val="00E63E2B"/>
    <w:rsid w:val="00E7059D"/>
    <w:rsid w:val="00E80FDC"/>
    <w:rsid w:val="00E8165E"/>
    <w:rsid w:val="00EA375C"/>
    <w:rsid w:val="00EC55B8"/>
    <w:rsid w:val="00EC6223"/>
    <w:rsid w:val="00ED5442"/>
    <w:rsid w:val="00F04875"/>
    <w:rsid w:val="00F05854"/>
    <w:rsid w:val="00F0730A"/>
    <w:rsid w:val="00F5077F"/>
    <w:rsid w:val="00F53DE1"/>
    <w:rsid w:val="00F5626B"/>
    <w:rsid w:val="00F56474"/>
    <w:rsid w:val="00F90191"/>
    <w:rsid w:val="00FD3282"/>
    <w:rsid w:val="00FD64E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9C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6E6316"/>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866DC0"/>
    <w:pPr>
      <w:spacing w:line="480" w:lineRule="auto"/>
      <w:ind w:left="720" w:right="720"/>
    </w:pPr>
    <w:rPr>
      <w:rFonts w:eastAsia="Times New Roman" w:cs="Times New Roman"/>
    </w:rPr>
  </w:style>
  <w:style w:type="paragraph" w:styleId="BalloonText">
    <w:name w:val="Balloon Text"/>
    <w:basedOn w:val="Normal"/>
    <w:link w:val="BalloonTextChar"/>
    <w:rsid w:val="008E4E51"/>
    <w:rPr>
      <w:rFonts w:ascii="Lucida Grande" w:hAnsi="Lucida Grande"/>
      <w:sz w:val="18"/>
      <w:szCs w:val="18"/>
    </w:rPr>
  </w:style>
  <w:style w:type="character" w:customStyle="1" w:styleId="BalloonTextChar">
    <w:name w:val="Balloon Text Char"/>
    <w:basedOn w:val="DefaultParagraphFont"/>
    <w:link w:val="BalloonText"/>
    <w:rsid w:val="008E4E51"/>
    <w:rPr>
      <w:rFonts w:ascii="Lucida Grande" w:hAnsi="Lucida Grande"/>
      <w:sz w:val="18"/>
      <w:szCs w:val="18"/>
    </w:rPr>
  </w:style>
  <w:style w:type="character" w:styleId="CommentReference">
    <w:name w:val="annotation reference"/>
    <w:basedOn w:val="DefaultParagraphFont"/>
    <w:rsid w:val="007F0381"/>
    <w:rPr>
      <w:sz w:val="18"/>
      <w:szCs w:val="18"/>
    </w:rPr>
  </w:style>
  <w:style w:type="paragraph" w:styleId="CommentText">
    <w:name w:val="annotation text"/>
    <w:basedOn w:val="Normal"/>
    <w:link w:val="CommentTextChar"/>
    <w:rsid w:val="007F0381"/>
  </w:style>
  <w:style w:type="character" w:customStyle="1" w:styleId="CommentTextChar">
    <w:name w:val="Comment Text Char"/>
    <w:basedOn w:val="DefaultParagraphFont"/>
    <w:link w:val="CommentText"/>
    <w:rsid w:val="007F0381"/>
    <w:rPr>
      <w:rFonts w:ascii="Times New Roman" w:hAnsi="Times New Roman"/>
    </w:rPr>
  </w:style>
  <w:style w:type="paragraph" w:styleId="CommentSubject">
    <w:name w:val="annotation subject"/>
    <w:basedOn w:val="CommentText"/>
    <w:next w:val="CommentText"/>
    <w:link w:val="CommentSubjectChar"/>
    <w:rsid w:val="007F0381"/>
    <w:rPr>
      <w:b/>
      <w:bCs/>
      <w:sz w:val="20"/>
      <w:szCs w:val="20"/>
    </w:rPr>
  </w:style>
  <w:style w:type="character" w:customStyle="1" w:styleId="CommentSubjectChar">
    <w:name w:val="Comment Subject Char"/>
    <w:basedOn w:val="CommentTextChar"/>
    <w:link w:val="CommentSubject"/>
    <w:rsid w:val="007F0381"/>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6E6316"/>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866DC0"/>
    <w:pPr>
      <w:spacing w:line="480" w:lineRule="auto"/>
      <w:ind w:left="720" w:right="720"/>
    </w:pPr>
    <w:rPr>
      <w:rFonts w:eastAsia="Times New Roman" w:cs="Times New Roman"/>
    </w:rPr>
  </w:style>
  <w:style w:type="paragraph" w:styleId="BalloonText">
    <w:name w:val="Balloon Text"/>
    <w:basedOn w:val="Normal"/>
    <w:link w:val="BalloonTextChar"/>
    <w:rsid w:val="008E4E51"/>
    <w:rPr>
      <w:rFonts w:ascii="Lucida Grande" w:hAnsi="Lucida Grande"/>
      <w:sz w:val="18"/>
      <w:szCs w:val="18"/>
    </w:rPr>
  </w:style>
  <w:style w:type="character" w:customStyle="1" w:styleId="BalloonTextChar">
    <w:name w:val="Balloon Text Char"/>
    <w:basedOn w:val="DefaultParagraphFont"/>
    <w:link w:val="BalloonText"/>
    <w:rsid w:val="008E4E51"/>
    <w:rPr>
      <w:rFonts w:ascii="Lucida Grande" w:hAnsi="Lucida Grande"/>
      <w:sz w:val="18"/>
      <w:szCs w:val="18"/>
    </w:rPr>
  </w:style>
  <w:style w:type="character" w:styleId="CommentReference">
    <w:name w:val="annotation reference"/>
    <w:basedOn w:val="DefaultParagraphFont"/>
    <w:rsid w:val="007F0381"/>
    <w:rPr>
      <w:sz w:val="18"/>
      <w:szCs w:val="18"/>
    </w:rPr>
  </w:style>
  <w:style w:type="paragraph" w:styleId="CommentText">
    <w:name w:val="annotation text"/>
    <w:basedOn w:val="Normal"/>
    <w:link w:val="CommentTextChar"/>
    <w:rsid w:val="007F0381"/>
  </w:style>
  <w:style w:type="character" w:customStyle="1" w:styleId="CommentTextChar">
    <w:name w:val="Comment Text Char"/>
    <w:basedOn w:val="DefaultParagraphFont"/>
    <w:link w:val="CommentText"/>
    <w:rsid w:val="007F0381"/>
    <w:rPr>
      <w:rFonts w:ascii="Times New Roman" w:hAnsi="Times New Roman"/>
    </w:rPr>
  </w:style>
  <w:style w:type="paragraph" w:styleId="CommentSubject">
    <w:name w:val="annotation subject"/>
    <w:basedOn w:val="CommentText"/>
    <w:next w:val="CommentText"/>
    <w:link w:val="CommentSubjectChar"/>
    <w:rsid w:val="007F0381"/>
    <w:rPr>
      <w:b/>
      <w:bCs/>
      <w:sz w:val="20"/>
      <w:szCs w:val="20"/>
    </w:rPr>
  </w:style>
  <w:style w:type="character" w:customStyle="1" w:styleId="CommentSubjectChar">
    <w:name w:val="Comment Subject Char"/>
    <w:basedOn w:val="CommentTextChar"/>
    <w:link w:val="CommentSubject"/>
    <w:rsid w:val="007F038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4FB43D1-D3DD-254B-BA26-E92A3E797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1774</Words>
  <Characters>10114</Characters>
  <Application>Microsoft Macintosh Word</Application>
  <DocSecurity>0</DocSecurity>
  <Lines>84</Lines>
  <Paragraphs>23</Paragraphs>
  <ScaleCrop>false</ScaleCrop>
  <Company/>
  <LinksUpToDate>false</LinksUpToDate>
  <CharactersWithSpaces>11865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 Van Zile</dc:creator>
  <cp:keywords/>
  <cp:lastModifiedBy>Allana  Lindgren</cp:lastModifiedBy>
  <cp:revision>6</cp:revision>
  <dcterms:created xsi:type="dcterms:W3CDTF">2013-08-08T21:07:00Z</dcterms:created>
  <dcterms:modified xsi:type="dcterms:W3CDTF">2013-08-14T20:18:00Z</dcterms:modified>
</cp:coreProperties>
</file>