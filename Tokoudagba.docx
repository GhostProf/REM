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5683E" w:rsidRPr="0027452E" w:rsidRDefault="00A92F0E" w:rsidP="00AB270F">
      <w:pPr>
        <w:widowControl w:val="0"/>
        <w:autoSpaceDE w:val="0"/>
        <w:autoSpaceDN w:val="0"/>
        <w:adjustRightInd w:val="0"/>
        <w:spacing w:after="0" w:line="360" w:lineRule="auto"/>
        <w:ind w:left="567" w:right="473"/>
        <w:rPr>
          <w:rFonts w:ascii="Garamond" w:hAnsi="Garamond" w:cs="Times New Roman"/>
          <w:sz w:val="32"/>
          <w:vertAlign w:val="baseline"/>
          <w:lang w:val="en-GB"/>
        </w:rPr>
      </w:pPr>
      <w:bookmarkStart w:id="0" w:name="_GoBack"/>
      <w:bookmarkEnd w:id="0"/>
      <w:r>
        <w:rPr>
          <w:rFonts w:ascii="Garamond" w:hAnsi="Garamond" w:cs="Times New Roman"/>
          <w:sz w:val="32"/>
          <w:vertAlign w:val="baseline"/>
          <w:lang w:val="en-GB"/>
        </w:rPr>
        <w:t xml:space="preserve">Author: </w:t>
      </w:r>
      <w:proofErr w:type="spellStart"/>
      <w:r w:rsidR="00312E21" w:rsidRPr="00312E21">
        <w:rPr>
          <w:rFonts w:ascii="Garamond" w:hAnsi="Garamond" w:cs="Times New Roman"/>
          <w:sz w:val="32"/>
          <w:vertAlign w:val="baseline"/>
          <w:lang w:val="en-GB"/>
        </w:rPr>
        <w:t>Marlène</w:t>
      </w:r>
      <w:proofErr w:type="spellEnd"/>
      <w:r w:rsidR="00312E21" w:rsidRPr="00312E21">
        <w:rPr>
          <w:rFonts w:ascii="Garamond" w:hAnsi="Garamond" w:cs="Times New Roman"/>
          <w:sz w:val="32"/>
          <w:vertAlign w:val="baseline"/>
          <w:lang w:val="en-GB"/>
        </w:rPr>
        <w:t xml:space="preserve"> </w:t>
      </w:r>
      <w:proofErr w:type="spellStart"/>
      <w:r w:rsidR="00312E21" w:rsidRPr="00312E21">
        <w:rPr>
          <w:rFonts w:ascii="Garamond" w:hAnsi="Garamond" w:cs="Times New Roman"/>
          <w:sz w:val="32"/>
          <w:vertAlign w:val="baseline"/>
          <w:lang w:val="en-GB"/>
        </w:rPr>
        <w:t>Biton</w:t>
      </w:r>
      <w:proofErr w:type="spellEnd"/>
    </w:p>
    <w:p w:rsidR="0085683E" w:rsidRPr="0027452E" w:rsidRDefault="0085683E" w:rsidP="00AB270F">
      <w:pPr>
        <w:widowControl w:val="0"/>
        <w:autoSpaceDE w:val="0"/>
        <w:autoSpaceDN w:val="0"/>
        <w:adjustRightInd w:val="0"/>
        <w:spacing w:after="0" w:line="360" w:lineRule="auto"/>
        <w:ind w:left="567" w:right="473"/>
        <w:rPr>
          <w:rFonts w:ascii="Garamond" w:hAnsi="Garamond" w:cs="Times New Roman"/>
          <w:sz w:val="32"/>
          <w:vertAlign w:val="baseline"/>
          <w:lang w:val="en-GB"/>
        </w:rPr>
      </w:pPr>
    </w:p>
    <w:p w:rsidR="000D59D6" w:rsidRDefault="00312E21">
      <w:pPr>
        <w:widowControl w:val="0"/>
        <w:autoSpaceDE w:val="0"/>
        <w:autoSpaceDN w:val="0"/>
        <w:adjustRightInd w:val="0"/>
        <w:spacing w:after="0" w:line="360" w:lineRule="auto"/>
        <w:ind w:left="567" w:right="473"/>
        <w:rPr>
          <w:rFonts w:ascii="Garamond" w:hAnsi="Garamond" w:cs="Times New Roman"/>
          <w:b/>
          <w:sz w:val="32"/>
          <w:vertAlign w:val="baseline"/>
          <w:lang w:val="en-GB"/>
        </w:rPr>
      </w:pPr>
      <w:proofErr w:type="spellStart"/>
      <w:r w:rsidRPr="00312E21">
        <w:rPr>
          <w:rFonts w:ascii="Garamond" w:hAnsi="Garamond" w:cs="Times New Roman"/>
          <w:b/>
          <w:sz w:val="32"/>
          <w:vertAlign w:val="baseline"/>
          <w:lang w:val="en-GB"/>
        </w:rPr>
        <w:t>Tokoudagba</w:t>
      </w:r>
      <w:proofErr w:type="spellEnd"/>
      <w:r w:rsidR="00A92F0E">
        <w:rPr>
          <w:rFonts w:ascii="Garamond" w:hAnsi="Garamond" w:cs="Times New Roman"/>
          <w:b/>
          <w:sz w:val="32"/>
          <w:vertAlign w:val="baseline"/>
          <w:lang w:val="en-GB"/>
        </w:rPr>
        <w:t xml:space="preserve">, </w:t>
      </w:r>
      <w:proofErr w:type="spellStart"/>
      <w:r w:rsidR="00A92F0E" w:rsidRPr="0003723C">
        <w:rPr>
          <w:rFonts w:ascii="Garamond" w:hAnsi="Garamond" w:cs="Times New Roman"/>
          <w:b/>
          <w:sz w:val="32"/>
          <w:vertAlign w:val="baseline"/>
          <w:lang w:val="en-GB"/>
        </w:rPr>
        <w:t>Cyprien</w:t>
      </w:r>
      <w:proofErr w:type="spellEnd"/>
      <w:r w:rsidR="00A92F0E" w:rsidRPr="0003723C">
        <w:rPr>
          <w:rFonts w:ascii="Garamond" w:hAnsi="Garamond" w:cs="Times New Roman"/>
          <w:b/>
          <w:sz w:val="32"/>
          <w:vertAlign w:val="baseline"/>
          <w:lang w:val="en-GB"/>
        </w:rPr>
        <w:t xml:space="preserve"> </w:t>
      </w:r>
    </w:p>
    <w:p w:rsidR="00E656A1" w:rsidRDefault="00312E21">
      <w:pPr>
        <w:widowControl w:val="0"/>
        <w:autoSpaceDE w:val="0"/>
        <w:autoSpaceDN w:val="0"/>
        <w:adjustRightInd w:val="0"/>
        <w:spacing w:before="240" w:after="0"/>
        <w:ind w:left="567" w:right="473" w:firstLine="993"/>
        <w:jc w:val="both"/>
        <w:rPr>
          <w:rFonts w:ascii="Garamond" w:hAnsi="Garamond" w:cs="Times New Roman"/>
          <w:sz w:val="32"/>
          <w:vertAlign w:val="baseline"/>
          <w:lang w:val="en-GB"/>
        </w:rPr>
      </w:pPr>
      <w:proofErr w:type="spellStart"/>
      <w:r w:rsidRPr="00312E21">
        <w:rPr>
          <w:rFonts w:ascii="Garamond" w:hAnsi="Garamond" w:cs="Times New Roman"/>
          <w:sz w:val="32"/>
          <w:vertAlign w:val="baseline"/>
          <w:lang w:val="en-GB"/>
        </w:rPr>
        <w:t>Cyprien</w:t>
      </w:r>
      <w:proofErr w:type="spellEnd"/>
      <w:r w:rsidRPr="00312E21">
        <w:rPr>
          <w:rFonts w:ascii="Garamond" w:hAnsi="Garamond" w:cs="Times New Roman"/>
          <w:sz w:val="32"/>
          <w:vertAlign w:val="baseline"/>
          <w:lang w:val="en-GB"/>
        </w:rPr>
        <w:t xml:space="preserve"> </w:t>
      </w:r>
      <w:proofErr w:type="spellStart"/>
      <w:r w:rsidRPr="00312E21">
        <w:rPr>
          <w:rFonts w:ascii="Garamond" w:hAnsi="Garamond" w:cs="Times New Roman"/>
          <w:sz w:val="32"/>
          <w:vertAlign w:val="baseline"/>
          <w:lang w:val="en-GB"/>
        </w:rPr>
        <w:t>Tokoudagba</w:t>
      </w:r>
      <w:proofErr w:type="spellEnd"/>
      <w:r w:rsidRPr="00312E21">
        <w:rPr>
          <w:rFonts w:ascii="Garamond" w:hAnsi="Garamond" w:cs="Times New Roman"/>
          <w:sz w:val="32"/>
          <w:vertAlign w:val="baseline"/>
          <w:lang w:val="en-GB"/>
        </w:rPr>
        <w:t xml:space="preserve"> was born in 1939 in </w:t>
      </w:r>
      <w:proofErr w:type="spellStart"/>
      <w:r w:rsidRPr="00312E21">
        <w:rPr>
          <w:rFonts w:ascii="Garamond" w:hAnsi="Garamond" w:cs="Times New Roman"/>
          <w:sz w:val="32"/>
          <w:vertAlign w:val="baseline"/>
          <w:lang w:val="en-GB"/>
        </w:rPr>
        <w:t>Abomey</w:t>
      </w:r>
      <w:proofErr w:type="spellEnd"/>
      <w:r w:rsidRPr="00312E21">
        <w:rPr>
          <w:rFonts w:ascii="Garamond" w:hAnsi="Garamond" w:cs="Times New Roman"/>
          <w:sz w:val="32"/>
          <w:vertAlign w:val="baseline"/>
          <w:lang w:val="en-GB"/>
        </w:rPr>
        <w:t xml:space="preserve">, former royal capital of </w:t>
      </w:r>
      <w:proofErr w:type="spellStart"/>
      <w:r w:rsidRPr="00312E21">
        <w:rPr>
          <w:rFonts w:ascii="Garamond" w:hAnsi="Garamond" w:cs="Times New Roman"/>
          <w:sz w:val="32"/>
          <w:vertAlign w:val="baseline"/>
          <w:lang w:val="en-GB"/>
        </w:rPr>
        <w:t>Dahomey</w:t>
      </w:r>
      <w:proofErr w:type="spellEnd"/>
      <w:r w:rsidRPr="00312E21">
        <w:rPr>
          <w:rFonts w:ascii="Garamond" w:hAnsi="Garamond" w:cs="Times New Roman"/>
          <w:sz w:val="32"/>
          <w:vertAlign w:val="baseline"/>
          <w:lang w:val="en-GB"/>
        </w:rPr>
        <w:t>, nowadays Benin</w:t>
      </w:r>
      <w:r w:rsidR="0027452E">
        <w:rPr>
          <w:rFonts w:ascii="Garamond" w:hAnsi="Garamond" w:cs="Times New Roman"/>
          <w:sz w:val="32"/>
          <w:vertAlign w:val="baseline"/>
          <w:lang w:val="en-GB"/>
        </w:rPr>
        <w:t>.</w:t>
      </w:r>
      <w:r w:rsidRPr="00312E21">
        <w:rPr>
          <w:rFonts w:ascii="Garamond" w:hAnsi="Garamond" w:cs="Times New Roman"/>
          <w:sz w:val="32"/>
          <w:vertAlign w:val="baseline"/>
          <w:lang w:val="en-GB"/>
        </w:rPr>
        <w:t xml:space="preserve"> </w:t>
      </w:r>
      <w:r w:rsidR="0027452E">
        <w:rPr>
          <w:rFonts w:ascii="Garamond" w:hAnsi="Garamond" w:cs="Times New Roman"/>
          <w:sz w:val="32"/>
          <w:vertAlign w:val="baseline"/>
          <w:lang w:val="en-GB"/>
        </w:rPr>
        <w:t>As</w:t>
      </w:r>
      <w:r w:rsidRPr="00312E21">
        <w:rPr>
          <w:rFonts w:ascii="Garamond" w:hAnsi="Garamond" w:cs="Times New Roman"/>
          <w:sz w:val="32"/>
          <w:vertAlign w:val="baseline"/>
          <w:lang w:val="en-GB"/>
        </w:rPr>
        <w:t xml:space="preserve"> an artist appreciated locally</w:t>
      </w:r>
      <w:r w:rsidR="0027452E">
        <w:rPr>
          <w:rFonts w:ascii="Garamond" w:hAnsi="Garamond" w:cs="Times New Roman"/>
          <w:sz w:val="32"/>
          <w:vertAlign w:val="baseline"/>
          <w:lang w:val="en-GB"/>
        </w:rPr>
        <w:t xml:space="preserve"> as</w:t>
      </w:r>
      <w:r w:rsidRPr="00312E21">
        <w:rPr>
          <w:rFonts w:ascii="Garamond" w:hAnsi="Garamond" w:cs="Times New Roman"/>
          <w:sz w:val="32"/>
          <w:vertAlign w:val="baseline"/>
          <w:lang w:val="en-GB"/>
        </w:rPr>
        <w:t xml:space="preserve"> the restorer of the low-reliefs of the royal buildings of the Historical site of </w:t>
      </w:r>
      <w:proofErr w:type="spellStart"/>
      <w:r w:rsidRPr="00312E21">
        <w:rPr>
          <w:rFonts w:ascii="Garamond" w:hAnsi="Garamond" w:cs="Times New Roman"/>
          <w:sz w:val="32"/>
          <w:vertAlign w:val="baseline"/>
          <w:lang w:val="en-GB"/>
        </w:rPr>
        <w:t>Abomey</w:t>
      </w:r>
      <w:proofErr w:type="spellEnd"/>
      <w:r w:rsidRPr="00312E21">
        <w:rPr>
          <w:rFonts w:ascii="Garamond" w:hAnsi="Garamond" w:cs="Times New Roman"/>
          <w:sz w:val="32"/>
          <w:vertAlign w:val="baseline"/>
          <w:lang w:val="en-GB"/>
        </w:rPr>
        <w:t xml:space="preserve">, </w:t>
      </w:r>
      <w:r w:rsidR="0027452E">
        <w:rPr>
          <w:rFonts w:ascii="Garamond" w:hAnsi="Garamond" w:cs="Times New Roman"/>
          <w:sz w:val="32"/>
          <w:vertAlign w:val="baseline"/>
          <w:lang w:val="en-GB"/>
        </w:rPr>
        <w:t xml:space="preserve">he is </w:t>
      </w:r>
      <w:r w:rsidRPr="00312E21">
        <w:rPr>
          <w:rFonts w:ascii="Garamond" w:hAnsi="Garamond" w:cs="Times New Roman"/>
          <w:sz w:val="32"/>
          <w:vertAlign w:val="baseline"/>
          <w:lang w:val="en-GB"/>
        </w:rPr>
        <w:t>also well known internationally for his many</w:t>
      </w:r>
      <w:r w:rsidR="00BA52F6">
        <w:rPr>
          <w:rFonts w:ascii="Garamond" w:hAnsi="Garamond" w:cs="Times New Roman"/>
          <w:strike/>
          <w:sz w:val="32"/>
          <w:vertAlign w:val="baseline"/>
          <w:lang w:val="en-GB"/>
        </w:rPr>
        <w:t xml:space="preserve"> </w:t>
      </w:r>
      <w:r w:rsidRPr="00312E21">
        <w:rPr>
          <w:rFonts w:ascii="Garamond" w:hAnsi="Garamond" w:cs="Times New Roman"/>
          <w:sz w:val="32"/>
          <w:vertAlign w:val="baseline"/>
          <w:lang w:val="en-GB"/>
        </w:rPr>
        <w:t>exhibitions</w:t>
      </w:r>
      <w:r w:rsidR="0027452E">
        <w:rPr>
          <w:rFonts w:ascii="Garamond" w:hAnsi="Garamond" w:cs="Times New Roman"/>
          <w:sz w:val="32"/>
          <w:vertAlign w:val="baseline"/>
          <w:lang w:val="en-GB"/>
        </w:rPr>
        <w:t xml:space="preserve"> </w:t>
      </w:r>
      <w:r w:rsidRPr="00312E21">
        <w:rPr>
          <w:rFonts w:ascii="Garamond" w:hAnsi="Garamond" w:cs="Times New Roman"/>
          <w:sz w:val="32"/>
          <w:vertAlign w:val="baseline"/>
          <w:lang w:val="en-GB"/>
        </w:rPr>
        <w:t>in France, Germany, USA, England, Australia, etc</w:t>
      </w:r>
      <w:proofErr w:type="gramStart"/>
      <w:r w:rsidRPr="00312E21">
        <w:rPr>
          <w:rFonts w:ascii="Garamond" w:hAnsi="Garamond" w:cs="Times New Roman"/>
          <w:sz w:val="32"/>
          <w:vertAlign w:val="baseline"/>
          <w:lang w:val="en-GB"/>
        </w:rPr>
        <w:t>..</w:t>
      </w:r>
      <w:proofErr w:type="gramEnd"/>
      <w:r w:rsidRPr="00312E21">
        <w:rPr>
          <w:rFonts w:ascii="Garamond" w:hAnsi="Garamond" w:cs="Times New Roman"/>
          <w:sz w:val="32"/>
          <w:vertAlign w:val="baseline"/>
          <w:lang w:val="en-GB"/>
        </w:rPr>
        <w:t xml:space="preserve"> While conserving certain traditional aspects </w:t>
      </w:r>
      <w:r w:rsidR="00106B26" w:rsidRPr="00D578C0">
        <w:rPr>
          <w:rFonts w:ascii="Garamond" w:hAnsi="Garamond" w:cs="Times New Roman"/>
          <w:sz w:val="32"/>
          <w:vertAlign w:val="baseline"/>
        </w:rPr>
        <w:t xml:space="preserve">of the </w:t>
      </w:r>
      <w:proofErr w:type="spellStart"/>
      <w:r w:rsidR="00106B26" w:rsidRPr="00D578C0">
        <w:rPr>
          <w:rFonts w:ascii="Garamond" w:hAnsi="Garamond" w:cs="Times New Roman"/>
          <w:sz w:val="32"/>
          <w:vertAlign w:val="baseline"/>
        </w:rPr>
        <w:t>particular</w:t>
      </w:r>
      <w:proofErr w:type="spellEnd"/>
      <w:r w:rsidR="00106B26" w:rsidRPr="00D578C0">
        <w:rPr>
          <w:rFonts w:ascii="Garamond" w:hAnsi="Garamond" w:cs="Times New Roman"/>
          <w:sz w:val="32"/>
          <w:vertAlign w:val="baseline"/>
        </w:rPr>
        <w:t xml:space="preserve"> values </w:t>
      </w:r>
      <w:r w:rsidRPr="00312E21">
        <w:rPr>
          <w:rFonts w:ascii="Garamond" w:hAnsi="Garamond" w:cs="Times New Roman"/>
          <w:sz w:val="32"/>
          <w:vertAlign w:val="baseline"/>
          <w:lang w:val="en-GB"/>
        </w:rPr>
        <w:t xml:space="preserve">of the </w:t>
      </w:r>
      <w:proofErr w:type="spellStart"/>
      <w:proofErr w:type="gramStart"/>
      <w:r w:rsidRPr="00312E21">
        <w:rPr>
          <w:rFonts w:ascii="Garamond" w:hAnsi="Garamond" w:cs="Times New Roman"/>
          <w:i/>
          <w:sz w:val="32"/>
          <w:vertAlign w:val="baseline"/>
          <w:lang w:val="en-GB"/>
        </w:rPr>
        <w:t>fon</w:t>
      </w:r>
      <w:proofErr w:type="spellEnd"/>
      <w:proofErr w:type="gramEnd"/>
      <w:r w:rsidRPr="00312E21">
        <w:rPr>
          <w:rFonts w:ascii="Garamond" w:hAnsi="Garamond" w:cs="Times New Roman"/>
          <w:sz w:val="32"/>
          <w:vertAlign w:val="baseline"/>
          <w:lang w:val="en-GB"/>
        </w:rPr>
        <w:t xml:space="preserve"> culture, his work as an artist nevertheless opens them up to potential universal and modern dimensions. In so doing he made himself a personal path situated between the artistic traditions of his culture and the universe of contemporary art; thus enabling </w:t>
      </w:r>
      <w:proofErr w:type="spellStart"/>
      <w:proofErr w:type="gramStart"/>
      <w:r w:rsidRPr="00312E21">
        <w:rPr>
          <w:rFonts w:ascii="Garamond" w:hAnsi="Garamond" w:cs="Times New Roman"/>
          <w:i/>
          <w:sz w:val="32"/>
          <w:vertAlign w:val="baseline"/>
          <w:lang w:val="en-GB"/>
        </w:rPr>
        <w:t>fon</w:t>
      </w:r>
      <w:proofErr w:type="spellEnd"/>
      <w:proofErr w:type="gramEnd"/>
      <w:r w:rsidRPr="00312E21">
        <w:rPr>
          <w:rFonts w:ascii="Garamond" w:hAnsi="Garamond" w:cs="Times New Roman"/>
          <w:sz w:val="32"/>
          <w:vertAlign w:val="baseline"/>
          <w:lang w:val="en-GB"/>
        </w:rPr>
        <w:t xml:space="preserve"> art to evolve while protecting its meanings and fundamental structure.</w:t>
      </w:r>
      <w:ins w:id="1" w:author="Erin Rice" w:date="2014-07-01T19:18:00Z">
        <w:r w:rsidR="00BA52F6">
          <w:rPr>
            <w:rFonts w:ascii="Garamond" w:hAnsi="Garamond" w:cs="Times New Roman"/>
            <w:sz w:val="32"/>
            <w:vertAlign w:val="baseline"/>
            <w:lang w:val="en-GB"/>
          </w:rPr>
          <w:t xml:space="preserve"> </w:t>
        </w:r>
      </w:ins>
      <w:r w:rsidR="00264ADA">
        <w:rPr>
          <w:rFonts w:ascii="Garamond" w:hAnsi="Garamond" w:cs="Times New Roman"/>
          <w:sz w:val="32"/>
          <w:vertAlign w:val="baseline"/>
          <w:lang w:val="en-GB"/>
        </w:rPr>
        <w:t>Through</w:t>
      </w:r>
      <w:r w:rsidRPr="00312E21">
        <w:rPr>
          <w:rFonts w:ascii="Garamond" w:hAnsi="Garamond" w:cs="Times New Roman"/>
          <w:sz w:val="32"/>
          <w:vertAlign w:val="baseline"/>
          <w:lang w:val="en-GB"/>
        </w:rPr>
        <w:t xml:space="preserve"> his work over the decades and the numerous creations he </w:t>
      </w:r>
      <w:r w:rsidR="00264ADA">
        <w:rPr>
          <w:rFonts w:ascii="Garamond" w:hAnsi="Garamond" w:cs="Times New Roman"/>
          <w:sz w:val="32"/>
          <w:vertAlign w:val="baseline"/>
          <w:lang w:val="en-GB"/>
        </w:rPr>
        <w:t>completed before his death in 2012</w:t>
      </w:r>
      <w:r w:rsidRPr="00312E21">
        <w:rPr>
          <w:rFonts w:ascii="Garamond" w:hAnsi="Garamond" w:cs="Times New Roman"/>
          <w:sz w:val="32"/>
          <w:vertAlign w:val="baseline"/>
          <w:lang w:val="en-GB"/>
        </w:rPr>
        <w:t xml:space="preserve">, </w:t>
      </w:r>
      <w:proofErr w:type="spellStart"/>
      <w:r w:rsidR="00264ADA">
        <w:rPr>
          <w:rFonts w:ascii="Garamond" w:hAnsi="Garamond" w:cs="Times New Roman"/>
          <w:sz w:val="32"/>
          <w:vertAlign w:val="baseline"/>
          <w:lang w:val="en-GB"/>
        </w:rPr>
        <w:t>Tokoudagba</w:t>
      </w:r>
      <w:proofErr w:type="spellEnd"/>
      <w:r w:rsidRPr="00312E21">
        <w:rPr>
          <w:rFonts w:ascii="Garamond" w:hAnsi="Garamond" w:cs="Times New Roman"/>
          <w:sz w:val="32"/>
          <w:vertAlign w:val="baseline"/>
          <w:lang w:val="en-GB"/>
        </w:rPr>
        <w:t xml:space="preserve"> has </w:t>
      </w:r>
      <w:r w:rsidR="00264ADA">
        <w:rPr>
          <w:rFonts w:ascii="Garamond" w:hAnsi="Garamond" w:cs="Times New Roman"/>
          <w:sz w:val="32"/>
          <w:vertAlign w:val="baseline"/>
          <w:lang w:val="en-GB"/>
        </w:rPr>
        <w:t>open</w:t>
      </w:r>
      <w:r w:rsidRPr="00312E21">
        <w:rPr>
          <w:rFonts w:ascii="Garamond" w:hAnsi="Garamond" w:cs="Times New Roman"/>
          <w:sz w:val="32"/>
          <w:vertAlign w:val="baseline"/>
          <w:lang w:val="en-GB"/>
        </w:rPr>
        <w:t>ed the way for the young artists of Benin by setting up a space from which it is possible to work while retaining their specificity and not becoming lost in undifferentiated aesthetics.</w:t>
      </w:r>
    </w:p>
    <w:p w:rsidR="000D59D6" w:rsidRDefault="000D59D6">
      <w:pPr>
        <w:widowControl w:val="0"/>
        <w:autoSpaceDE w:val="0"/>
        <w:autoSpaceDN w:val="0"/>
        <w:adjustRightInd w:val="0"/>
        <w:spacing w:before="240" w:after="0"/>
        <w:ind w:left="567" w:right="473" w:firstLine="993"/>
        <w:rPr>
          <w:rFonts w:ascii="Garamond" w:hAnsi="Garamond" w:cs="Times New Roman"/>
          <w:sz w:val="32"/>
          <w:vertAlign w:val="baseline"/>
          <w:lang w:val="en-GB"/>
        </w:rPr>
      </w:pPr>
    </w:p>
    <w:p w:rsidR="000D59D6" w:rsidRDefault="00312E21">
      <w:pPr>
        <w:widowControl w:val="0"/>
        <w:autoSpaceDE w:val="0"/>
        <w:autoSpaceDN w:val="0"/>
        <w:adjustRightInd w:val="0"/>
        <w:spacing w:before="240" w:after="0"/>
        <w:ind w:left="567" w:right="473" w:firstLine="993"/>
        <w:rPr>
          <w:rFonts w:ascii="Garamond" w:hAnsi="Garamond" w:cs="Times New Roman"/>
          <w:sz w:val="32"/>
          <w:vertAlign w:val="baseline"/>
          <w:lang w:val="en-GB"/>
        </w:rPr>
      </w:pPr>
      <w:proofErr w:type="spellStart"/>
      <w:r w:rsidRPr="00312E21">
        <w:rPr>
          <w:rFonts w:ascii="Garamond" w:hAnsi="Garamond" w:cs="Times New Roman"/>
          <w:sz w:val="32"/>
          <w:vertAlign w:val="baseline"/>
          <w:lang w:val="en-GB"/>
        </w:rPr>
        <w:t>Cyprien</w:t>
      </w:r>
      <w:proofErr w:type="spellEnd"/>
      <w:r w:rsidRPr="00312E21">
        <w:rPr>
          <w:rFonts w:ascii="Garamond" w:hAnsi="Garamond" w:cs="Times New Roman"/>
          <w:sz w:val="32"/>
          <w:vertAlign w:val="baseline"/>
          <w:lang w:val="en-GB"/>
        </w:rPr>
        <w:t xml:space="preserve"> </w:t>
      </w:r>
      <w:proofErr w:type="spellStart"/>
      <w:r w:rsidRPr="00312E21">
        <w:rPr>
          <w:rFonts w:ascii="Garamond" w:hAnsi="Garamond" w:cs="Times New Roman"/>
          <w:sz w:val="32"/>
          <w:vertAlign w:val="baseline"/>
          <w:lang w:val="en-GB"/>
        </w:rPr>
        <w:t>Tokoudagba</w:t>
      </w:r>
      <w:proofErr w:type="spellEnd"/>
      <w:r w:rsidRPr="00312E21">
        <w:rPr>
          <w:rFonts w:ascii="Garamond" w:hAnsi="Garamond" w:cs="Times New Roman"/>
          <w:sz w:val="32"/>
          <w:vertAlign w:val="baseline"/>
          <w:lang w:val="en-GB"/>
        </w:rPr>
        <w:t xml:space="preserve"> comes from a family close to the ancient </w:t>
      </w:r>
      <w:proofErr w:type="spellStart"/>
      <w:proofErr w:type="gramStart"/>
      <w:r w:rsidRPr="00312E21">
        <w:rPr>
          <w:rFonts w:ascii="Garamond" w:hAnsi="Garamond" w:cs="Times New Roman"/>
          <w:i/>
          <w:iCs/>
          <w:sz w:val="32"/>
          <w:vertAlign w:val="baseline"/>
          <w:lang w:val="en-GB"/>
        </w:rPr>
        <w:t>fon</w:t>
      </w:r>
      <w:proofErr w:type="spellEnd"/>
      <w:proofErr w:type="gramEnd"/>
      <w:r w:rsidRPr="00312E21">
        <w:rPr>
          <w:rFonts w:ascii="Garamond" w:hAnsi="Garamond" w:cs="Times New Roman"/>
          <w:sz w:val="32"/>
          <w:vertAlign w:val="baseline"/>
          <w:lang w:val="en-GB"/>
        </w:rPr>
        <w:t xml:space="preserve"> power, a descendant of </w:t>
      </w:r>
      <w:proofErr w:type="spellStart"/>
      <w:r w:rsidRPr="00312E21">
        <w:rPr>
          <w:rFonts w:ascii="Garamond" w:hAnsi="Garamond" w:cs="Times New Roman"/>
          <w:sz w:val="32"/>
          <w:vertAlign w:val="baseline"/>
          <w:lang w:val="en-GB"/>
        </w:rPr>
        <w:t>Gezos</w:t>
      </w:r>
      <w:proofErr w:type="spellEnd"/>
      <w:r w:rsidRPr="00312E21">
        <w:rPr>
          <w:rFonts w:ascii="Garamond" w:hAnsi="Garamond" w:cs="Times New Roman"/>
          <w:sz w:val="32"/>
          <w:vertAlign w:val="baseline"/>
          <w:lang w:val="en-GB"/>
        </w:rPr>
        <w:t xml:space="preserve">' war leader, </w:t>
      </w:r>
      <w:proofErr w:type="spellStart"/>
      <w:r w:rsidRPr="00312E21">
        <w:rPr>
          <w:rFonts w:ascii="Garamond" w:hAnsi="Garamond" w:cs="Times New Roman"/>
          <w:i/>
          <w:sz w:val="32"/>
          <w:vertAlign w:val="baseline"/>
          <w:lang w:val="en-GB"/>
        </w:rPr>
        <w:t>gahu</w:t>
      </w:r>
      <w:proofErr w:type="spellEnd"/>
      <w:r w:rsidRPr="00312E21">
        <w:rPr>
          <w:rFonts w:ascii="Garamond" w:hAnsi="Garamond" w:cs="Times New Roman"/>
          <w:sz w:val="32"/>
          <w:vertAlign w:val="baseline"/>
          <w:lang w:val="en-GB"/>
        </w:rPr>
        <w:t xml:space="preserve">, (1818–1858), and his son </w:t>
      </w:r>
      <w:proofErr w:type="spellStart"/>
      <w:r w:rsidRPr="00312E21">
        <w:rPr>
          <w:rFonts w:ascii="Garamond" w:hAnsi="Garamond" w:cs="Times New Roman"/>
          <w:sz w:val="32"/>
          <w:vertAlign w:val="baseline"/>
          <w:lang w:val="en-GB"/>
        </w:rPr>
        <w:t>Gleles</w:t>
      </w:r>
      <w:proofErr w:type="spellEnd"/>
      <w:r w:rsidRPr="00312E21">
        <w:rPr>
          <w:rFonts w:ascii="Garamond" w:hAnsi="Garamond" w:cs="Times New Roman"/>
          <w:sz w:val="32"/>
          <w:vertAlign w:val="baseline"/>
          <w:lang w:val="en-GB"/>
        </w:rPr>
        <w:t xml:space="preserve">' minister of the interior, </w:t>
      </w:r>
      <w:proofErr w:type="spellStart"/>
      <w:r w:rsidRPr="00312E21">
        <w:rPr>
          <w:rFonts w:ascii="Garamond" w:hAnsi="Garamond" w:cs="Times New Roman"/>
          <w:i/>
          <w:sz w:val="32"/>
          <w:vertAlign w:val="baseline"/>
          <w:lang w:val="en-GB"/>
        </w:rPr>
        <w:t>mehu</w:t>
      </w:r>
      <w:proofErr w:type="spellEnd"/>
      <w:r w:rsidRPr="00312E21">
        <w:rPr>
          <w:rFonts w:ascii="Garamond" w:hAnsi="Garamond" w:cs="Times New Roman"/>
          <w:i/>
          <w:sz w:val="32"/>
          <w:vertAlign w:val="baseline"/>
          <w:lang w:val="en-GB"/>
        </w:rPr>
        <w:t xml:space="preserve">, </w:t>
      </w:r>
      <w:r w:rsidRPr="00312E21">
        <w:rPr>
          <w:rFonts w:ascii="Garamond" w:hAnsi="Garamond" w:cs="Times New Roman"/>
          <w:sz w:val="32"/>
          <w:vertAlign w:val="baseline"/>
          <w:lang w:val="en-GB"/>
        </w:rPr>
        <w:t xml:space="preserve">(1858–1889), two major kings of </w:t>
      </w:r>
      <w:proofErr w:type="spellStart"/>
      <w:r w:rsidRPr="00312E21">
        <w:rPr>
          <w:rFonts w:ascii="Garamond" w:hAnsi="Garamond" w:cs="Times New Roman"/>
          <w:sz w:val="32"/>
          <w:vertAlign w:val="baseline"/>
          <w:lang w:val="en-GB"/>
        </w:rPr>
        <w:t>Dahomey</w:t>
      </w:r>
      <w:proofErr w:type="spellEnd"/>
      <w:r w:rsidRPr="00312E21">
        <w:rPr>
          <w:rFonts w:ascii="Garamond" w:hAnsi="Garamond" w:cs="Times New Roman"/>
          <w:sz w:val="32"/>
          <w:vertAlign w:val="baseline"/>
          <w:lang w:val="en-GB"/>
        </w:rPr>
        <w:t xml:space="preserve"> from the 19th century. It is to this family heritage that he owes his deep knowledge of the </w:t>
      </w:r>
      <w:proofErr w:type="spellStart"/>
      <w:proofErr w:type="gramStart"/>
      <w:r w:rsidRPr="00312E21">
        <w:rPr>
          <w:rFonts w:ascii="Garamond" w:hAnsi="Garamond" w:cs="Times New Roman"/>
          <w:i/>
          <w:iCs/>
          <w:sz w:val="32"/>
          <w:vertAlign w:val="baseline"/>
          <w:lang w:val="en-GB"/>
        </w:rPr>
        <w:t>fon</w:t>
      </w:r>
      <w:proofErr w:type="spellEnd"/>
      <w:proofErr w:type="gramEnd"/>
      <w:r w:rsidRPr="00312E21">
        <w:rPr>
          <w:rFonts w:ascii="Garamond" w:hAnsi="Garamond" w:cs="Times New Roman"/>
          <w:sz w:val="32"/>
          <w:vertAlign w:val="baseline"/>
          <w:lang w:val="en-GB"/>
        </w:rPr>
        <w:t xml:space="preserve"> culture, its values and history. </w:t>
      </w:r>
    </w:p>
    <w:p w:rsidR="00E656A1" w:rsidRDefault="00264ADA">
      <w:pPr>
        <w:widowControl w:val="0"/>
        <w:autoSpaceDE w:val="0"/>
        <w:autoSpaceDN w:val="0"/>
        <w:adjustRightInd w:val="0"/>
        <w:spacing w:before="240" w:after="0"/>
        <w:ind w:left="567" w:right="473" w:firstLine="993"/>
        <w:jc w:val="both"/>
        <w:rPr>
          <w:rFonts w:ascii="Garamond" w:hAnsi="Garamond" w:cs="Times New Roman"/>
          <w:sz w:val="32"/>
          <w:vertAlign w:val="baseline"/>
          <w:lang w:val="en-GB"/>
        </w:rPr>
      </w:pPr>
      <w:r>
        <w:rPr>
          <w:rFonts w:ascii="Garamond" w:hAnsi="Garamond" w:cs="Times New Roman"/>
          <w:sz w:val="32"/>
          <w:vertAlign w:val="baseline"/>
          <w:lang w:val="en-GB"/>
        </w:rPr>
        <w:t>A</w:t>
      </w:r>
      <w:r w:rsidRPr="0027452E">
        <w:rPr>
          <w:rFonts w:ascii="Garamond" w:hAnsi="Garamond" w:cs="Times New Roman"/>
          <w:sz w:val="32"/>
          <w:vertAlign w:val="baseline"/>
          <w:lang w:val="en-GB"/>
        </w:rPr>
        <w:t xml:space="preserve">t </w:t>
      </w:r>
      <w:r w:rsidR="007573E1" w:rsidRPr="0027452E">
        <w:rPr>
          <w:rFonts w:ascii="Garamond" w:hAnsi="Garamond" w:cs="Times New Roman"/>
          <w:sz w:val="32"/>
          <w:vertAlign w:val="baseline"/>
          <w:lang w:val="en-GB"/>
        </w:rPr>
        <w:t>an early age</w:t>
      </w:r>
      <w:r>
        <w:rPr>
          <w:rFonts w:ascii="Garamond" w:hAnsi="Garamond" w:cs="Times New Roman"/>
          <w:sz w:val="32"/>
          <w:vertAlign w:val="baseline"/>
          <w:lang w:val="en-GB"/>
        </w:rPr>
        <w:t>,</w:t>
      </w:r>
      <w:r w:rsidR="007573E1" w:rsidRPr="0027452E">
        <w:rPr>
          <w:rFonts w:ascii="Garamond" w:hAnsi="Garamond" w:cs="Times New Roman"/>
          <w:sz w:val="32"/>
          <w:vertAlign w:val="baseline"/>
          <w:lang w:val="en-GB"/>
        </w:rPr>
        <w:t xml:space="preserve"> </w:t>
      </w:r>
      <w:proofErr w:type="spellStart"/>
      <w:r w:rsidR="007C0CC9">
        <w:rPr>
          <w:rFonts w:ascii="Garamond" w:hAnsi="Garamond" w:cs="Times New Roman"/>
          <w:sz w:val="32"/>
          <w:vertAlign w:val="baseline"/>
          <w:lang w:val="en-GB"/>
        </w:rPr>
        <w:t>Cyprien</w:t>
      </w:r>
      <w:proofErr w:type="spellEnd"/>
      <w:r w:rsidR="007C0CC9">
        <w:rPr>
          <w:rFonts w:ascii="Garamond" w:hAnsi="Garamond" w:cs="Times New Roman"/>
          <w:sz w:val="32"/>
          <w:vertAlign w:val="baseline"/>
          <w:lang w:val="en-GB"/>
        </w:rPr>
        <w:t xml:space="preserve"> </w:t>
      </w:r>
      <w:proofErr w:type="spellStart"/>
      <w:r w:rsidR="007573E1" w:rsidRPr="0027452E">
        <w:rPr>
          <w:rFonts w:ascii="Garamond" w:hAnsi="Garamond" w:cs="Times New Roman"/>
          <w:sz w:val="32"/>
          <w:vertAlign w:val="baseline"/>
          <w:lang w:val="en-GB"/>
        </w:rPr>
        <w:t>Tokoudagba</w:t>
      </w:r>
      <w:proofErr w:type="spellEnd"/>
      <w:r w:rsidR="007573E1" w:rsidRPr="0027452E">
        <w:rPr>
          <w:rFonts w:ascii="Garamond" w:hAnsi="Garamond" w:cs="Times New Roman"/>
          <w:sz w:val="32"/>
          <w:vertAlign w:val="baseline"/>
          <w:lang w:val="en-GB"/>
        </w:rPr>
        <w:t xml:space="preserve"> </w:t>
      </w:r>
      <w:r>
        <w:rPr>
          <w:rFonts w:ascii="Garamond" w:hAnsi="Garamond" w:cs="Times New Roman"/>
          <w:sz w:val="32"/>
          <w:vertAlign w:val="baseline"/>
          <w:lang w:val="en-GB"/>
        </w:rPr>
        <w:t>wa</w:t>
      </w:r>
      <w:r w:rsidR="007573E1" w:rsidRPr="0027452E">
        <w:rPr>
          <w:rFonts w:ascii="Garamond" w:hAnsi="Garamond" w:cs="Times New Roman"/>
          <w:sz w:val="32"/>
          <w:vertAlign w:val="baseline"/>
          <w:lang w:val="en-GB"/>
        </w:rPr>
        <w:t xml:space="preserve">s placed in an apprenticeship in his uncles' workshop creating religious sculptures for the churches. He </w:t>
      </w:r>
      <w:r w:rsidRPr="0027452E">
        <w:rPr>
          <w:rFonts w:ascii="Garamond" w:hAnsi="Garamond" w:cs="Times New Roman"/>
          <w:sz w:val="32"/>
          <w:vertAlign w:val="baseline"/>
          <w:lang w:val="en-GB"/>
        </w:rPr>
        <w:t>learn</w:t>
      </w:r>
      <w:r>
        <w:rPr>
          <w:rFonts w:ascii="Garamond" w:hAnsi="Garamond" w:cs="Times New Roman"/>
          <w:sz w:val="32"/>
          <w:vertAlign w:val="baseline"/>
          <w:lang w:val="en-GB"/>
        </w:rPr>
        <w:t>ed</w:t>
      </w:r>
      <w:r w:rsidRPr="0027452E">
        <w:rPr>
          <w:rFonts w:ascii="Garamond" w:hAnsi="Garamond" w:cs="Times New Roman"/>
          <w:sz w:val="32"/>
          <w:vertAlign w:val="baseline"/>
          <w:lang w:val="en-GB"/>
        </w:rPr>
        <w:t xml:space="preserve"> </w:t>
      </w:r>
      <w:r w:rsidR="007573E1" w:rsidRPr="0027452E">
        <w:rPr>
          <w:rFonts w:ascii="Garamond" w:hAnsi="Garamond" w:cs="Times New Roman"/>
          <w:sz w:val="32"/>
          <w:vertAlign w:val="baseline"/>
          <w:lang w:val="en-GB"/>
        </w:rPr>
        <w:t xml:space="preserve">how to model, </w:t>
      </w:r>
      <w:proofErr w:type="spellStart"/>
      <w:r w:rsidR="007573E1" w:rsidRPr="0027452E">
        <w:rPr>
          <w:rFonts w:ascii="Garamond" w:hAnsi="Garamond" w:cs="Times New Roman"/>
          <w:sz w:val="32"/>
          <w:vertAlign w:val="baseline"/>
          <w:lang w:val="en-GB"/>
        </w:rPr>
        <w:t>mold</w:t>
      </w:r>
      <w:proofErr w:type="spellEnd"/>
      <w:r w:rsidR="007573E1" w:rsidRPr="0027452E">
        <w:rPr>
          <w:rFonts w:ascii="Garamond" w:hAnsi="Garamond" w:cs="Times New Roman"/>
          <w:sz w:val="32"/>
          <w:vertAlign w:val="baseline"/>
          <w:lang w:val="en-GB"/>
        </w:rPr>
        <w:t xml:space="preserve"> </w:t>
      </w:r>
      <w:r w:rsidR="00F8241C" w:rsidRPr="0027452E">
        <w:rPr>
          <w:rFonts w:ascii="Garamond" w:hAnsi="Garamond" w:cs="Times New Roman"/>
          <w:sz w:val="32"/>
          <w:vertAlign w:val="baseline"/>
          <w:lang w:val="en-GB"/>
        </w:rPr>
        <w:t xml:space="preserve">clay </w:t>
      </w:r>
      <w:r w:rsidR="007573E1" w:rsidRPr="0027452E">
        <w:rPr>
          <w:rFonts w:ascii="Garamond" w:hAnsi="Garamond" w:cs="Times New Roman"/>
          <w:sz w:val="32"/>
          <w:vertAlign w:val="baseline"/>
          <w:lang w:val="en-GB"/>
        </w:rPr>
        <w:t xml:space="preserve">and </w:t>
      </w:r>
      <w:r w:rsidR="00F8241C" w:rsidRPr="0027452E">
        <w:rPr>
          <w:rFonts w:ascii="Garamond" w:hAnsi="Garamond" w:cs="Times New Roman"/>
          <w:sz w:val="32"/>
          <w:vertAlign w:val="baseline"/>
          <w:lang w:val="en-GB"/>
        </w:rPr>
        <w:t xml:space="preserve">to </w:t>
      </w:r>
      <w:r w:rsidR="007573E1" w:rsidRPr="0027452E">
        <w:rPr>
          <w:rFonts w:ascii="Garamond" w:hAnsi="Garamond" w:cs="Times New Roman"/>
          <w:sz w:val="32"/>
          <w:vertAlign w:val="baseline"/>
          <w:lang w:val="en-GB"/>
        </w:rPr>
        <w:t xml:space="preserve">paint. The artist </w:t>
      </w:r>
      <w:r w:rsidR="00C37908">
        <w:rPr>
          <w:rFonts w:ascii="Garamond" w:hAnsi="Garamond" w:cs="Times New Roman"/>
          <w:sz w:val="32"/>
          <w:vertAlign w:val="baseline"/>
          <w:lang w:val="en-GB"/>
        </w:rPr>
        <w:t>later</w:t>
      </w:r>
      <w:r w:rsidR="00C37908" w:rsidRPr="0027452E">
        <w:rPr>
          <w:rFonts w:ascii="Garamond" w:hAnsi="Garamond" w:cs="Times New Roman"/>
          <w:sz w:val="32"/>
          <w:vertAlign w:val="baseline"/>
          <w:lang w:val="en-GB"/>
        </w:rPr>
        <w:t xml:space="preserve"> </w:t>
      </w:r>
      <w:r w:rsidR="007573E1" w:rsidRPr="0027452E">
        <w:rPr>
          <w:rFonts w:ascii="Garamond" w:hAnsi="Garamond" w:cs="Times New Roman"/>
          <w:sz w:val="32"/>
          <w:vertAlign w:val="baseline"/>
          <w:lang w:val="en-GB"/>
        </w:rPr>
        <w:t>perpetuate</w:t>
      </w:r>
      <w:r w:rsidR="00C37908">
        <w:rPr>
          <w:rFonts w:ascii="Garamond" w:hAnsi="Garamond" w:cs="Times New Roman"/>
          <w:sz w:val="32"/>
          <w:vertAlign w:val="baseline"/>
          <w:lang w:val="en-GB"/>
        </w:rPr>
        <w:t>d</w:t>
      </w:r>
      <w:r w:rsidR="007573E1" w:rsidRPr="0027452E">
        <w:rPr>
          <w:rFonts w:ascii="Garamond" w:hAnsi="Garamond" w:cs="Times New Roman"/>
          <w:sz w:val="32"/>
          <w:vertAlign w:val="baseline"/>
          <w:lang w:val="en-GB"/>
        </w:rPr>
        <w:t xml:space="preserve"> the workshops where he trained, </w:t>
      </w:r>
      <w:r w:rsidR="007573E1" w:rsidRPr="0027452E">
        <w:rPr>
          <w:rFonts w:ascii="Garamond" w:hAnsi="Garamond" w:cs="Times New Roman"/>
          <w:sz w:val="32"/>
          <w:vertAlign w:val="baseline"/>
          <w:lang w:val="en-GB"/>
        </w:rPr>
        <w:lastRenderedPageBreak/>
        <w:t>and work</w:t>
      </w:r>
      <w:r w:rsidR="00C37908">
        <w:rPr>
          <w:rFonts w:ascii="Garamond" w:hAnsi="Garamond" w:cs="Times New Roman"/>
          <w:sz w:val="32"/>
          <w:vertAlign w:val="baseline"/>
          <w:lang w:val="en-GB"/>
        </w:rPr>
        <w:t>ed</w:t>
      </w:r>
      <w:r w:rsidR="007573E1" w:rsidRPr="0027452E">
        <w:rPr>
          <w:rFonts w:ascii="Garamond" w:hAnsi="Garamond" w:cs="Times New Roman"/>
          <w:sz w:val="32"/>
          <w:vertAlign w:val="baseline"/>
          <w:lang w:val="en-GB"/>
        </w:rPr>
        <w:t xml:space="preserve"> as a family along with his wife who comes from a long line of creative blacksmiths and their children.</w:t>
      </w:r>
    </w:p>
    <w:p w:rsidR="00E656A1" w:rsidRDefault="007573E1">
      <w:pPr>
        <w:widowControl w:val="0"/>
        <w:autoSpaceDE w:val="0"/>
        <w:autoSpaceDN w:val="0"/>
        <w:adjustRightInd w:val="0"/>
        <w:spacing w:before="240" w:after="0"/>
        <w:ind w:left="567" w:right="473" w:firstLine="993"/>
        <w:jc w:val="both"/>
        <w:rPr>
          <w:rFonts w:ascii="Garamond" w:hAnsi="Garamond" w:cs="Times New Roman"/>
          <w:sz w:val="32"/>
          <w:vertAlign w:val="baseline"/>
          <w:lang w:val="en-GB"/>
        </w:rPr>
      </w:pPr>
      <w:r w:rsidRPr="0027452E">
        <w:rPr>
          <w:rFonts w:ascii="Garamond" w:hAnsi="Garamond" w:cs="Times New Roman"/>
          <w:sz w:val="32"/>
          <w:vertAlign w:val="baseline"/>
          <w:lang w:val="en-GB"/>
        </w:rPr>
        <w:t xml:space="preserve">Vested with the status of religious leader, </w:t>
      </w:r>
      <w:proofErr w:type="spellStart"/>
      <w:r w:rsidR="007C0CC9">
        <w:rPr>
          <w:rFonts w:ascii="Garamond" w:hAnsi="Garamond" w:cs="Times New Roman"/>
          <w:sz w:val="32"/>
          <w:vertAlign w:val="baseline"/>
          <w:lang w:val="en-GB"/>
        </w:rPr>
        <w:t>Cyprien</w:t>
      </w:r>
      <w:proofErr w:type="spellEnd"/>
      <w:r w:rsidR="007C0CC9">
        <w:rPr>
          <w:rFonts w:ascii="Garamond" w:hAnsi="Garamond" w:cs="Times New Roman"/>
          <w:sz w:val="32"/>
          <w:vertAlign w:val="baseline"/>
          <w:lang w:val="en-GB"/>
        </w:rPr>
        <w:t xml:space="preserve"> </w:t>
      </w:r>
      <w:proofErr w:type="spellStart"/>
      <w:r w:rsidRPr="0027452E">
        <w:rPr>
          <w:rFonts w:ascii="Garamond" w:hAnsi="Garamond" w:cs="Times New Roman"/>
          <w:sz w:val="32"/>
          <w:vertAlign w:val="baseline"/>
          <w:lang w:val="en-GB"/>
        </w:rPr>
        <w:t>Tokoudagba</w:t>
      </w:r>
      <w:proofErr w:type="spellEnd"/>
      <w:r w:rsidRPr="0027452E">
        <w:rPr>
          <w:rFonts w:ascii="Garamond" w:hAnsi="Garamond" w:cs="Times New Roman"/>
          <w:sz w:val="32"/>
          <w:vertAlign w:val="baseline"/>
          <w:lang w:val="en-GB"/>
        </w:rPr>
        <w:t xml:space="preserve"> </w:t>
      </w:r>
      <w:r w:rsidR="00264ADA" w:rsidRPr="0027452E">
        <w:rPr>
          <w:rFonts w:ascii="Garamond" w:hAnsi="Garamond" w:cs="Times New Roman"/>
          <w:sz w:val="32"/>
          <w:vertAlign w:val="baseline"/>
          <w:lang w:val="en-GB"/>
        </w:rPr>
        <w:t>exercise</w:t>
      </w:r>
      <w:r w:rsidR="00264ADA">
        <w:rPr>
          <w:rFonts w:ascii="Garamond" w:hAnsi="Garamond" w:cs="Times New Roman"/>
          <w:sz w:val="32"/>
          <w:vertAlign w:val="baseline"/>
          <w:lang w:val="en-GB"/>
        </w:rPr>
        <w:t>d</w:t>
      </w:r>
      <w:r w:rsidR="00264ADA" w:rsidRPr="0027452E">
        <w:rPr>
          <w:rFonts w:ascii="Garamond" w:hAnsi="Garamond" w:cs="Times New Roman"/>
          <w:sz w:val="32"/>
          <w:vertAlign w:val="baseline"/>
          <w:lang w:val="en-GB"/>
        </w:rPr>
        <w:t xml:space="preserve"> </w:t>
      </w:r>
      <w:r w:rsidRPr="0027452E">
        <w:rPr>
          <w:rFonts w:ascii="Garamond" w:hAnsi="Garamond" w:cs="Times New Roman"/>
          <w:sz w:val="32"/>
          <w:vertAlign w:val="baseline"/>
          <w:lang w:val="en-GB"/>
        </w:rPr>
        <w:t xml:space="preserve">his talents as a painter on the </w:t>
      </w:r>
      <w:proofErr w:type="spellStart"/>
      <w:r w:rsidR="00D06470" w:rsidRPr="0027452E">
        <w:rPr>
          <w:rFonts w:ascii="Garamond" w:hAnsi="Garamond" w:cs="Times New Roman"/>
          <w:i/>
          <w:iCs/>
          <w:sz w:val="32"/>
          <w:vertAlign w:val="baseline"/>
          <w:lang w:val="en-GB"/>
        </w:rPr>
        <w:t>v</w:t>
      </w:r>
      <w:r w:rsidRPr="0027452E">
        <w:rPr>
          <w:rFonts w:ascii="Garamond" w:hAnsi="Garamond" w:cs="Times New Roman"/>
          <w:i/>
          <w:iCs/>
          <w:sz w:val="32"/>
          <w:vertAlign w:val="baseline"/>
          <w:lang w:val="en-GB"/>
        </w:rPr>
        <w:t>odoun</w:t>
      </w:r>
      <w:proofErr w:type="spellEnd"/>
      <w:r w:rsidRPr="0027452E">
        <w:rPr>
          <w:rFonts w:ascii="Garamond" w:hAnsi="Garamond" w:cs="Times New Roman"/>
          <w:sz w:val="32"/>
          <w:vertAlign w:val="baseline"/>
          <w:lang w:val="en-GB"/>
        </w:rPr>
        <w:t xml:space="preserve"> buildings and the convents of the divinity of the earth, </w:t>
      </w:r>
      <w:proofErr w:type="spellStart"/>
      <w:r w:rsidRPr="0027452E">
        <w:rPr>
          <w:rFonts w:ascii="Garamond" w:hAnsi="Garamond" w:cs="Times New Roman"/>
          <w:i/>
          <w:iCs/>
          <w:sz w:val="32"/>
          <w:vertAlign w:val="baseline"/>
          <w:lang w:val="en-GB"/>
        </w:rPr>
        <w:t>Sakpata</w:t>
      </w:r>
      <w:proofErr w:type="spellEnd"/>
      <w:r w:rsidRPr="0027452E">
        <w:rPr>
          <w:rFonts w:ascii="Garamond" w:hAnsi="Garamond" w:cs="Times New Roman"/>
          <w:sz w:val="32"/>
          <w:vertAlign w:val="baseline"/>
          <w:lang w:val="en-GB"/>
        </w:rPr>
        <w:t xml:space="preserve">, and also on other buildings in the city. </w:t>
      </w:r>
      <w:r w:rsidR="008B381E" w:rsidRPr="0027452E">
        <w:rPr>
          <w:rFonts w:ascii="Garamond" w:hAnsi="Garamond" w:cs="Times New Roman"/>
          <w:sz w:val="32"/>
          <w:vertAlign w:val="baseline"/>
          <w:lang w:val="en-GB"/>
        </w:rPr>
        <w:t xml:space="preserve">When he </w:t>
      </w:r>
      <w:r w:rsidR="00264ADA">
        <w:rPr>
          <w:rFonts w:ascii="Garamond" w:hAnsi="Garamond" w:cs="Times New Roman"/>
          <w:sz w:val="32"/>
          <w:vertAlign w:val="baseline"/>
          <w:lang w:val="en-GB"/>
        </w:rPr>
        <w:t>was commissioned to</w:t>
      </w:r>
      <w:r w:rsidR="008B381E" w:rsidRPr="0027452E">
        <w:rPr>
          <w:rFonts w:ascii="Garamond" w:hAnsi="Garamond" w:cs="Times New Roman"/>
          <w:sz w:val="32"/>
          <w:vertAlign w:val="baseline"/>
          <w:lang w:val="en-GB"/>
        </w:rPr>
        <w:t xml:space="preserve"> restore</w:t>
      </w:r>
      <w:r w:rsidR="00264ADA">
        <w:rPr>
          <w:rFonts w:ascii="Garamond" w:hAnsi="Garamond" w:cs="Times New Roman"/>
          <w:sz w:val="32"/>
          <w:vertAlign w:val="baseline"/>
          <w:lang w:val="en-GB"/>
        </w:rPr>
        <w:t xml:space="preserve"> </w:t>
      </w:r>
      <w:r w:rsidR="008B381E" w:rsidRPr="0027452E">
        <w:rPr>
          <w:rFonts w:ascii="Garamond" w:hAnsi="Garamond" w:cs="Times New Roman"/>
          <w:sz w:val="32"/>
          <w:vertAlign w:val="baseline"/>
          <w:lang w:val="en-GB"/>
        </w:rPr>
        <w:t xml:space="preserve">the low-reliefs of the Historical Museum of </w:t>
      </w:r>
      <w:proofErr w:type="spellStart"/>
      <w:r w:rsidR="008B381E" w:rsidRPr="0027452E">
        <w:rPr>
          <w:rFonts w:ascii="Garamond" w:hAnsi="Garamond" w:cs="Times New Roman"/>
          <w:sz w:val="32"/>
          <w:vertAlign w:val="baseline"/>
          <w:lang w:val="en-GB"/>
        </w:rPr>
        <w:t>Abomey</w:t>
      </w:r>
      <w:proofErr w:type="spellEnd"/>
      <w:r w:rsidR="008B381E" w:rsidRPr="0027452E">
        <w:rPr>
          <w:rFonts w:ascii="Garamond" w:hAnsi="Garamond" w:cs="Times New Roman"/>
          <w:sz w:val="32"/>
          <w:vertAlign w:val="baseline"/>
          <w:lang w:val="en-GB"/>
        </w:rPr>
        <w:t xml:space="preserve"> he display</w:t>
      </w:r>
      <w:r w:rsidR="00264ADA">
        <w:rPr>
          <w:rFonts w:ascii="Garamond" w:hAnsi="Garamond" w:cs="Times New Roman"/>
          <w:sz w:val="32"/>
          <w:vertAlign w:val="baseline"/>
          <w:lang w:val="en-GB"/>
        </w:rPr>
        <w:t>ed</w:t>
      </w:r>
      <w:r w:rsidR="008B381E" w:rsidRPr="0027452E">
        <w:rPr>
          <w:rFonts w:ascii="Garamond" w:hAnsi="Garamond" w:cs="Times New Roman"/>
          <w:sz w:val="32"/>
          <w:vertAlign w:val="baseline"/>
          <w:lang w:val="en-GB"/>
        </w:rPr>
        <w:t xml:space="preserve"> a detailed knowledge of the religious, political and historical </w:t>
      </w:r>
      <w:r w:rsidR="00264ADA">
        <w:rPr>
          <w:rFonts w:ascii="Garamond" w:hAnsi="Garamond" w:cs="Times New Roman"/>
          <w:sz w:val="32"/>
          <w:vertAlign w:val="baseline"/>
          <w:lang w:val="en-GB"/>
        </w:rPr>
        <w:t xml:space="preserve">significance </w:t>
      </w:r>
      <w:r w:rsidR="008B381E" w:rsidRPr="0027452E">
        <w:rPr>
          <w:rFonts w:ascii="Garamond" w:hAnsi="Garamond" w:cs="Times New Roman"/>
          <w:sz w:val="32"/>
          <w:vertAlign w:val="baseline"/>
          <w:lang w:val="en-GB"/>
        </w:rPr>
        <w:t>of the royal buildings</w:t>
      </w:r>
      <w:r w:rsidR="00C37908">
        <w:rPr>
          <w:rFonts w:ascii="Garamond" w:hAnsi="Garamond" w:cs="Times New Roman"/>
          <w:sz w:val="32"/>
          <w:vertAlign w:val="baseline"/>
          <w:lang w:val="en-GB"/>
        </w:rPr>
        <w:t>.</w:t>
      </w:r>
      <w:r w:rsidR="00264ADA">
        <w:rPr>
          <w:rFonts w:ascii="Garamond" w:hAnsi="Garamond" w:cs="Times New Roman"/>
          <w:sz w:val="32"/>
          <w:vertAlign w:val="baseline"/>
          <w:lang w:val="en-GB"/>
        </w:rPr>
        <w:t xml:space="preserve"> This knowledge </w:t>
      </w:r>
      <w:r w:rsidR="002B6F56">
        <w:rPr>
          <w:rFonts w:ascii="Garamond" w:hAnsi="Garamond" w:cs="Times New Roman"/>
          <w:sz w:val="32"/>
          <w:vertAlign w:val="baseline"/>
          <w:lang w:val="en-GB"/>
        </w:rPr>
        <w:t xml:space="preserve">and respect for the history of the structure </w:t>
      </w:r>
      <w:r w:rsidR="00264ADA">
        <w:rPr>
          <w:rFonts w:ascii="Garamond" w:hAnsi="Garamond" w:cs="Times New Roman"/>
          <w:sz w:val="32"/>
          <w:vertAlign w:val="baseline"/>
          <w:lang w:val="en-GB"/>
        </w:rPr>
        <w:t>was also evident in</w:t>
      </w:r>
      <w:r w:rsidR="00264ADA" w:rsidRPr="0027452E">
        <w:rPr>
          <w:rFonts w:ascii="Garamond" w:hAnsi="Garamond" w:cs="Times New Roman"/>
          <w:sz w:val="32"/>
          <w:vertAlign w:val="baseline"/>
          <w:lang w:val="en-GB"/>
        </w:rPr>
        <w:t xml:space="preserve"> the manner </w:t>
      </w:r>
      <w:r w:rsidR="00264ADA">
        <w:rPr>
          <w:rFonts w:ascii="Garamond" w:hAnsi="Garamond" w:cs="Times New Roman"/>
          <w:sz w:val="32"/>
          <w:vertAlign w:val="baseline"/>
          <w:lang w:val="en-GB"/>
        </w:rPr>
        <w:t>with which he went</w:t>
      </w:r>
      <w:r w:rsidR="00264ADA" w:rsidRPr="0027452E">
        <w:rPr>
          <w:rFonts w:ascii="Garamond" w:hAnsi="Garamond" w:cs="Times New Roman"/>
          <w:sz w:val="32"/>
          <w:vertAlign w:val="baseline"/>
          <w:lang w:val="en-GB"/>
        </w:rPr>
        <w:t xml:space="preserve"> about the work</w:t>
      </w:r>
      <w:r w:rsidR="002B6F56">
        <w:rPr>
          <w:rFonts w:ascii="Garamond" w:hAnsi="Garamond" w:cs="Times New Roman"/>
          <w:sz w:val="32"/>
          <w:vertAlign w:val="baseline"/>
          <w:lang w:val="en-GB"/>
        </w:rPr>
        <w:t xml:space="preserve"> by carefully</w:t>
      </w:r>
      <w:r w:rsidR="00264ADA" w:rsidRPr="0027452E">
        <w:rPr>
          <w:rFonts w:ascii="Garamond" w:hAnsi="Garamond" w:cs="Times New Roman"/>
          <w:sz w:val="32"/>
          <w:vertAlign w:val="baseline"/>
          <w:lang w:val="en-GB"/>
        </w:rPr>
        <w:t xml:space="preserve"> </w:t>
      </w:r>
      <w:r w:rsidR="002B6F56">
        <w:rPr>
          <w:rFonts w:ascii="Garamond" w:hAnsi="Garamond" w:cs="Times New Roman"/>
          <w:sz w:val="32"/>
          <w:vertAlign w:val="baseline"/>
          <w:lang w:val="en-GB"/>
        </w:rPr>
        <w:t>renovating the reliefs</w:t>
      </w:r>
      <w:r w:rsidR="00264ADA" w:rsidRPr="0027452E">
        <w:rPr>
          <w:rFonts w:ascii="Garamond" w:hAnsi="Garamond" w:cs="Times New Roman"/>
          <w:sz w:val="32"/>
          <w:vertAlign w:val="baseline"/>
          <w:lang w:val="en-GB"/>
        </w:rPr>
        <w:t xml:space="preserve"> using the original colo</w:t>
      </w:r>
      <w:r w:rsidR="00264ADA">
        <w:rPr>
          <w:rFonts w:ascii="Garamond" w:hAnsi="Garamond" w:cs="Times New Roman"/>
          <w:sz w:val="32"/>
          <w:vertAlign w:val="baseline"/>
          <w:lang w:val="en-GB"/>
        </w:rPr>
        <w:t>u</w:t>
      </w:r>
      <w:r w:rsidR="002B6F56">
        <w:rPr>
          <w:rFonts w:ascii="Garamond" w:hAnsi="Garamond" w:cs="Times New Roman"/>
          <w:sz w:val="32"/>
          <w:vertAlign w:val="baseline"/>
          <w:lang w:val="en-GB"/>
        </w:rPr>
        <w:t>rs and maintaining the original high degree of quality.</w:t>
      </w:r>
    </w:p>
    <w:p w:rsidR="00012F18" w:rsidRDefault="007573E1" w:rsidP="002B6F56">
      <w:pPr>
        <w:widowControl w:val="0"/>
        <w:autoSpaceDE w:val="0"/>
        <w:autoSpaceDN w:val="0"/>
        <w:adjustRightInd w:val="0"/>
        <w:spacing w:before="240" w:after="0"/>
        <w:ind w:left="567" w:right="473" w:firstLine="993"/>
        <w:rPr>
          <w:rFonts w:ascii="Garamond" w:hAnsi="Garamond" w:cs="Times New Roman"/>
          <w:sz w:val="32"/>
          <w:vertAlign w:val="baseline"/>
          <w:lang w:val="en-GB"/>
        </w:rPr>
      </w:pPr>
      <w:r w:rsidRPr="0027452E">
        <w:rPr>
          <w:rFonts w:ascii="Garamond" w:hAnsi="Garamond" w:cs="Times New Roman"/>
          <w:sz w:val="32"/>
          <w:vertAlign w:val="baseline"/>
          <w:lang w:val="en-GB"/>
        </w:rPr>
        <w:t xml:space="preserve">Gradually </w:t>
      </w:r>
      <w:proofErr w:type="spellStart"/>
      <w:r w:rsidR="002B6F56">
        <w:rPr>
          <w:rFonts w:ascii="Garamond" w:hAnsi="Garamond" w:cs="Times New Roman"/>
          <w:sz w:val="32"/>
          <w:vertAlign w:val="baseline"/>
          <w:lang w:val="en-GB"/>
        </w:rPr>
        <w:t>Tokoudagba’s</w:t>
      </w:r>
      <w:proofErr w:type="spellEnd"/>
      <w:r w:rsidR="002B6F56" w:rsidRPr="0027452E">
        <w:rPr>
          <w:rFonts w:ascii="Garamond" w:hAnsi="Garamond" w:cs="Times New Roman"/>
          <w:sz w:val="32"/>
          <w:vertAlign w:val="baseline"/>
          <w:lang w:val="en-GB"/>
        </w:rPr>
        <w:t xml:space="preserve"> </w:t>
      </w:r>
      <w:r w:rsidRPr="0027452E">
        <w:rPr>
          <w:rFonts w:ascii="Garamond" w:hAnsi="Garamond" w:cs="Times New Roman"/>
          <w:sz w:val="32"/>
          <w:vertAlign w:val="baseline"/>
          <w:lang w:val="en-GB"/>
        </w:rPr>
        <w:t xml:space="preserve">reputation </w:t>
      </w:r>
      <w:r w:rsidR="002B6F56">
        <w:rPr>
          <w:rFonts w:ascii="Garamond" w:hAnsi="Garamond" w:cs="Times New Roman"/>
          <w:sz w:val="32"/>
          <w:vertAlign w:val="baseline"/>
          <w:lang w:val="en-GB"/>
        </w:rPr>
        <w:t xml:space="preserve">grew as an artist who worked in a local, visual vernacular in modern materials that could weather the outdoor conditions. After he </w:t>
      </w:r>
      <w:r w:rsidRPr="0027452E">
        <w:rPr>
          <w:rFonts w:ascii="Garamond" w:hAnsi="Garamond" w:cs="Times New Roman"/>
          <w:sz w:val="32"/>
          <w:vertAlign w:val="baseline"/>
          <w:lang w:val="en-GB"/>
        </w:rPr>
        <w:t>revisit</w:t>
      </w:r>
      <w:r w:rsidR="002B6F56">
        <w:rPr>
          <w:rFonts w:ascii="Garamond" w:hAnsi="Garamond" w:cs="Times New Roman"/>
          <w:sz w:val="32"/>
          <w:vertAlign w:val="baseline"/>
          <w:lang w:val="en-GB"/>
        </w:rPr>
        <w:t>ed</w:t>
      </w:r>
      <w:r w:rsidRPr="0027452E">
        <w:rPr>
          <w:rFonts w:ascii="Garamond" w:hAnsi="Garamond" w:cs="Times New Roman"/>
          <w:sz w:val="32"/>
          <w:vertAlign w:val="baseline"/>
          <w:lang w:val="en-GB"/>
        </w:rPr>
        <w:t xml:space="preserve"> the decoration on the temples of </w:t>
      </w:r>
      <w:proofErr w:type="spellStart"/>
      <w:r w:rsidRPr="0027452E">
        <w:rPr>
          <w:rFonts w:ascii="Garamond" w:hAnsi="Garamond" w:cs="Times New Roman"/>
          <w:sz w:val="32"/>
          <w:vertAlign w:val="baseline"/>
          <w:lang w:val="en-GB"/>
        </w:rPr>
        <w:t>Abomey</w:t>
      </w:r>
      <w:proofErr w:type="spellEnd"/>
      <w:r w:rsidRPr="0027452E">
        <w:rPr>
          <w:rFonts w:ascii="Garamond" w:hAnsi="Garamond" w:cs="Times New Roman"/>
          <w:sz w:val="32"/>
          <w:vertAlign w:val="baseline"/>
          <w:lang w:val="en-GB"/>
        </w:rPr>
        <w:t xml:space="preserve">, </w:t>
      </w:r>
      <w:r w:rsidR="002B6F56">
        <w:rPr>
          <w:rFonts w:ascii="Garamond" w:hAnsi="Garamond" w:cs="Times New Roman"/>
          <w:sz w:val="32"/>
          <w:vertAlign w:val="baseline"/>
          <w:lang w:val="en-GB"/>
        </w:rPr>
        <w:t>he was</w:t>
      </w:r>
      <w:r w:rsidR="00C37908">
        <w:rPr>
          <w:rFonts w:ascii="Garamond" w:hAnsi="Garamond" w:cs="Times New Roman"/>
          <w:sz w:val="32"/>
          <w:vertAlign w:val="baseline"/>
          <w:lang w:val="en-GB"/>
        </w:rPr>
        <w:t xml:space="preserve"> commissioned to </w:t>
      </w:r>
      <w:r w:rsidRPr="0027452E">
        <w:rPr>
          <w:rFonts w:ascii="Garamond" w:hAnsi="Garamond" w:cs="Times New Roman"/>
          <w:sz w:val="32"/>
          <w:vertAlign w:val="baseline"/>
          <w:lang w:val="en-GB"/>
        </w:rPr>
        <w:t xml:space="preserve">create low-reliefs on the buildings belonging to the princes and monumental sculptures for the secret societies and royal tombs, such as that of King </w:t>
      </w:r>
      <w:proofErr w:type="spellStart"/>
      <w:r w:rsidRPr="0027452E">
        <w:rPr>
          <w:rFonts w:ascii="Garamond" w:hAnsi="Garamond" w:cs="Times New Roman"/>
          <w:sz w:val="32"/>
          <w:vertAlign w:val="baseline"/>
          <w:lang w:val="en-GB"/>
        </w:rPr>
        <w:t>Gezo</w:t>
      </w:r>
      <w:proofErr w:type="spellEnd"/>
      <w:r w:rsidRPr="0027452E">
        <w:rPr>
          <w:rFonts w:ascii="Garamond" w:hAnsi="Garamond" w:cs="Times New Roman"/>
          <w:sz w:val="32"/>
          <w:vertAlign w:val="baseline"/>
          <w:lang w:val="en-GB"/>
        </w:rPr>
        <w:t xml:space="preserve">. </w:t>
      </w:r>
      <w:r w:rsidR="002B6F56">
        <w:rPr>
          <w:rFonts w:ascii="Garamond" w:hAnsi="Garamond" w:cs="Times New Roman"/>
          <w:sz w:val="32"/>
          <w:vertAlign w:val="baseline"/>
          <w:lang w:val="en-GB"/>
        </w:rPr>
        <w:t>He also established a reputation internationally and</w:t>
      </w:r>
      <w:r w:rsidRPr="0027452E">
        <w:rPr>
          <w:rFonts w:ascii="Garamond" w:hAnsi="Garamond" w:cs="Times New Roman"/>
          <w:sz w:val="32"/>
          <w:vertAlign w:val="baseline"/>
          <w:lang w:val="en-GB"/>
        </w:rPr>
        <w:t xml:space="preserve"> </w:t>
      </w:r>
      <w:r w:rsidR="002B6F56">
        <w:rPr>
          <w:rFonts w:ascii="Garamond" w:hAnsi="Garamond" w:cs="Times New Roman"/>
          <w:sz w:val="32"/>
          <w:vertAlign w:val="baseline"/>
          <w:lang w:val="en-GB"/>
        </w:rPr>
        <w:t>wa</w:t>
      </w:r>
      <w:r w:rsidR="002B6F56" w:rsidRPr="0027452E">
        <w:rPr>
          <w:rFonts w:ascii="Garamond" w:hAnsi="Garamond" w:cs="Times New Roman"/>
          <w:sz w:val="32"/>
          <w:vertAlign w:val="baseline"/>
          <w:lang w:val="en-GB"/>
        </w:rPr>
        <w:t xml:space="preserve">s </w:t>
      </w:r>
      <w:r w:rsidRPr="0027452E">
        <w:rPr>
          <w:rFonts w:ascii="Garamond" w:hAnsi="Garamond" w:cs="Times New Roman"/>
          <w:sz w:val="32"/>
          <w:vertAlign w:val="baseline"/>
          <w:lang w:val="en-GB"/>
        </w:rPr>
        <w:t>often invited to attend exhibitions abroad</w:t>
      </w:r>
      <w:r w:rsidR="00012F18">
        <w:rPr>
          <w:rFonts w:ascii="Garamond" w:hAnsi="Garamond" w:cs="Times New Roman"/>
          <w:sz w:val="32"/>
          <w:vertAlign w:val="baseline"/>
          <w:lang w:val="en-GB"/>
        </w:rPr>
        <w:t xml:space="preserve"> in addition</w:t>
      </w:r>
      <w:r w:rsidRPr="0027452E">
        <w:rPr>
          <w:rFonts w:ascii="Garamond" w:hAnsi="Garamond" w:cs="Times New Roman"/>
          <w:sz w:val="32"/>
          <w:vertAlign w:val="baseline"/>
          <w:lang w:val="en-GB"/>
        </w:rPr>
        <w:t xml:space="preserve"> to many events in Benin. </w:t>
      </w:r>
      <w:r w:rsidR="00AD33B8" w:rsidRPr="0027452E">
        <w:rPr>
          <w:rFonts w:ascii="Garamond" w:hAnsi="Garamond" w:cs="Times New Roman"/>
          <w:sz w:val="32"/>
          <w:vertAlign w:val="baseline"/>
          <w:lang w:val="en-GB"/>
        </w:rPr>
        <w:t>In the latter years of his life the artist created his own gallery</w:t>
      </w:r>
      <w:r w:rsidR="00AD33B8">
        <w:rPr>
          <w:rFonts w:ascii="Garamond" w:hAnsi="Garamond" w:cs="Times New Roman"/>
          <w:sz w:val="32"/>
          <w:vertAlign w:val="baseline"/>
          <w:lang w:val="en-GB"/>
        </w:rPr>
        <w:t xml:space="preserve"> to exhibit</w:t>
      </w:r>
      <w:r w:rsidR="00AD33B8" w:rsidRPr="0027452E">
        <w:rPr>
          <w:rFonts w:ascii="Garamond" w:hAnsi="Garamond" w:cs="Times New Roman"/>
          <w:sz w:val="32"/>
          <w:vertAlign w:val="baseline"/>
          <w:lang w:val="en-GB"/>
        </w:rPr>
        <w:t xml:space="preserve"> his works of art.</w:t>
      </w:r>
    </w:p>
    <w:p w:rsidR="00070839" w:rsidRPr="0027452E" w:rsidRDefault="00012F18" w:rsidP="002B6F56">
      <w:pPr>
        <w:widowControl w:val="0"/>
        <w:autoSpaceDE w:val="0"/>
        <w:autoSpaceDN w:val="0"/>
        <w:adjustRightInd w:val="0"/>
        <w:spacing w:before="240" w:after="0"/>
        <w:ind w:left="567" w:right="473" w:firstLine="993"/>
        <w:rPr>
          <w:rFonts w:ascii="Garamond" w:hAnsi="Garamond" w:cs="Times New Roman"/>
          <w:sz w:val="32"/>
          <w:vertAlign w:val="baseline"/>
          <w:lang w:val="en-GB"/>
        </w:rPr>
      </w:pPr>
      <w:proofErr w:type="spellStart"/>
      <w:r w:rsidRPr="0027452E">
        <w:rPr>
          <w:rFonts w:ascii="Garamond" w:hAnsi="Garamond" w:cs="Times New Roman"/>
          <w:sz w:val="32"/>
          <w:vertAlign w:val="baseline"/>
          <w:lang w:val="en-GB"/>
        </w:rPr>
        <w:t>Cyprien</w:t>
      </w:r>
      <w:proofErr w:type="spellEnd"/>
      <w:r w:rsidRPr="0027452E">
        <w:rPr>
          <w:rFonts w:ascii="Garamond" w:hAnsi="Garamond" w:cs="Times New Roman"/>
          <w:sz w:val="32"/>
          <w:vertAlign w:val="baseline"/>
          <w:lang w:val="en-GB"/>
        </w:rPr>
        <w:t xml:space="preserve"> </w:t>
      </w:r>
      <w:proofErr w:type="spellStart"/>
      <w:r>
        <w:rPr>
          <w:rFonts w:ascii="Garamond" w:hAnsi="Garamond" w:cs="Times New Roman"/>
          <w:sz w:val="32"/>
          <w:vertAlign w:val="baseline"/>
          <w:lang w:val="en-GB"/>
        </w:rPr>
        <w:t>Tokoudagba’s</w:t>
      </w:r>
      <w:proofErr w:type="spellEnd"/>
      <w:r w:rsidRPr="0027452E">
        <w:rPr>
          <w:rFonts w:ascii="Garamond" w:hAnsi="Garamond" w:cs="Times New Roman"/>
          <w:sz w:val="32"/>
          <w:vertAlign w:val="baseline"/>
          <w:lang w:val="en-GB"/>
        </w:rPr>
        <w:t xml:space="preserve"> </w:t>
      </w:r>
      <w:r>
        <w:rPr>
          <w:rFonts w:ascii="Garamond" w:hAnsi="Garamond" w:cs="Times New Roman"/>
          <w:sz w:val="32"/>
          <w:vertAlign w:val="baseline"/>
          <w:lang w:val="en-GB"/>
        </w:rPr>
        <w:t xml:space="preserve">important </w:t>
      </w:r>
      <w:r w:rsidR="007573E1" w:rsidRPr="0027452E">
        <w:rPr>
          <w:rFonts w:ascii="Garamond" w:hAnsi="Garamond" w:cs="Times New Roman"/>
          <w:sz w:val="32"/>
          <w:vertAlign w:val="baseline"/>
          <w:lang w:val="en-GB"/>
        </w:rPr>
        <w:t>contribution</w:t>
      </w:r>
      <w:r>
        <w:rPr>
          <w:rFonts w:ascii="Garamond" w:hAnsi="Garamond" w:cs="Times New Roman"/>
          <w:sz w:val="32"/>
          <w:vertAlign w:val="baseline"/>
          <w:lang w:val="en-GB"/>
        </w:rPr>
        <w:t>s</w:t>
      </w:r>
      <w:r w:rsidR="007573E1" w:rsidRPr="0027452E">
        <w:rPr>
          <w:rFonts w:ascii="Garamond" w:hAnsi="Garamond" w:cs="Times New Roman"/>
          <w:sz w:val="32"/>
          <w:vertAlign w:val="baseline"/>
          <w:lang w:val="en-GB"/>
        </w:rPr>
        <w:t xml:space="preserve"> </w:t>
      </w:r>
      <w:r>
        <w:rPr>
          <w:rFonts w:ascii="Garamond" w:hAnsi="Garamond" w:cs="Times New Roman"/>
          <w:sz w:val="32"/>
          <w:vertAlign w:val="baseline"/>
          <w:lang w:val="en-GB"/>
        </w:rPr>
        <w:t>to the art of Benin in the 20</w:t>
      </w:r>
      <w:r w:rsidR="00312E21" w:rsidRPr="00312E21">
        <w:rPr>
          <w:rFonts w:ascii="Garamond" w:hAnsi="Garamond" w:cs="Times New Roman"/>
          <w:sz w:val="32"/>
          <w:lang w:val="en-GB"/>
        </w:rPr>
        <w:t>th</w:t>
      </w:r>
      <w:r>
        <w:rPr>
          <w:rFonts w:ascii="Garamond" w:hAnsi="Garamond" w:cs="Times New Roman"/>
          <w:sz w:val="32"/>
          <w:vertAlign w:val="baseline"/>
          <w:lang w:val="en-GB"/>
        </w:rPr>
        <w:t xml:space="preserve"> century included</w:t>
      </w:r>
      <w:r w:rsidR="007573E1" w:rsidRPr="0027452E">
        <w:rPr>
          <w:rFonts w:ascii="Garamond" w:hAnsi="Garamond" w:cs="Times New Roman"/>
          <w:sz w:val="32"/>
          <w:vertAlign w:val="baseline"/>
          <w:lang w:val="en-GB"/>
        </w:rPr>
        <w:t xml:space="preserve"> breaking art </w:t>
      </w:r>
      <w:r>
        <w:rPr>
          <w:rFonts w:ascii="Garamond" w:hAnsi="Garamond" w:cs="Times New Roman"/>
          <w:sz w:val="32"/>
          <w:vertAlign w:val="baseline"/>
          <w:lang w:val="en-GB"/>
        </w:rPr>
        <w:t>out of its aesthetic and spatial confinement to embrace new forms and outdoor spaces</w:t>
      </w:r>
      <w:r w:rsidR="007573E1" w:rsidRPr="0027452E">
        <w:rPr>
          <w:rFonts w:ascii="Garamond" w:hAnsi="Garamond" w:cs="Times New Roman"/>
          <w:sz w:val="32"/>
          <w:vertAlign w:val="baseline"/>
          <w:lang w:val="en-GB"/>
        </w:rPr>
        <w:t xml:space="preserve">. </w:t>
      </w:r>
      <w:r>
        <w:rPr>
          <w:rFonts w:ascii="Garamond" w:hAnsi="Garamond" w:cs="Times New Roman"/>
          <w:sz w:val="32"/>
          <w:vertAlign w:val="baseline"/>
          <w:lang w:val="en-GB"/>
        </w:rPr>
        <w:t xml:space="preserve">Conceptually, </w:t>
      </w:r>
      <w:proofErr w:type="spellStart"/>
      <w:r w:rsidR="007573E1" w:rsidRPr="0027452E">
        <w:rPr>
          <w:rFonts w:ascii="Garamond" w:hAnsi="Garamond" w:cs="Times New Roman"/>
          <w:sz w:val="32"/>
          <w:vertAlign w:val="baseline"/>
          <w:lang w:val="en-GB"/>
        </w:rPr>
        <w:t>Tokoud</w:t>
      </w:r>
      <w:r w:rsidR="00DA4F3D" w:rsidRPr="0027452E">
        <w:rPr>
          <w:rFonts w:ascii="Garamond" w:hAnsi="Garamond" w:cs="Times New Roman"/>
          <w:sz w:val="32"/>
          <w:vertAlign w:val="baseline"/>
          <w:lang w:val="en-GB"/>
        </w:rPr>
        <w:t>a</w:t>
      </w:r>
      <w:r w:rsidR="007573E1" w:rsidRPr="0027452E">
        <w:rPr>
          <w:rFonts w:ascii="Garamond" w:hAnsi="Garamond" w:cs="Times New Roman"/>
          <w:sz w:val="32"/>
          <w:vertAlign w:val="baseline"/>
          <w:lang w:val="en-GB"/>
        </w:rPr>
        <w:t>gba</w:t>
      </w:r>
      <w:proofErr w:type="spellEnd"/>
      <w:r w:rsidR="007573E1" w:rsidRPr="0027452E">
        <w:rPr>
          <w:rFonts w:ascii="Garamond" w:hAnsi="Garamond" w:cs="Times New Roman"/>
          <w:sz w:val="32"/>
          <w:vertAlign w:val="baseline"/>
          <w:lang w:val="en-GB"/>
        </w:rPr>
        <w:t xml:space="preserve"> </w:t>
      </w:r>
      <w:r w:rsidRPr="0027452E">
        <w:rPr>
          <w:rFonts w:ascii="Garamond" w:hAnsi="Garamond" w:cs="Times New Roman"/>
          <w:sz w:val="32"/>
          <w:vertAlign w:val="baseline"/>
          <w:lang w:val="en-GB"/>
        </w:rPr>
        <w:t>produce</w:t>
      </w:r>
      <w:r>
        <w:rPr>
          <w:rFonts w:ascii="Garamond" w:hAnsi="Garamond" w:cs="Times New Roman"/>
          <w:sz w:val="32"/>
          <w:vertAlign w:val="baseline"/>
          <w:lang w:val="en-GB"/>
        </w:rPr>
        <w:t>d</w:t>
      </w:r>
      <w:r w:rsidRPr="0027452E">
        <w:rPr>
          <w:rFonts w:ascii="Garamond" w:hAnsi="Garamond" w:cs="Times New Roman"/>
          <w:sz w:val="32"/>
          <w:vertAlign w:val="baseline"/>
          <w:lang w:val="en-GB"/>
        </w:rPr>
        <w:t xml:space="preserve"> </w:t>
      </w:r>
      <w:r w:rsidR="007573E1" w:rsidRPr="0027452E">
        <w:rPr>
          <w:rFonts w:ascii="Garamond" w:hAnsi="Garamond" w:cs="Times New Roman"/>
          <w:sz w:val="32"/>
          <w:vertAlign w:val="baseline"/>
          <w:lang w:val="en-GB"/>
        </w:rPr>
        <w:t xml:space="preserve">new themes and </w:t>
      </w:r>
      <w:r w:rsidRPr="0027452E">
        <w:rPr>
          <w:rFonts w:ascii="Garamond" w:hAnsi="Garamond" w:cs="Times New Roman"/>
          <w:sz w:val="32"/>
          <w:vertAlign w:val="baseline"/>
          <w:lang w:val="en-GB"/>
        </w:rPr>
        <w:t>execute</w:t>
      </w:r>
      <w:r>
        <w:rPr>
          <w:rFonts w:ascii="Garamond" w:hAnsi="Garamond" w:cs="Times New Roman"/>
          <w:sz w:val="32"/>
          <w:vertAlign w:val="baseline"/>
          <w:lang w:val="en-GB"/>
        </w:rPr>
        <w:t>d</w:t>
      </w:r>
      <w:r w:rsidRPr="0027452E">
        <w:rPr>
          <w:rFonts w:ascii="Garamond" w:hAnsi="Garamond" w:cs="Times New Roman"/>
          <w:sz w:val="32"/>
          <w:vertAlign w:val="baseline"/>
          <w:lang w:val="en-GB"/>
        </w:rPr>
        <w:t xml:space="preserve"> </w:t>
      </w:r>
      <w:r w:rsidR="007573E1" w:rsidRPr="0027452E">
        <w:rPr>
          <w:rFonts w:ascii="Garamond" w:hAnsi="Garamond" w:cs="Times New Roman"/>
          <w:sz w:val="32"/>
          <w:vertAlign w:val="baseline"/>
          <w:lang w:val="en-GB"/>
        </w:rPr>
        <w:t xml:space="preserve">them in </w:t>
      </w:r>
      <w:proofErr w:type="gramStart"/>
      <w:r w:rsidR="007573E1" w:rsidRPr="0027452E">
        <w:rPr>
          <w:rFonts w:ascii="Garamond" w:hAnsi="Garamond" w:cs="Times New Roman"/>
          <w:sz w:val="32"/>
          <w:vertAlign w:val="baseline"/>
          <w:lang w:val="en-GB"/>
        </w:rPr>
        <w:t>an</w:t>
      </w:r>
      <w:proofErr w:type="gramEnd"/>
      <w:r w:rsidR="007573E1" w:rsidRPr="0027452E">
        <w:rPr>
          <w:rFonts w:ascii="Garamond" w:hAnsi="Garamond" w:cs="Times New Roman"/>
          <w:sz w:val="32"/>
          <w:vertAlign w:val="baseline"/>
          <w:lang w:val="en-GB"/>
        </w:rPr>
        <w:t xml:space="preserve"> </w:t>
      </w:r>
      <w:r>
        <w:rPr>
          <w:rFonts w:ascii="Garamond" w:hAnsi="Garamond" w:cs="Times New Roman"/>
          <w:sz w:val="32"/>
          <w:vertAlign w:val="baseline"/>
          <w:lang w:val="en-GB"/>
        </w:rPr>
        <w:t>signature</w:t>
      </w:r>
      <w:r w:rsidRPr="0027452E">
        <w:rPr>
          <w:rFonts w:ascii="Garamond" w:hAnsi="Garamond" w:cs="Times New Roman"/>
          <w:sz w:val="32"/>
          <w:vertAlign w:val="baseline"/>
          <w:lang w:val="en-GB"/>
        </w:rPr>
        <w:t xml:space="preserve"> </w:t>
      </w:r>
      <w:r w:rsidR="007573E1" w:rsidRPr="0027452E">
        <w:rPr>
          <w:rFonts w:ascii="Garamond" w:hAnsi="Garamond" w:cs="Times New Roman"/>
          <w:sz w:val="32"/>
          <w:vertAlign w:val="baseline"/>
          <w:lang w:val="en-GB"/>
        </w:rPr>
        <w:t xml:space="preserve">manner. He </w:t>
      </w:r>
      <w:r w:rsidRPr="0027452E">
        <w:rPr>
          <w:rFonts w:ascii="Garamond" w:hAnsi="Garamond" w:cs="Times New Roman"/>
          <w:sz w:val="32"/>
          <w:vertAlign w:val="baseline"/>
          <w:lang w:val="en-GB"/>
        </w:rPr>
        <w:t>introduce</w:t>
      </w:r>
      <w:r>
        <w:rPr>
          <w:rFonts w:ascii="Garamond" w:hAnsi="Garamond" w:cs="Times New Roman"/>
          <w:sz w:val="32"/>
          <w:vertAlign w:val="baseline"/>
          <w:lang w:val="en-GB"/>
        </w:rPr>
        <w:t>d</w:t>
      </w:r>
      <w:r w:rsidRPr="0027452E">
        <w:rPr>
          <w:rFonts w:ascii="Garamond" w:hAnsi="Garamond" w:cs="Times New Roman"/>
          <w:sz w:val="32"/>
          <w:vertAlign w:val="baseline"/>
          <w:lang w:val="en-GB"/>
        </w:rPr>
        <w:t xml:space="preserve"> </w:t>
      </w:r>
      <w:r w:rsidR="007573E1" w:rsidRPr="0027452E">
        <w:rPr>
          <w:rFonts w:ascii="Garamond" w:hAnsi="Garamond" w:cs="Times New Roman"/>
          <w:sz w:val="32"/>
          <w:vertAlign w:val="baseline"/>
          <w:lang w:val="en-GB"/>
        </w:rPr>
        <w:t xml:space="preserve">large </w:t>
      </w:r>
      <w:r w:rsidRPr="0027452E">
        <w:rPr>
          <w:rFonts w:ascii="Garamond" w:hAnsi="Garamond" w:cs="Times New Roman"/>
          <w:sz w:val="32"/>
          <w:vertAlign w:val="baseline"/>
          <w:lang w:val="en-GB"/>
        </w:rPr>
        <w:t>colourful</w:t>
      </w:r>
      <w:r w:rsidR="007573E1" w:rsidRPr="0027452E">
        <w:rPr>
          <w:rFonts w:ascii="Garamond" w:hAnsi="Garamond" w:cs="Times New Roman"/>
          <w:sz w:val="32"/>
          <w:vertAlign w:val="baseline"/>
          <w:lang w:val="en-GB"/>
        </w:rPr>
        <w:t xml:space="preserve"> paintings of </w:t>
      </w:r>
      <w:proofErr w:type="spellStart"/>
      <w:r w:rsidR="0009293D" w:rsidRPr="0027452E">
        <w:rPr>
          <w:rFonts w:ascii="Garamond" w:hAnsi="Garamond" w:cs="Times New Roman"/>
          <w:i/>
          <w:iCs/>
          <w:sz w:val="32"/>
          <w:vertAlign w:val="baseline"/>
          <w:lang w:val="en-GB"/>
        </w:rPr>
        <w:t>v</w:t>
      </w:r>
      <w:r w:rsidR="007573E1" w:rsidRPr="0027452E">
        <w:rPr>
          <w:rFonts w:ascii="Garamond" w:hAnsi="Garamond" w:cs="Times New Roman"/>
          <w:i/>
          <w:iCs/>
          <w:sz w:val="32"/>
          <w:vertAlign w:val="baseline"/>
          <w:lang w:val="en-GB"/>
        </w:rPr>
        <w:t>odoun</w:t>
      </w:r>
      <w:proofErr w:type="spellEnd"/>
      <w:r w:rsidR="007573E1" w:rsidRPr="0027452E">
        <w:rPr>
          <w:rFonts w:ascii="Garamond" w:hAnsi="Garamond" w:cs="Times New Roman"/>
          <w:sz w:val="32"/>
          <w:vertAlign w:val="baseline"/>
          <w:lang w:val="en-GB"/>
        </w:rPr>
        <w:t xml:space="preserve"> figures </w:t>
      </w:r>
      <w:r>
        <w:rPr>
          <w:rFonts w:ascii="Garamond" w:hAnsi="Garamond" w:cs="Times New Roman"/>
          <w:sz w:val="32"/>
          <w:vertAlign w:val="baseline"/>
          <w:lang w:val="en-GB"/>
        </w:rPr>
        <w:t xml:space="preserve">rendered </w:t>
      </w:r>
      <w:r w:rsidRPr="0027452E">
        <w:rPr>
          <w:rFonts w:ascii="Garamond" w:hAnsi="Garamond" w:cs="Times New Roman"/>
          <w:sz w:val="32"/>
          <w:vertAlign w:val="baseline"/>
          <w:lang w:val="en-GB"/>
        </w:rPr>
        <w:t>like individualized portraits</w:t>
      </w:r>
      <w:r>
        <w:rPr>
          <w:rFonts w:ascii="Garamond" w:hAnsi="Garamond" w:cs="Times New Roman"/>
          <w:sz w:val="32"/>
          <w:vertAlign w:val="baseline"/>
          <w:lang w:val="en-GB"/>
        </w:rPr>
        <w:t xml:space="preserve"> </w:t>
      </w:r>
      <w:r w:rsidR="007573E1" w:rsidRPr="0027452E">
        <w:rPr>
          <w:rFonts w:ascii="Garamond" w:hAnsi="Garamond" w:cs="Times New Roman"/>
          <w:sz w:val="32"/>
          <w:vertAlign w:val="baseline"/>
          <w:lang w:val="en-GB"/>
        </w:rPr>
        <w:t>to the walls of the temples</w:t>
      </w:r>
      <w:r>
        <w:rPr>
          <w:rFonts w:ascii="Garamond" w:hAnsi="Garamond" w:cs="Times New Roman"/>
          <w:sz w:val="32"/>
          <w:vertAlign w:val="baseline"/>
          <w:lang w:val="en-GB"/>
        </w:rPr>
        <w:t>.</w:t>
      </w:r>
      <w:r w:rsidR="007573E1" w:rsidRPr="0027452E">
        <w:rPr>
          <w:rFonts w:ascii="Garamond" w:hAnsi="Garamond" w:cs="Times New Roman"/>
          <w:sz w:val="32"/>
          <w:vertAlign w:val="baseline"/>
          <w:lang w:val="en-GB"/>
        </w:rPr>
        <w:t xml:space="preserve">  For effect he uses shadow in such a way that the flat surfaces spring to life. These specific </w:t>
      </w:r>
      <w:r>
        <w:rPr>
          <w:rFonts w:ascii="Garamond" w:hAnsi="Garamond" w:cs="Times New Roman"/>
          <w:sz w:val="32"/>
          <w:vertAlign w:val="baseline"/>
          <w:lang w:val="en-GB"/>
        </w:rPr>
        <w:t>aesthetic characteristics were</w:t>
      </w:r>
      <w:r w:rsidRPr="0027452E">
        <w:rPr>
          <w:rFonts w:ascii="Garamond" w:hAnsi="Garamond" w:cs="Times New Roman"/>
          <w:sz w:val="32"/>
          <w:vertAlign w:val="baseline"/>
          <w:lang w:val="en-GB"/>
        </w:rPr>
        <w:t xml:space="preserve"> </w:t>
      </w:r>
      <w:r w:rsidR="007573E1" w:rsidRPr="0027452E">
        <w:rPr>
          <w:rFonts w:ascii="Garamond" w:hAnsi="Garamond" w:cs="Times New Roman"/>
          <w:sz w:val="32"/>
          <w:vertAlign w:val="baseline"/>
          <w:lang w:val="en-GB"/>
        </w:rPr>
        <w:t>new to art in the region.</w:t>
      </w:r>
      <w:r w:rsidR="00070839" w:rsidRPr="0027452E">
        <w:rPr>
          <w:rFonts w:ascii="Garamond" w:hAnsi="Garamond" w:cs="Times New Roman"/>
          <w:sz w:val="32"/>
          <w:vertAlign w:val="baseline"/>
          <w:lang w:val="en-GB"/>
        </w:rPr>
        <w:t xml:space="preserve"> </w:t>
      </w:r>
      <w:r w:rsidR="0088411E">
        <w:rPr>
          <w:rFonts w:ascii="Garamond" w:hAnsi="Garamond" w:cs="Times New Roman"/>
          <w:sz w:val="32"/>
          <w:vertAlign w:val="baseline"/>
          <w:lang w:val="en-GB"/>
        </w:rPr>
        <w:t>These characteristics</w:t>
      </w:r>
      <w:r>
        <w:rPr>
          <w:rFonts w:ascii="Garamond" w:hAnsi="Garamond" w:cs="Times New Roman"/>
          <w:sz w:val="32"/>
          <w:vertAlign w:val="baseline"/>
          <w:lang w:val="en-GB"/>
        </w:rPr>
        <w:t xml:space="preserve"> also</w:t>
      </w:r>
      <w:r w:rsidR="0088411E">
        <w:rPr>
          <w:rFonts w:ascii="Garamond" w:hAnsi="Garamond" w:cs="Times New Roman"/>
          <w:sz w:val="32"/>
          <w:vertAlign w:val="baseline"/>
          <w:lang w:val="en-GB"/>
        </w:rPr>
        <w:t xml:space="preserve"> make h</w:t>
      </w:r>
      <w:r w:rsidR="007573E1" w:rsidRPr="0027452E">
        <w:rPr>
          <w:rFonts w:ascii="Garamond" w:hAnsi="Garamond" w:cs="Times New Roman"/>
          <w:sz w:val="32"/>
          <w:vertAlign w:val="baseline"/>
          <w:lang w:val="en-GB"/>
        </w:rPr>
        <w:t>is murals</w:t>
      </w:r>
      <w:r w:rsidR="0088411E">
        <w:rPr>
          <w:rFonts w:ascii="Garamond" w:hAnsi="Garamond" w:cs="Times New Roman"/>
          <w:sz w:val="32"/>
          <w:vertAlign w:val="baseline"/>
          <w:lang w:val="en-GB"/>
        </w:rPr>
        <w:t xml:space="preserve"> and</w:t>
      </w:r>
      <w:r w:rsidR="007573E1" w:rsidRPr="0027452E">
        <w:rPr>
          <w:rFonts w:ascii="Garamond" w:hAnsi="Garamond" w:cs="Times New Roman"/>
          <w:sz w:val="32"/>
          <w:vertAlign w:val="baseline"/>
          <w:lang w:val="en-GB"/>
        </w:rPr>
        <w:t xml:space="preserve"> monumental sculptures </w:t>
      </w:r>
      <w:r w:rsidR="0088411E">
        <w:rPr>
          <w:rFonts w:ascii="Garamond" w:hAnsi="Garamond" w:cs="Times New Roman"/>
          <w:sz w:val="32"/>
          <w:vertAlign w:val="baseline"/>
          <w:lang w:val="en-GB"/>
        </w:rPr>
        <w:t xml:space="preserve">instantly </w:t>
      </w:r>
      <w:r w:rsidR="007573E1" w:rsidRPr="0027452E">
        <w:rPr>
          <w:rFonts w:ascii="Garamond" w:hAnsi="Garamond" w:cs="Times New Roman"/>
          <w:sz w:val="32"/>
          <w:vertAlign w:val="baseline"/>
          <w:lang w:val="en-GB"/>
        </w:rPr>
        <w:t xml:space="preserve">recognizable </w:t>
      </w:r>
      <w:r w:rsidR="0088411E">
        <w:rPr>
          <w:rFonts w:ascii="Garamond" w:hAnsi="Garamond" w:cs="Times New Roman"/>
          <w:sz w:val="32"/>
          <w:vertAlign w:val="baseline"/>
          <w:lang w:val="en-GB"/>
        </w:rPr>
        <w:t>to those who know his work</w:t>
      </w:r>
      <w:r w:rsidR="007573E1" w:rsidRPr="0027452E">
        <w:rPr>
          <w:rFonts w:ascii="Garamond" w:hAnsi="Garamond" w:cs="Times New Roman"/>
          <w:sz w:val="32"/>
          <w:vertAlign w:val="baseline"/>
          <w:lang w:val="en-GB"/>
        </w:rPr>
        <w:t xml:space="preserve">. </w:t>
      </w:r>
    </w:p>
    <w:p w:rsidR="00763F83" w:rsidRPr="0027452E" w:rsidRDefault="007573E1" w:rsidP="00AB270F">
      <w:pPr>
        <w:widowControl w:val="0"/>
        <w:autoSpaceDE w:val="0"/>
        <w:autoSpaceDN w:val="0"/>
        <w:adjustRightInd w:val="0"/>
        <w:spacing w:before="240" w:after="0"/>
        <w:ind w:left="567" w:right="473" w:firstLine="993"/>
        <w:rPr>
          <w:rFonts w:ascii="Garamond" w:hAnsi="Garamond" w:cs="Times New Roman"/>
          <w:sz w:val="32"/>
          <w:vertAlign w:val="baseline"/>
          <w:lang w:val="en-GB"/>
        </w:rPr>
      </w:pPr>
      <w:proofErr w:type="spellStart"/>
      <w:r w:rsidRPr="0027452E">
        <w:rPr>
          <w:rFonts w:ascii="Garamond" w:hAnsi="Garamond" w:cs="Times New Roman"/>
          <w:sz w:val="32"/>
          <w:vertAlign w:val="baseline"/>
          <w:lang w:val="en-GB"/>
        </w:rPr>
        <w:t>Tokoudagba</w:t>
      </w:r>
      <w:proofErr w:type="spellEnd"/>
      <w:r w:rsidRPr="0027452E">
        <w:rPr>
          <w:rFonts w:ascii="Garamond" w:hAnsi="Garamond" w:cs="Times New Roman"/>
          <w:sz w:val="32"/>
          <w:vertAlign w:val="baseline"/>
          <w:lang w:val="en-GB"/>
        </w:rPr>
        <w:t xml:space="preserve"> also </w:t>
      </w:r>
      <w:r w:rsidR="00012F18" w:rsidRPr="0027452E">
        <w:rPr>
          <w:rFonts w:ascii="Garamond" w:hAnsi="Garamond" w:cs="Times New Roman"/>
          <w:sz w:val="32"/>
          <w:vertAlign w:val="baseline"/>
          <w:lang w:val="en-GB"/>
        </w:rPr>
        <w:t>practice</w:t>
      </w:r>
      <w:r w:rsidR="00012F18">
        <w:rPr>
          <w:rFonts w:ascii="Garamond" w:hAnsi="Garamond" w:cs="Times New Roman"/>
          <w:sz w:val="32"/>
          <w:vertAlign w:val="baseline"/>
          <w:lang w:val="en-GB"/>
        </w:rPr>
        <w:t>d</w:t>
      </w:r>
      <w:r w:rsidR="00012F18" w:rsidRPr="0027452E">
        <w:rPr>
          <w:rFonts w:ascii="Garamond" w:hAnsi="Garamond" w:cs="Times New Roman"/>
          <w:sz w:val="32"/>
          <w:vertAlign w:val="baseline"/>
          <w:lang w:val="en-GB"/>
        </w:rPr>
        <w:t xml:space="preserve"> </w:t>
      </w:r>
      <w:r w:rsidR="0088411E">
        <w:rPr>
          <w:rFonts w:ascii="Garamond" w:hAnsi="Garamond" w:cs="Times New Roman"/>
          <w:sz w:val="32"/>
          <w:vertAlign w:val="baseline"/>
          <w:lang w:val="en-GB"/>
        </w:rPr>
        <w:t xml:space="preserve">in </w:t>
      </w:r>
      <w:r w:rsidRPr="0027452E">
        <w:rPr>
          <w:rFonts w:ascii="Garamond" w:hAnsi="Garamond" w:cs="Times New Roman"/>
          <w:sz w:val="32"/>
          <w:vertAlign w:val="baseline"/>
          <w:lang w:val="en-GB"/>
        </w:rPr>
        <w:t>small format</w:t>
      </w:r>
      <w:r w:rsidR="0088411E">
        <w:rPr>
          <w:rFonts w:ascii="Garamond" w:hAnsi="Garamond" w:cs="Times New Roman"/>
          <w:sz w:val="32"/>
          <w:vertAlign w:val="baseline"/>
          <w:lang w:val="en-GB"/>
        </w:rPr>
        <w:t>s</w:t>
      </w:r>
      <w:r w:rsidRPr="0027452E">
        <w:rPr>
          <w:rFonts w:ascii="Garamond" w:hAnsi="Garamond" w:cs="Times New Roman"/>
          <w:sz w:val="32"/>
          <w:vertAlign w:val="baseline"/>
          <w:lang w:val="en-GB"/>
        </w:rPr>
        <w:t xml:space="preserve"> creating colo</w:t>
      </w:r>
      <w:r w:rsidR="0088411E">
        <w:rPr>
          <w:rFonts w:ascii="Garamond" w:hAnsi="Garamond" w:cs="Times New Roman"/>
          <w:sz w:val="32"/>
          <w:vertAlign w:val="baseline"/>
          <w:lang w:val="en-GB"/>
        </w:rPr>
        <w:t>u</w:t>
      </w:r>
      <w:r w:rsidRPr="0027452E">
        <w:rPr>
          <w:rFonts w:ascii="Garamond" w:hAnsi="Garamond" w:cs="Times New Roman"/>
          <w:sz w:val="32"/>
          <w:vertAlign w:val="baseline"/>
          <w:lang w:val="en-GB"/>
        </w:rPr>
        <w:t>red clay statuettes. They represent</w:t>
      </w:r>
      <w:r w:rsidR="00012F18">
        <w:rPr>
          <w:rFonts w:ascii="Garamond" w:hAnsi="Garamond" w:cs="Times New Roman"/>
          <w:sz w:val="32"/>
          <w:vertAlign w:val="baseline"/>
          <w:lang w:val="en-GB"/>
        </w:rPr>
        <w:t>ed</w:t>
      </w:r>
      <w:r w:rsidRPr="0027452E">
        <w:rPr>
          <w:rFonts w:ascii="Garamond" w:hAnsi="Garamond" w:cs="Times New Roman"/>
          <w:sz w:val="32"/>
          <w:vertAlign w:val="baseline"/>
          <w:lang w:val="en-GB"/>
        </w:rPr>
        <w:t xml:space="preserve"> traditional figures, kings, soothsayers, </w:t>
      </w:r>
      <w:proofErr w:type="spellStart"/>
      <w:r w:rsidRPr="0027452E">
        <w:rPr>
          <w:rFonts w:ascii="Garamond" w:hAnsi="Garamond" w:cs="Times New Roman"/>
          <w:i/>
          <w:iCs/>
          <w:sz w:val="32"/>
          <w:vertAlign w:val="baseline"/>
          <w:lang w:val="en-GB"/>
        </w:rPr>
        <w:t>bokonon</w:t>
      </w:r>
      <w:proofErr w:type="spellEnd"/>
      <w:r w:rsidRPr="0027452E">
        <w:rPr>
          <w:rFonts w:ascii="Garamond" w:hAnsi="Garamond" w:cs="Times New Roman"/>
          <w:sz w:val="32"/>
          <w:vertAlign w:val="baseline"/>
          <w:lang w:val="en-GB"/>
        </w:rPr>
        <w:t xml:space="preserve">, religious chieftains, </w:t>
      </w:r>
      <w:proofErr w:type="spellStart"/>
      <w:r w:rsidRPr="0027452E">
        <w:rPr>
          <w:rFonts w:ascii="Garamond" w:hAnsi="Garamond" w:cs="Times New Roman"/>
          <w:i/>
          <w:iCs/>
          <w:sz w:val="32"/>
          <w:vertAlign w:val="baseline"/>
          <w:lang w:val="en-GB"/>
        </w:rPr>
        <w:t>vodounon</w:t>
      </w:r>
      <w:proofErr w:type="spellEnd"/>
      <w:r w:rsidRPr="0027452E">
        <w:rPr>
          <w:rFonts w:ascii="Garamond" w:hAnsi="Garamond" w:cs="Times New Roman"/>
          <w:sz w:val="32"/>
          <w:vertAlign w:val="baseline"/>
          <w:lang w:val="en-GB"/>
        </w:rPr>
        <w:t>, etc</w:t>
      </w:r>
      <w:r w:rsidR="00F07CE9" w:rsidRPr="0027452E">
        <w:rPr>
          <w:rFonts w:ascii="Garamond" w:hAnsi="Garamond" w:cs="Times New Roman"/>
          <w:sz w:val="32"/>
          <w:vertAlign w:val="baseline"/>
          <w:lang w:val="en-GB"/>
        </w:rPr>
        <w:t>.</w:t>
      </w:r>
      <w:proofErr w:type="gramStart"/>
      <w:r w:rsidRPr="0027452E">
        <w:rPr>
          <w:rFonts w:ascii="Garamond" w:hAnsi="Garamond" w:cs="Times New Roman"/>
          <w:sz w:val="32"/>
          <w:vertAlign w:val="baseline"/>
          <w:lang w:val="en-GB"/>
        </w:rPr>
        <w:t>,</w:t>
      </w:r>
      <w:proofErr w:type="gramEnd"/>
      <w:r w:rsidRPr="0027452E">
        <w:rPr>
          <w:rFonts w:ascii="Garamond" w:hAnsi="Garamond" w:cs="Times New Roman"/>
          <w:sz w:val="32"/>
          <w:vertAlign w:val="baseline"/>
          <w:lang w:val="en-GB"/>
        </w:rPr>
        <w:t xml:space="preserve"> </w:t>
      </w:r>
      <w:r w:rsidR="00012F18">
        <w:rPr>
          <w:rFonts w:ascii="Garamond" w:hAnsi="Garamond" w:cs="Times New Roman"/>
          <w:sz w:val="32"/>
          <w:vertAlign w:val="baseline"/>
          <w:lang w:val="en-GB"/>
        </w:rPr>
        <w:t>In his statuettes</w:t>
      </w:r>
      <w:r w:rsidRPr="0027452E">
        <w:rPr>
          <w:rFonts w:ascii="Garamond" w:hAnsi="Garamond" w:cs="Times New Roman"/>
          <w:sz w:val="32"/>
          <w:vertAlign w:val="baseline"/>
          <w:lang w:val="en-GB"/>
        </w:rPr>
        <w:t xml:space="preserve"> he </w:t>
      </w:r>
      <w:r w:rsidR="00012F18">
        <w:rPr>
          <w:rFonts w:ascii="Garamond" w:hAnsi="Garamond" w:cs="Times New Roman"/>
          <w:sz w:val="32"/>
          <w:vertAlign w:val="baseline"/>
          <w:lang w:val="en-GB"/>
        </w:rPr>
        <w:t xml:space="preserve">also </w:t>
      </w:r>
      <w:r w:rsidR="00012F18" w:rsidRPr="0027452E">
        <w:rPr>
          <w:rFonts w:ascii="Garamond" w:hAnsi="Garamond" w:cs="Times New Roman"/>
          <w:sz w:val="32"/>
          <w:vertAlign w:val="baseline"/>
          <w:lang w:val="en-GB"/>
        </w:rPr>
        <w:t>introduce</w:t>
      </w:r>
      <w:r w:rsidR="00012F18">
        <w:rPr>
          <w:rFonts w:ascii="Garamond" w:hAnsi="Garamond" w:cs="Times New Roman"/>
          <w:sz w:val="32"/>
          <w:vertAlign w:val="baseline"/>
          <w:lang w:val="en-GB"/>
        </w:rPr>
        <w:t>d</w:t>
      </w:r>
      <w:r w:rsidR="00012F18" w:rsidRPr="0027452E">
        <w:rPr>
          <w:rFonts w:ascii="Garamond" w:hAnsi="Garamond" w:cs="Times New Roman"/>
          <w:sz w:val="32"/>
          <w:vertAlign w:val="baseline"/>
          <w:lang w:val="en-GB"/>
        </w:rPr>
        <w:t xml:space="preserve"> </w:t>
      </w:r>
      <w:r w:rsidRPr="0027452E">
        <w:rPr>
          <w:rFonts w:ascii="Garamond" w:hAnsi="Garamond" w:cs="Times New Roman"/>
          <w:sz w:val="32"/>
          <w:vertAlign w:val="baseline"/>
          <w:lang w:val="en-GB"/>
        </w:rPr>
        <w:t>a new a</w:t>
      </w:r>
      <w:r w:rsidR="00AD33B8">
        <w:rPr>
          <w:rFonts w:ascii="Garamond" w:hAnsi="Garamond" w:cs="Times New Roman"/>
          <w:sz w:val="32"/>
          <w:vertAlign w:val="baseline"/>
          <w:lang w:val="en-GB"/>
        </w:rPr>
        <w:t>spect to local art</w:t>
      </w:r>
      <w:r w:rsidRPr="0027452E">
        <w:rPr>
          <w:rFonts w:ascii="Garamond" w:hAnsi="Garamond" w:cs="Times New Roman"/>
          <w:sz w:val="32"/>
          <w:vertAlign w:val="baseline"/>
          <w:lang w:val="en-GB"/>
        </w:rPr>
        <w:t>: elements of social criti</w:t>
      </w:r>
      <w:r w:rsidR="0088411E">
        <w:rPr>
          <w:rFonts w:ascii="Garamond" w:hAnsi="Garamond" w:cs="Times New Roman"/>
          <w:sz w:val="32"/>
          <w:vertAlign w:val="baseline"/>
          <w:lang w:val="en-GB"/>
        </w:rPr>
        <w:t>que</w:t>
      </w:r>
      <w:r w:rsidRPr="0027452E">
        <w:rPr>
          <w:rFonts w:ascii="Garamond" w:hAnsi="Garamond" w:cs="Times New Roman"/>
          <w:sz w:val="32"/>
          <w:vertAlign w:val="baseline"/>
          <w:lang w:val="en-GB"/>
        </w:rPr>
        <w:t xml:space="preserve"> with regard to certain </w:t>
      </w:r>
      <w:proofErr w:type="spellStart"/>
      <w:r w:rsidRPr="0027452E">
        <w:rPr>
          <w:rFonts w:ascii="Garamond" w:hAnsi="Garamond" w:cs="Times New Roman"/>
          <w:sz w:val="32"/>
          <w:vertAlign w:val="baseline"/>
          <w:lang w:val="en-GB"/>
        </w:rPr>
        <w:t>behavior</w:t>
      </w:r>
      <w:proofErr w:type="spellEnd"/>
      <w:r w:rsidRPr="0027452E">
        <w:rPr>
          <w:rFonts w:ascii="Garamond" w:hAnsi="Garamond" w:cs="Times New Roman"/>
          <w:sz w:val="32"/>
          <w:vertAlign w:val="baseline"/>
          <w:lang w:val="en-GB"/>
        </w:rPr>
        <w:t xml:space="preserve">, similar to those found on the masks of </w:t>
      </w:r>
      <w:proofErr w:type="spellStart"/>
      <w:r w:rsidR="001955AB" w:rsidRPr="0027452E">
        <w:rPr>
          <w:rFonts w:ascii="Garamond" w:hAnsi="Garamond" w:cs="Times New Roman"/>
          <w:i/>
          <w:sz w:val="32"/>
          <w:vertAlign w:val="baseline"/>
          <w:lang w:val="en-GB"/>
        </w:rPr>
        <w:t>guélédé</w:t>
      </w:r>
      <w:proofErr w:type="spellEnd"/>
      <w:r w:rsidR="00AD33B8">
        <w:rPr>
          <w:rFonts w:ascii="Garamond" w:hAnsi="Garamond" w:cs="Times New Roman"/>
          <w:sz w:val="32"/>
          <w:vertAlign w:val="baseline"/>
          <w:lang w:val="en-GB"/>
        </w:rPr>
        <w:t>, borrowing</w:t>
      </w:r>
      <w:r w:rsidRPr="0027452E">
        <w:rPr>
          <w:rFonts w:ascii="Garamond" w:hAnsi="Garamond" w:cs="Times New Roman"/>
          <w:sz w:val="32"/>
          <w:vertAlign w:val="baseline"/>
          <w:lang w:val="en-GB"/>
        </w:rPr>
        <w:t xml:space="preserve"> the themes </w:t>
      </w:r>
      <w:r w:rsidR="00AD33B8">
        <w:rPr>
          <w:rFonts w:ascii="Garamond" w:hAnsi="Garamond" w:cs="Times New Roman"/>
          <w:sz w:val="32"/>
          <w:vertAlign w:val="baseline"/>
          <w:lang w:val="en-GB"/>
        </w:rPr>
        <w:t>of the traditional works, but placing them in a new context.</w:t>
      </w:r>
      <w:r w:rsidRPr="0027452E">
        <w:rPr>
          <w:rFonts w:ascii="Garamond" w:hAnsi="Garamond" w:cs="Times New Roman"/>
          <w:sz w:val="32"/>
          <w:vertAlign w:val="baseline"/>
          <w:lang w:val="en-GB"/>
        </w:rPr>
        <w:t xml:space="preserve"> </w:t>
      </w:r>
    </w:p>
    <w:p w:rsidR="008B381E" w:rsidRPr="0027452E" w:rsidRDefault="008B381E" w:rsidP="00AB270F">
      <w:pPr>
        <w:widowControl w:val="0"/>
        <w:autoSpaceDE w:val="0"/>
        <w:autoSpaceDN w:val="0"/>
        <w:adjustRightInd w:val="0"/>
        <w:spacing w:before="240" w:after="0"/>
        <w:ind w:left="567" w:right="473" w:firstLine="993"/>
        <w:rPr>
          <w:rFonts w:ascii="Garamond" w:hAnsi="Garamond" w:cs="Times New Roman"/>
          <w:sz w:val="32"/>
          <w:vertAlign w:val="baseline"/>
          <w:lang w:val="en-GB"/>
        </w:rPr>
      </w:pPr>
    </w:p>
    <w:p w:rsidR="007573E1" w:rsidRDefault="00AD33B8" w:rsidP="00AB270F">
      <w:pPr>
        <w:widowControl w:val="0"/>
        <w:autoSpaceDE w:val="0"/>
        <w:autoSpaceDN w:val="0"/>
        <w:adjustRightInd w:val="0"/>
        <w:spacing w:before="240" w:after="0"/>
        <w:ind w:left="567" w:right="473" w:firstLine="993"/>
        <w:rPr>
          <w:rFonts w:ascii="Garamond" w:hAnsi="Garamond" w:cs="Times New Roman"/>
          <w:sz w:val="32"/>
          <w:vertAlign w:val="baseline"/>
        </w:rPr>
      </w:pPr>
      <w:r>
        <w:rPr>
          <w:rFonts w:ascii="Garamond" w:hAnsi="Garamond" w:cs="Times New Roman"/>
          <w:sz w:val="32"/>
          <w:vertAlign w:val="baseline"/>
          <w:lang w:val="en-GB"/>
        </w:rPr>
        <w:t>B</w:t>
      </w:r>
      <w:r w:rsidRPr="0027452E">
        <w:rPr>
          <w:rFonts w:ascii="Garamond" w:hAnsi="Garamond" w:cs="Times New Roman"/>
          <w:sz w:val="32"/>
          <w:vertAlign w:val="baseline"/>
          <w:lang w:val="en-GB"/>
        </w:rPr>
        <w:t xml:space="preserve">y </w:t>
      </w:r>
      <w:r>
        <w:rPr>
          <w:rFonts w:ascii="Garamond" w:hAnsi="Garamond" w:cs="Times New Roman"/>
          <w:sz w:val="32"/>
          <w:vertAlign w:val="baseline"/>
          <w:lang w:val="en-GB"/>
        </w:rPr>
        <w:t>virtue of the</w:t>
      </w:r>
      <w:r w:rsidR="007573E1" w:rsidRPr="0027452E">
        <w:rPr>
          <w:rFonts w:ascii="Garamond" w:hAnsi="Garamond" w:cs="Times New Roman"/>
          <w:sz w:val="32"/>
          <w:vertAlign w:val="baseline"/>
          <w:lang w:val="en-GB"/>
        </w:rPr>
        <w:t xml:space="preserve"> intelligence and the diversity of his artistic expression, and the work accomplished throughout his life</w:t>
      </w:r>
      <w:r w:rsidR="007B161F" w:rsidRPr="0027452E">
        <w:rPr>
          <w:rFonts w:ascii="Garamond" w:hAnsi="Garamond" w:cs="Times New Roman"/>
          <w:sz w:val="32"/>
          <w:vertAlign w:val="baseline"/>
          <w:lang w:val="en-GB"/>
        </w:rPr>
        <w:t>,</w:t>
      </w:r>
      <w:r w:rsidR="007573E1" w:rsidRPr="0027452E">
        <w:rPr>
          <w:rFonts w:ascii="Garamond" w:hAnsi="Garamond" w:cs="Times New Roman"/>
          <w:sz w:val="32"/>
          <w:vertAlign w:val="baseline"/>
          <w:lang w:val="en-GB"/>
        </w:rPr>
        <w:t xml:space="preserve"> </w:t>
      </w:r>
      <w:proofErr w:type="spellStart"/>
      <w:r w:rsidR="007573E1" w:rsidRPr="0027452E">
        <w:rPr>
          <w:rFonts w:ascii="Garamond" w:hAnsi="Garamond" w:cs="Times New Roman"/>
          <w:sz w:val="32"/>
          <w:vertAlign w:val="baseline"/>
          <w:lang w:val="en-GB"/>
        </w:rPr>
        <w:t>Cyprien</w:t>
      </w:r>
      <w:proofErr w:type="spellEnd"/>
      <w:r w:rsidR="007573E1" w:rsidRPr="0027452E">
        <w:rPr>
          <w:rFonts w:ascii="Garamond" w:hAnsi="Garamond" w:cs="Times New Roman"/>
          <w:sz w:val="32"/>
          <w:vertAlign w:val="baseline"/>
          <w:lang w:val="en-GB"/>
        </w:rPr>
        <w:t xml:space="preserve"> </w:t>
      </w:r>
      <w:proofErr w:type="spellStart"/>
      <w:r w:rsidR="007573E1" w:rsidRPr="0027452E">
        <w:rPr>
          <w:rFonts w:ascii="Garamond" w:hAnsi="Garamond" w:cs="Times New Roman"/>
          <w:sz w:val="32"/>
          <w:vertAlign w:val="baseline"/>
          <w:lang w:val="en-GB"/>
        </w:rPr>
        <w:t>Tokoudagba</w:t>
      </w:r>
      <w:proofErr w:type="spellEnd"/>
      <w:r w:rsidR="007573E1" w:rsidRPr="0027452E">
        <w:rPr>
          <w:rFonts w:ascii="Garamond" w:hAnsi="Garamond" w:cs="Times New Roman"/>
          <w:sz w:val="32"/>
          <w:vertAlign w:val="baseline"/>
          <w:lang w:val="en-GB"/>
        </w:rPr>
        <w:t xml:space="preserve"> has made space for artistic creativity from which talented young artists of Benin have emerged. </w:t>
      </w:r>
      <w:r w:rsidR="0088411E">
        <w:rPr>
          <w:rFonts w:ascii="Garamond" w:hAnsi="Garamond" w:cs="Times New Roman"/>
          <w:sz w:val="32"/>
          <w:vertAlign w:val="baseline"/>
          <w:lang w:val="en-GB"/>
        </w:rPr>
        <w:t>T</w:t>
      </w:r>
      <w:r w:rsidR="0088411E" w:rsidRPr="0027452E">
        <w:rPr>
          <w:rFonts w:ascii="Garamond" w:hAnsi="Garamond" w:cs="Times New Roman"/>
          <w:sz w:val="32"/>
          <w:vertAlign w:val="baseline"/>
          <w:lang w:val="en-GB"/>
        </w:rPr>
        <w:t xml:space="preserve">hrough </w:t>
      </w:r>
      <w:r w:rsidR="007573E1" w:rsidRPr="0027452E">
        <w:rPr>
          <w:rFonts w:ascii="Garamond" w:hAnsi="Garamond" w:cs="Times New Roman"/>
          <w:sz w:val="32"/>
          <w:vertAlign w:val="baseline"/>
          <w:lang w:val="en-GB"/>
        </w:rPr>
        <w:t xml:space="preserve">him the </w:t>
      </w:r>
      <w:proofErr w:type="spellStart"/>
      <w:proofErr w:type="gramStart"/>
      <w:r w:rsidR="007573E1" w:rsidRPr="0027452E">
        <w:rPr>
          <w:rFonts w:ascii="Garamond" w:hAnsi="Garamond" w:cs="Times New Roman"/>
          <w:i/>
          <w:iCs/>
          <w:sz w:val="32"/>
          <w:vertAlign w:val="baseline"/>
          <w:lang w:val="en-GB"/>
        </w:rPr>
        <w:t>fon</w:t>
      </w:r>
      <w:proofErr w:type="spellEnd"/>
      <w:proofErr w:type="gramEnd"/>
      <w:r w:rsidR="007573E1" w:rsidRPr="0027452E">
        <w:rPr>
          <w:rFonts w:ascii="Garamond" w:hAnsi="Garamond" w:cs="Times New Roman"/>
          <w:sz w:val="32"/>
          <w:vertAlign w:val="baseline"/>
          <w:lang w:val="en-GB"/>
        </w:rPr>
        <w:t xml:space="preserve"> populations' art traditions have grown to be recognized on an international level, enabling the introduction of the aesthetics and vocabulary of an oral tradition into universal art. Without </w:t>
      </w:r>
      <w:r>
        <w:rPr>
          <w:rFonts w:ascii="Garamond" w:hAnsi="Garamond" w:cs="Times New Roman"/>
          <w:sz w:val="32"/>
          <w:vertAlign w:val="baseline"/>
          <w:lang w:val="en-GB"/>
        </w:rPr>
        <w:t>succumbing to the path of least resistance</w:t>
      </w:r>
      <w:r w:rsidR="007573E1" w:rsidRPr="0027452E">
        <w:rPr>
          <w:rFonts w:ascii="Garamond" w:hAnsi="Garamond" w:cs="Times New Roman"/>
          <w:sz w:val="32"/>
          <w:vertAlign w:val="baseline"/>
          <w:lang w:val="en-GB"/>
        </w:rPr>
        <w:t xml:space="preserve"> the worldwide art circuit </w:t>
      </w:r>
      <w:r>
        <w:rPr>
          <w:rFonts w:ascii="Garamond" w:hAnsi="Garamond" w:cs="Times New Roman"/>
          <w:sz w:val="32"/>
          <w:vertAlign w:val="baseline"/>
          <w:lang w:val="en-GB"/>
        </w:rPr>
        <w:t>offered</w:t>
      </w:r>
      <w:r w:rsidRPr="0027452E">
        <w:rPr>
          <w:rFonts w:ascii="Garamond" w:hAnsi="Garamond" w:cs="Times New Roman"/>
          <w:sz w:val="32"/>
          <w:vertAlign w:val="baseline"/>
          <w:lang w:val="en-GB"/>
        </w:rPr>
        <w:t xml:space="preserve"> </w:t>
      </w:r>
      <w:r w:rsidR="007573E1" w:rsidRPr="0027452E">
        <w:rPr>
          <w:rFonts w:ascii="Garamond" w:hAnsi="Garamond" w:cs="Times New Roman"/>
          <w:sz w:val="32"/>
          <w:vertAlign w:val="baseline"/>
          <w:lang w:val="en-GB"/>
        </w:rPr>
        <w:t xml:space="preserve">him, </w:t>
      </w:r>
      <w:proofErr w:type="spellStart"/>
      <w:r w:rsidR="007573E1" w:rsidRPr="0027452E">
        <w:rPr>
          <w:rFonts w:ascii="Garamond" w:hAnsi="Garamond" w:cs="Times New Roman"/>
          <w:sz w:val="32"/>
          <w:vertAlign w:val="baseline"/>
          <w:lang w:val="en-GB"/>
        </w:rPr>
        <w:t>Cyprien</w:t>
      </w:r>
      <w:proofErr w:type="spellEnd"/>
      <w:r w:rsidR="007573E1" w:rsidRPr="0027452E">
        <w:rPr>
          <w:rFonts w:ascii="Garamond" w:hAnsi="Garamond" w:cs="Times New Roman"/>
          <w:sz w:val="32"/>
          <w:vertAlign w:val="baseline"/>
          <w:lang w:val="en-GB"/>
        </w:rPr>
        <w:t xml:space="preserve"> </w:t>
      </w:r>
      <w:proofErr w:type="spellStart"/>
      <w:r w:rsidR="007573E1" w:rsidRPr="0027452E">
        <w:rPr>
          <w:rFonts w:ascii="Garamond" w:hAnsi="Garamond" w:cs="Times New Roman"/>
          <w:sz w:val="32"/>
          <w:vertAlign w:val="baseline"/>
          <w:lang w:val="en-GB"/>
        </w:rPr>
        <w:t>Tokoudagba</w:t>
      </w:r>
      <w:proofErr w:type="spellEnd"/>
      <w:r w:rsidR="007573E1" w:rsidRPr="0027452E">
        <w:rPr>
          <w:rFonts w:ascii="Garamond" w:hAnsi="Garamond" w:cs="Times New Roman"/>
          <w:sz w:val="32"/>
          <w:vertAlign w:val="baseline"/>
          <w:lang w:val="en-GB"/>
        </w:rPr>
        <w:t xml:space="preserve"> defended with courage his primary </w:t>
      </w:r>
      <w:r>
        <w:rPr>
          <w:rFonts w:ascii="Garamond" w:hAnsi="Garamond" w:cs="Times New Roman"/>
          <w:sz w:val="32"/>
          <w:vertAlign w:val="baseline"/>
          <w:lang w:val="en-GB"/>
        </w:rPr>
        <w:t>intention</w:t>
      </w:r>
      <w:r w:rsidRPr="0027452E">
        <w:rPr>
          <w:rFonts w:ascii="Garamond" w:hAnsi="Garamond" w:cs="Times New Roman"/>
          <w:sz w:val="32"/>
          <w:vertAlign w:val="baseline"/>
          <w:lang w:val="en-GB"/>
        </w:rPr>
        <w:t xml:space="preserve">s </w:t>
      </w:r>
      <w:r w:rsidR="007573E1" w:rsidRPr="0027452E">
        <w:rPr>
          <w:rFonts w:ascii="Garamond" w:hAnsi="Garamond" w:cs="Times New Roman"/>
          <w:sz w:val="32"/>
          <w:vertAlign w:val="baseline"/>
          <w:lang w:val="en-GB"/>
        </w:rPr>
        <w:t xml:space="preserve">and </w:t>
      </w:r>
      <w:r w:rsidR="00001CE6">
        <w:rPr>
          <w:rFonts w:ascii="Garamond" w:hAnsi="Garamond" w:cs="Times New Roman"/>
          <w:sz w:val="32"/>
          <w:vertAlign w:val="baseline"/>
          <w:lang w:val="en-GB"/>
        </w:rPr>
        <w:t>resisted both</w:t>
      </w:r>
      <w:r w:rsidR="007573E1" w:rsidRPr="0027452E">
        <w:rPr>
          <w:rFonts w:ascii="Garamond" w:hAnsi="Garamond" w:cs="Times New Roman"/>
          <w:sz w:val="32"/>
          <w:vertAlign w:val="baseline"/>
          <w:lang w:val="en-GB"/>
        </w:rPr>
        <w:t xml:space="preserve"> the facility of repeating tradition </w:t>
      </w:r>
      <w:r w:rsidR="00001CE6">
        <w:rPr>
          <w:rFonts w:ascii="Garamond" w:hAnsi="Garamond" w:cs="Times New Roman"/>
          <w:sz w:val="32"/>
          <w:vertAlign w:val="baseline"/>
          <w:lang w:val="en-GB"/>
        </w:rPr>
        <w:t>and</w:t>
      </w:r>
      <w:r w:rsidR="007573E1" w:rsidRPr="0027452E">
        <w:rPr>
          <w:rFonts w:ascii="Garamond" w:hAnsi="Garamond" w:cs="Times New Roman"/>
          <w:sz w:val="32"/>
          <w:vertAlign w:val="baseline"/>
          <w:lang w:val="en-GB"/>
        </w:rPr>
        <w:t xml:space="preserve"> </w:t>
      </w:r>
      <w:proofErr w:type="spellStart"/>
      <w:r w:rsidR="007573E1" w:rsidRPr="0027452E">
        <w:rPr>
          <w:rFonts w:ascii="Garamond" w:hAnsi="Garamond" w:cs="Times New Roman"/>
          <w:sz w:val="32"/>
          <w:vertAlign w:val="baseline"/>
          <w:lang w:val="en-GB"/>
        </w:rPr>
        <w:t>confor</w:t>
      </w:r>
      <w:proofErr w:type="spellEnd"/>
      <w:r w:rsidR="007573E1" w:rsidRPr="00AC70FA">
        <w:rPr>
          <w:rFonts w:ascii="Garamond" w:hAnsi="Garamond" w:cs="Times New Roman"/>
          <w:sz w:val="32"/>
          <w:vertAlign w:val="baseline"/>
        </w:rPr>
        <w:t>ming to international art.</w:t>
      </w:r>
    </w:p>
    <w:p w:rsidR="00AD33B8" w:rsidRPr="00AC70FA" w:rsidRDefault="00AD33B8" w:rsidP="00AB270F">
      <w:pPr>
        <w:widowControl w:val="0"/>
        <w:autoSpaceDE w:val="0"/>
        <w:autoSpaceDN w:val="0"/>
        <w:adjustRightInd w:val="0"/>
        <w:spacing w:before="240" w:after="0"/>
        <w:ind w:left="567" w:right="473" w:firstLine="993"/>
        <w:rPr>
          <w:rFonts w:ascii="Garamond" w:hAnsi="Garamond" w:cs="Times New Roman"/>
          <w:sz w:val="32"/>
          <w:vertAlign w:val="baseline"/>
        </w:rPr>
      </w:pPr>
    </w:p>
    <w:p w:rsidR="00AB270F" w:rsidRPr="0027452E" w:rsidRDefault="00BA52F6" w:rsidP="00AB270F">
      <w:pPr>
        <w:ind w:left="567" w:right="473"/>
        <w:rPr>
          <w:rFonts w:ascii="Garamond" w:hAnsi="Garamond"/>
          <w:sz w:val="40"/>
          <w:vertAlign w:val="baseline"/>
          <w:lang w:val="en-GB"/>
        </w:rPr>
      </w:pPr>
      <w:r>
        <w:rPr>
          <w:rFonts w:ascii="Times New Roman" w:hAnsi="Times New Roman"/>
          <w:noProof/>
          <w:sz w:val="24"/>
          <w:vertAlign w:val="baseline"/>
          <w:lang w:val="en-GB" w:eastAsia="en-GB"/>
        </w:rPr>
        <w:drawing>
          <wp:inline distT="0" distB="0" distL="0" distR="0">
            <wp:extent cx="3130550" cy="1873250"/>
            <wp:effectExtent l="25400" t="0" r="0" b="0"/>
            <wp:docPr id="6" name="Image 2" descr="Description : :::temple.tohoussou.tokou.tif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2" descr="Description : :::temple.tohoussou.tokou.tiff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1873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270F" w:rsidRPr="0027452E" w:rsidRDefault="00AB270F" w:rsidP="00AB270F">
      <w:pPr>
        <w:pStyle w:val="Firstlineindent"/>
        <w:suppressLineNumbers/>
        <w:spacing w:line="85" w:lineRule="atLeast"/>
        <w:ind w:left="567" w:right="473" w:firstLine="0"/>
        <w:rPr>
          <w:rFonts w:ascii="Garamond" w:hAnsi="Garamond"/>
          <w:sz w:val="36"/>
          <w:lang w:val="en-GB"/>
        </w:rPr>
      </w:pPr>
    </w:p>
    <w:p w:rsidR="00AB270F" w:rsidRPr="0027452E" w:rsidRDefault="00312E21" w:rsidP="00AB270F">
      <w:pPr>
        <w:pStyle w:val="Firstlineindent"/>
        <w:suppressLineNumbers/>
        <w:spacing w:line="85" w:lineRule="atLeast"/>
        <w:ind w:left="567" w:right="473" w:firstLine="0"/>
        <w:rPr>
          <w:rFonts w:ascii="Garamond" w:hAnsi="Garamond"/>
          <w:sz w:val="28"/>
          <w:lang w:val="en-GB"/>
        </w:rPr>
      </w:pPr>
      <w:r w:rsidRPr="00312E21">
        <w:rPr>
          <w:rFonts w:ascii="Garamond" w:hAnsi="Garamond"/>
          <w:sz w:val="28"/>
          <w:lang w:val="en-GB"/>
        </w:rPr>
        <w:t xml:space="preserve">Temple dedicated to a </w:t>
      </w:r>
      <w:proofErr w:type="spellStart"/>
      <w:r w:rsidRPr="00312E21">
        <w:rPr>
          <w:rFonts w:ascii="Garamond" w:hAnsi="Garamond"/>
          <w:i/>
          <w:sz w:val="28"/>
          <w:lang w:val="en-GB"/>
        </w:rPr>
        <w:t>Tohoussou</w:t>
      </w:r>
      <w:proofErr w:type="spellEnd"/>
      <w:r w:rsidRPr="00312E21">
        <w:rPr>
          <w:rFonts w:ascii="Garamond" w:hAnsi="Garamond"/>
          <w:sz w:val="28"/>
          <w:lang w:val="en-GB"/>
        </w:rPr>
        <w:t xml:space="preserve"> decorated </w:t>
      </w:r>
    </w:p>
    <w:p w:rsidR="00AB270F" w:rsidRPr="0027452E" w:rsidRDefault="00312E21" w:rsidP="00AB270F">
      <w:pPr>
        <w:pStyle w:val="Firstlineindent"/>
        <w:suppressLineNumbers/>
        <w:spacing w:line="85" w:lineRule="atLeast"/>
        <w:ind w:left="567" w:right="473" w:firstLine="0"/>
        <w:rPr>
          <w:rFonts w:ascii="Garamond" w:hAnsi="Garamond"/>
          <w:sz w:val="28"/>
          <w:szCs w:val="36"/>
          <w:lang w:val="en-GB"/>
        </w:rPr>
      </w:pPr>
      <w:proofErr w:type="gramStart"/>
      <w:r w:rsidRPr="00312E21">
        <w:rPr>
          <w:rFonts w:ascii="Garamond" w:hAnsi="Garamond"/>
          <w:sz w:val="28"/>
          <w:lang w:val="en-GB"/>
        </w:rPr>
        <w:t>by</w:t>
      </w:r>
      <w:proofErr w:type="gramEnd"/>
      <w:r w:rsidRPr="00312E21">
        <w:rPr>
          <w:rFonts w:ascii="Garamond" w:hAnsi="Garamond" w:cs="Times New Roman"/>
          <w:sz w:val="28"/>
          <w:szCs w:val="36"/>
          <w:lang w:val="en-GB"/>
        </w:rPr>
        <w:t xml:space="preserve"> </w:t>
      </w:r>
      <w:proofErr w:type="spellStart"/>
      <w:r w:rsidRPr="00312E21">
        <w:rPr>
          <w:rFonts w:ascii="Garamond" w:hAnsi="Garamond" w:cs="Times New Roman"/>
          <w:sz w:val="28"/>
          <w:szCs w:val="36"/>
          <w:lang w:val="en-GB"/>
        </w:rPr>
        <w:t>Cyprien</w:t>
      </w:r>
      <w:proofErr w:type="spellEnd"/>
      <w:r w:rsidRPr="00312E21">
        <w:rPr>
          <w:rFonts w:ascii="Garamond" w:hAnsi="Garamond" w:cs="Times New Roman"/>
          <w:i/>
          <w:iCs/>
          <w:sz w:val="28"/>
          <w:szCs w:val="36"/>
          <w:lang w:val="en-GB"/>
        </w:rPr>
        <w:t xml:space="preserve"> </w:t>
      </w:r>
      <w:proofErr w:type="spellStart"/>
      <w:r w:rsidRPr="00312E21">
        <w:rPr>
          <w:rFonts w:ascii="Garamond" w:hAnsi="Garamond" w:cs="Times New Roman"/>
          <w:sz w:val="28"/>
          <w:szCs w:val="36"/>
          <w:lang w:val="en-GB"/>
        </w:rPr>
        <w:t>Tokoudagba</w:t>
      </w:r>
      <w:proofErr w:type="spellEnd"/>
      <w:r w:rsidRPr="00312E21">
        <w:rPr>
          <w:rFonts w:ascii="Garamond" w:hAnsi="Garamond" w:cs="Times New Roman"/>
          <w:i/>
          <w:iCs/>
          <w:sz w:val="28"/>
          <w:szCs w:val="36"/>
          <w:lang w:val="en-GB"/>
        </w:rPr>
        <w:t xml:space="preserve">, </w:t>
      </w:r>
      <w:proofErr w:type="spellStart"/>
      <w:r w:rsidRPr="00312E21">
        <w:rPr>
          <w:rFonts w:ascii="Garamond" w:hAnsi="Garamond" w:cs="Times New Roman"/>
          <w:sz w:val="28"/>
          <w:szCs w:val="36"/>
          <w:lang w:val="en-GB"/>
        </w:rPr>
        <w:t>Abomey</w:t>
      </w:r>
      <w:proofErr w:type="spellEnd"/>
      <w:r w:rsidRPr="00312E21">
        <w:rPr>
          <w:rFonts w:ascii="Garamond" w:hAnsi="Garamond" w:cs="Times New Roman"/>
          <w:sz w:val="28"/>
          <w:szCs w:val="36"/>
          <w:lang w:val="en-GB"/>
        </w:rPr>
        <w:t>, 1995</w:t>
      </w:r>
    </w:p>
    <w:p w:rsidR="00AB270F" w:rsidRPr="0027452E" w:rsidRDefault="00312E21" w:rsidP="00AB270F">
      <w:pPr>
        <w:pStyle w:val="Firstlineindent"/>
        <w:suppressLineNumbers/>
        <w:spacing w:line="85" w:lineRule="atLeast"/>
        <w:ind w:left="567" w:right="473" w:firstLine="0"/>
        <w:rPr>
          <w:rFonts w:ascii="Garamond" w:hAnsi="Garamond" w:cs="Times New Roman"/>
          <w:sz w:val="28"/>
          <w:szCs w:val="36"/>
          <w:lang w:val="en-GB"/>
        </w:rPr>
      </w:pPr>
      <w:r w:rsidRPr="00312E21">
        <w:rPr>
          <w:rFonts w:ascii="Garamond" w:hAnsi="Garamond" w:cs="Times New Roman"/>
          <w:sz w:val="28"/>
          <w:szCs w:val="36"/>
          <w:lang w:val="en-GB"/>
        </w:rPr>
        <w:t>(</w:t>
      </w:r>
      <w:proofErr w:type="gramStart"/>
      <w:r w:rsidRPr="00312E21">
        <w:rPr>
          <w:rFonts w:ascii="Garamond" w:hAnsi="Garamond" w:cs="Times New Roman"/>
          <w:sz w:val="28"/>
          <w:szCs w:val="36"/>
          <w:lang w:val="en-GB"/>
        </w:rPr>
        <w:t>photo</w:t>
      </w:r>
      <w:proofErr w:type="gramEnd"/>
      <w:r w:rsidRPr="00312E21">
        <w:rPr>
          <w:rFonts w:ascii="Garamond" w:hAnsi="Garamond" w:cs="Times New Roman"/>
          <w:sz w:val="28"/>
          <w:szCs w:val="36"/>
          <w:lang w:val="en-GB"/>
        </w:rPr>
        <w:t xml:space="preserve"> by author, copyright held by author M. </w:t>
      </w:r>
      <w:proofErr w:type="spellStart"/>
      <w:r w:rsidRPr="00312E21">
        <w:rPr>
          <w:rFonts w:ascii="Garamond" w:hAnsi="Garamond" w:cs="Times New Roman"/>
          <w:sz w:val="28"/>
          <w:szCs w:val="36"/>
          <w:lang w:val="en-GB"/>
        </w:rPr>
        <w:t>Biton</w:t>
      </w:r>
      <w:proofErr w:type="spellEnd"/>
      <w:r w:rsidRPr="00312E21">
        <w:rPr>
          <w:rFonts w:ascii="Garamond" w:hAnsi="Garamond" w:cs="Times New Roman"/>
          <w:sz w:val="28"/>
          <w:szCs w:val="36"/>
          <w:lang w:val="en-GB"/>
        </w:rPr>
        <w:t>).</w:t>
      </w:r>
    </w:p>
    <w:p w:rsidR="00AB270F" w:rsidRPr="0027452E" w:rsidRDefault="00BA52F6" w:rsidP="00AB270F">
      <w:pPr>
        <w:widowControl w:val="0"/>
        <w:autoSpaceDE w:val="0"/>
        <w:autoSpaceDN w:val="0"/>
        <w:adjustRightInd w:val="0"/>
        <w:spacing w:before="240" w:after="0" w:line="360" w:lineRule="auto"/>
        <w:ind w:left="567" w:right="473"/>
        <w:rPr>
          <w:rFonts w:ascii="Garamond" w:hAnsi="Garamond" w:cs="Times New Roman"/>
          <w:sz w:val="40"/>
          <w:vertAlign w:val="baseline"/>
          <w:lang w:val="en-GB"/>
        </w:rPr>
      </w:pPr>
      <w:r>
        <w:rPr>
          <w:rFonts w:ascii="Times New Roman" w:hAnsi="Times New Roman"/>
          <w:noProof/>
          <w:sz w:val="24"/>
          <w:lang w:val="en-GB" w:eastAsia="en-GB"/>
        </w:rPr>
        <w:drawing>
          <wp:inline distT="0" distB="0" distL="0" distR="0">
            <wp:extent cx="3588385" cy="2014220"/>
            <wp:effectExtent l="25400" t="0" r="0" b="0"/>
            <wp:docPr id="5" name="Image 1" descr="Description : :::tombeau.gezo.coul.tif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" descr="Description : :::tombeau.gezo.coul.tiff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8385" cy="2014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270F" w:rsidRPr="0027452E" w:rsidRDefault="00312E21" w:rsidP="00AB270F">
      <w:pPr>
        <w:pStyle w:val="Standard"/>
        <w:ind w:left="567" w:right="473"/>
        <w:rPr>
          <w:rFonts w:ascii="Garamond" w:hAnsi="Garamond"/>
          <w:lang w:val="en-GB"/>
        </w:rPr>
      </w:pPr>
      <w:r w:rsidRPr="00312E21">
        <w:rPr>
          <w:rFonts w:ascii="Garamond" w:hAnsi="Garamond"/>
          <w:lang w:val="en-GB"/>
        </w:rPr>
        <w:t xml:space="preserve">Tomb of King </w:t>
      </w:r>
      <w:proofErr w:type="spellStart"/>
      <w:r w:rsidRPr="00312E21">
        <w:rPr>
          <w:rFonts w:ascii="Garamond" w:hAnsi="Garamond"/>
          <w:lang w:val="en-GB"/>
        </w:rPr>
        <w:t>Gezo</w:t>
      </w:r>
      <w:proofErr w:type="spellEnd"/>
      <w:r w:rsidRPr="00312E21">
        <w:rPr>
          <w:rFonts w:ascii="Garamond" w:hAnsi="Garamond"/>
          <w:lang w:val="en-GB"/>
        </w:rPr>
        <w:t xml:space="preserve">, Historical Museum of </w:t>
      </w:r>
      <w:proofErr w:type="spellStart"/>
      <w:r w:rsidRPr="00312E21">
        <w:rPr>
          <w:rFonts w:ascii="Garamond" w:hAnsi="Garamond"/>
          <w:lang w:val="en-GB"/>
        </w:rPr>
        <w:t>Abomey</w:t>
      </w:r>
      <w:proofErr w:type="spellEnd"/>
      <w:r w:rsidRPr="00312E21">
        <w:rPr>
          <w:rFonts w:ascii="Garamond" w:hAnsi="Garamond"/>
          <w:lang w:val="en-GB"/>
        </w:rPr>
        <w:t xml:space="preserve">, </w:t>
      </w:r>
      <w:proofErr w:type="spellStart"/>
      <w:r w:rsidRPr="00312E21">
        <w:rPr>
          <w:rFonts w:ascii="Garamond" w:hAnsi="Garamond"/>
          <w:lang w:val="en-GB"/>
        </w:rPr>
        <w:t>Bénin</w:t>
      </w:r>
      <w:proofErr w:type="spellEnd"/>
      <w:r w:rsidRPr="00312E21">
        <w:rPr>
          <w:rFonts w:ascii="Garamond" w:hAnsi="Garamond"/>
          <w:lang w:val="en-GB"/>
        </w:rPr>
        <w:t>, 1989</w:t>
      </w:r>
    </w:p>
    <w:p w:rsidR="00AB270F" w:rsidRPr="0027452E" w:rsidRDefault="00312E21" w:rsidP="00AB270F">
      <w:pPr>
        <w:pStyle w:val="Standard"/>
        <w:ind w:left="567" w:right="473"/>
        <w:rPr>
          <w:rFonts w:ascii="Garamond" w:hAnsi="Garamond" w:cs="Times New Roman"/>
          <w:szCs w:val="36"/>
          <w:lang w:val="en-GB"/>
        </w:rPr>
      </w:pPr>
      <w:r w:rsidRPr="00312E21">
        <w:rPr>
          <w:rFonts w:ascii="Garamond" w:hAnsi="Garamond" w:cs="Times New Roman"/>
          <w:szCs w:val="36"/>
          <w:lang w:val="en-GB"/>
        </w:rPr>
        <w:t>(</w:t>
      </w:r>
      <w:proofErr w:type="gramStart"/>
      <w:r w:rsidRPr="00312E21">
        <w:rPr>
          <w:rFonts w:ascii="Garamond" w:hAnsi="Garamond" w:cs="Times New Roman"/>
          <w:szCs w:val="36"/>
          <w:lang w:val="en-GB"/>
        </w:rPr>
        <w:t>photo</w:t>
      </w:r>
      <w:proofErr w:type="gramEnd"/>
      <w:r w:rsidRPr="00312E21">
        <w:rPr>
          <w:rFonts w:ascii="Garamond" w:hAnsi="Garamond" w:cs="Times New Roman"/>
          <w:szCs w:val="36"/>
          <w:lang w:val="en-GB"/>
        </w:rPr>
        <w:t xml:space="preserve"> by author, copyright held by author, M. </w:t>
      </w:r>
      <w:proofErr w:type="spellStart"/>
      <w:r w:rsidRPr="00312E21">
        <w:rPr>
          <w:rFonts w:ascii="Garamond" w:hAnsi="Garamond" w:cs="Times New Roman"/>
          <w:szCs w:val="36"/>
          <w:lang w:val="en-GB"/>
        </w:rPr>
        <w:t>Biton</w:t>
      </w:r>
      <w:proofErr w:type="spellEnd"/>
      <w:r w:rsidRPr="00312E21">
        <w:rPr>
          <w:rFonts w:ascii="Garamond" w:hAnsi="Garamond" w:cs="Times New Roman"/>
          <w:szCs w:val="36"/>
          <w:lang w:val="en-GB"/>
        </w:rPr>
        <w:t>).</w:t>
      </w:r>
    </w:p>
    <w:p w:rsidR="00AB270F" w:rsidRPr="0027452E" w:rsidRDefault="00AB270F" w:rsidP="00AB270F">
      <w:pPr>
        <w:widowControl w:val="0"/>
        <w:autoSpaceDE w:val="0"/>
        <w:autoSpaceDN w:val="0"/>
        <w:adjustRightInd w:val="0"/>
        <w:spacing w:before="240" w:after="0"/>
        <w:ind w:left="567" w:right="473" w:firstLine="993"/>
        <w:rPr>
          <w:rFonts w:ascii="Garamond" w:hAnsi="Garamond" w:cs="Times New Roman"/>
          <w:sz w:val="32"/>
          <w:vertAlign w:val="baseline"/>
          <w:lang w:val="en-GB"/>
        </w:rPr>
      </w:pPr>
    </w:p>
    <w:p w:rsidR="00AB270F" w:rsidRPr="0027452E" w:rsidRDefault="00BA52F6" w:rsidP="00AB270F">
      <w:pPr>
        <w:spacing w:after="120"/>
        <w:ind w:left="567" w:right="473"/>
        <w:rPr>
          <w:rFonts w:ascii="Times New Roman" w:hAnsi="Times New Roman"/>
          <w:sz w:val="24"/>
          <w:vertAlign w:val="baseline"/>
          <w:lang w:val="en-GB"/>
        </w:rPr>
      </w:pPr>
      <w:r>
        <w:rPr>
          <w:rFonts w:ascii="Times New Roman" w:hAnsi="Times New Roman"/>
          <w:noProof/>
          <w:sz w:val="24"/>
          <w:vertAlign w:val="baseline"/>
          <w:lang w:val="en-GB" w:eastAsia="en-GB"/>
        </w:rPr>
        <w:drawing>
          <wp:inline distT="0" distB="0" distL="0" distR="0">
            <wp:extent cx="1875155" cy="2360930"/>
            <wp:effectExtent l="50800" t="25400" r="29845" b="1270"/>
            <wp:docPr id="4" name="Image 1" descr="Description : ::zangbeto-legba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" descr="Description : ::zangbeto-legba.jpe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lum bright="-2000"/>
                    </a:blip>
                    <a:srcRect t="14369" b="35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5155" cy="2360930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AB270F" w:rsidRPr="0027452E" w:rsidRDefault="00AB270F" w:rsidP="00AB270F">
      <w:pPr>
        <w:spacing w:after="120"/>
        <w:ind w:left="567" w:right="473"/>
        <w:rPr>
          <w:rFonts w:ascii="Times New Roman" w:hAnsi="Times New Roman"/>
          <w:sz w:val="24"/>
          <w:vertAlign w:val="baseline"/>
          <w:lang w:val="en-GB"/>
        </w:rPr>
      </w:pPr>
    </w:p>
    <w:p w:rsidR="00AB270F" w:rsidRPr="0027452E" w:rsidRDefault="00312E21" w:rsidP="00AB270F">
      <w:pPr>
        <w:pStyle w:val="Textbody"/>
        <w:suppressLineNumbers/>
        <w:spacing w:after="0" w:line="85" w:lineRule="atLeast"/>
        <w:ind w:left="567" w:right="473"/>
        <w:rPr>
          <w:rFonts w:ascii="Garamond" w:hAnsi="Garamond"/>
          <w:sz w:val="28"/>
          <w:szCs w:val="36"/>
          <w:lang w:val="en-GB"/>
        </w:rPr>
      </w:pPr>
      <w:proofErr w:type="spellStart"/>
      <w:r w:rsidRPr="00312E21">
        <w:rPr>
          <w:rFonts w:ascii="Garamond" w:hAnsi="Garamond" w:cs="Times New Roman"/>
          <w:i/>
          <w:iCs/>
          <w:sz w:val="28"/>
          <w:szCs w:val="36"/>
          <w:lang w:val="en-GB"/>
        </w:rPr>
        <w:t>Zangbeto-Legba</w:t>
      </w:r>
      <w:proofErr w:type="spellEnd"/>
      <w:r w:rsidRPr="00312E21">
        <w:rPr>
          <w:rFonts w:ascii="Garamond" w:hAnsi="Garamond" w:cs="Times New Roman"/>
          <w:sz w:val="28"/>
          <w:szCs w:val="36"/>
          <w:lang w:val="en-GB"/>
        </w:rPr>
        <w:t xml:space="preserve">, </w:t>
      </w:r>
      <w:proofErr w:type="spellStart"/>
      <w:r w:rsidRPr="00312E21">
        <w:rPr>
          <w:rFonts w:ascii="Garamond" w:hAnsi="Garamond" w:cs="Times New Roman"/>
          <w:sz w:val="28"/>
          <w:szCs w:val="36"/>
          <w:lang w:val="en-GB"/>
        </w:rPr>
        <w:t>Abomey</w:t>
      </w:r>
      <w:proofErr w:type="spellEnd"/>
      <w:r w:rsidRPr="00312E21">
        <w:rPr>
          <w:rFonts w:ascii="Garamond" w:hAnsi="Garamond" w:cs="Times New Roman"/>
          <w:sz w:val="28"/>
          <w:szCs w:val="36"/>
          <w:lang w:val="en-GB"/>
        </w:rPr>
        <w:t>, 1989</w:t>
      </w:r>
    </w:p>
    <w:p w:rsidR="00AB270F" w:rsidRPr="0027452E" w:rsidRDefault="00312E21" w:rsidP="00AB270F">
      <w:pPr>
        <w:pStyle w:val="Textbody"/>
        <w:suppressLineNumbers/>
        <w:spacing w:after="0" w:line="85" w:lineRule="atLeast"/>
        <w:ind w:left="567" w:right="473"/>
        <w:rPr>
          <w:rFonts w:ascii="Garamond" w:hAnsi="Garamond" w:cs="Times New Roman"/>
          <w:sz w:val="28"/>
          <w:szCs w:val="36"/>
          <w:lang w:val="en-GB"/>
        </w:rPr>
      </w:pPr>
      <w:r w:rsidRPr="00312E21">
        <w:rPr>
          <w:rFonts w:ascii="Garamond" w:hAnsi="Garamond" w:cs="Times New Roman"/>
          <w:sz w:val="28"/>
          <w:szCs w:val="36"/>
          <w:lang w:val="en-GB"/>
        </w:rPr>
        <w:t>(</w:t>
      </w:r>
      <w:proofErr w:type="gramStart"/>
      <w:r w:rsidRPr="00312E21">
        <w:rPr>
          <w:rFonts w:ascii="Garamond" w:hAnsi="Garamond" w:cs="Times New Roman"/>
          <w:sz w:val="28"/>
          <w:szCs w:val="36"/>
          <w:lang w:val="en-GB"/>
        </w:rPr>
        <w:t>photo</w:t>
      </w:r>
      <w:proofErr w:type="gramEnd"/>
      <w:r w:rsidRPr="00312E21">
        <w:rPr>
          <w:rFonts w:ascii="Garamond" w:hAnsi="Garamond" w:cs="Times New Roman"/>
          <w:sz w:val="28"/>
          <w:szCs w:val="36"/>
          <w:lang w:val="en-GB"/>
        </w:rPr>
        <w:t xml:space="preserve"> by author, copyright held by author M. </w:t>
      </w:r>
      <w:proofErr w:type="spellStart"/>
      <w:r w:rsidRPr="00312E21">
        <w:rPr>
          <w:rFonts w:ascii="Garamond" w:hAnsi="Garamond" w:cs="Times New Roman"/>
          <w:sz w:val="28"/>
          <w:szCs w:val="36"/>
          <w:lang w:val="en-GB"/>
        </w:rPr>
        <w:t>Biton</w:t>
      </w:r>
      <w:proofErr w:type="spellEnd"/>
      <w:r w:rsidRPr="00312E21">
        <w:rPr>
          <w:rFonts w:ascii="Garamond" w:hAnsi="Garamond" w:cs="Times New Roman"/>
          <w:sz w:val="28"/>
          <w:szCs w:val="36"/>
          <w:lang w:val="en-GB"/>
        </w:rPr>
        <w:t>).</w:t>
      </w:r>
    </w:p>
    <w:p w:rsidR="00AB270F" w:rsidRPr="0027452E" w:rsidRDefault="00AB270F" w:rsidP="00AB270F">
      <w:pPr>
        <w:widowControl w:val="0"/>
        <w:autoSpaceDE w:val="0"/>
        <w:autoSpaceDN w:val="0"/>
        <w:adjustRightInd w:val="0"/>
        <w:spacing w:before="240" w:after="0"/>
        <w:ind w:left="567" w:right="473" w:firstLine="993"/>
        <w:rPr>
          <w:rFonts w:ascii="Garamond" w:hAnsi="Garamond" w:cs="Times New Roman"/>
          <w:sz w:val="32"/>
          <w:vertAlign w:val="baseline"/>
          <w:lang w:val="en-GB"/>
        </w:rPr>
      </w:pPr>
    </w:p>
    <w:p w:rsidR="00AB270F" w:rsidRPr="0027452E" w:rsidRDefault="00BA52F6" w:rsidP="00AB270F">
      <w:pPr>
        <w:spacing w:after="120"/>
        <w:ind w:left="567" w:right="473"/>
        <w:rPr>
          <w:rFonts w:ascii="Times New Roman" w:hAnsi="Times New Roman"/>
          <w:sz w:val="24"/>
          <w:vertAlign w:val="baseline"/>
          <w:lang w:val="en-GB"/>
        </w:rPr>
      </w:pPr>
      <w:r>
        <w:rPr>
          <w:rFonts w:ascii="Times New Roman" w:hAnsi="Times New Roman"/>
          <w:noProof/>
          <w:sz w:val="24"/>
          <w:vertAlign w:val="baseline"/>
          <w:lang w:val="en-GB" w:eastAsia="en-GB"/>
        </w:rPr>
        <w:drawing>
          <wp:inline distT="0" distB="0" distL="0" distR="0">
            <wp:extent cx="2106295" cy="1782445"/>
            <wp:effectExtent l="25400" t="0" r="0" b="0"/>
            <wp:docPr id="3" name="Image 4" descr="Description : ::Icono/tokoudagba:3statuett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4" descr="Description : ::Icono/tokoudagba:3statuettes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16609" t="-3691" r="-55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6295" cy="17824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270F" w:rsidRPr="0027452E" w:rsidRDefault="00AB270F" w:rsidP="00AB270F">
      <w:pPr>
        <w:spacing w:after="0"/>
        <w:ind w:left="567" w:right="473" w:firstLine="993"/>
        <w:rPr>
          <w:rFonts w:ascii="Garamond" w:hAnsi="Garamond"/>
          <w:sz w:val="36"/>
          <w:vertAlign w:val="baseline"/>
          <w:lang w:val="en-GB"/>
        </w:rPr>
      </w:pPr>
    </w:p>
    <w:p w:rsidR="00AB270F" w:rsidRPr="0027452E" w:rsidRDefault="00312E21" w:rsidP="00AB270F">
      <w:pPr>
        <w:tabs>
          <w:tab w:val="left" w:pos="8364"/>
        </w:tabs>
        <w:spacing w:after="0"/>
        <w:ind w:left="567" w:right="473"/>
        <w:rPr>
          <w:rFonts w:ascii="Garamond" w:hAnsi="Garamond"/>
          <w:sz w:val="28"/>
          <w:vertAlign w:val="baseline"/>
          <w:lang w:val="en-GB"/>
        </w:rPr>
      </w:pPr>
      <w:proofErr w:type="spellStart"/>
      <w:r w:rsidRPr="00312E21">
        <w:rPr>
          <w:rFonts w:ascii="Garamond" w:hAnsi="Garamond"/>
          <w:sz w:val="28"/>
          <w:vertAlign w:val="baseline"/>
          <w:lang w:val="en-GB"/>
        </w:rPr>
        <w:t>Traditionals</w:t>
      </w:r>
      <w:proofErr w:type="spellEnd"/>
      <w:r w:rsidRPr="00312E21">
        <w:rPr>
          <w:rFonts w:ascii="Garamond" w:hAnsi="Garamond"/>
          <w:sz w:val="28"/>
          <w:vertAlign w:val="baseline"/>
          <w:lang w:val="en-GB"/>
        </w:rPr>
        <w:t xml:space="preserve"> </w:t>
      </w:r>
      <w:proofErr w:type="gramStart"/>
      <w:r w:rsidRPr="00312E21">
        <w:rPr>
          <w:rFonts w:ascii="Garamond" w:hAnsi="Garamond"/>
          <w:sz w:val="28"/>
          <w:vertAlign w:val="baseline"/>
          <w:lang w:val="en-GB"/>
        </w:rPr>
        <w:t>figures :</w:t>
      </w:r>
      <w:proofErr w:type="gramEnd"/>
      <w:r w:rsidRPr="00312E21">
        <w:rPr>
          <w:rFonts w:ascii="Garamond" w:hAnsi="Garamond"/>
          <w:sz w:val="28"/>
          <w:vertAlign w:val="baseline"/>
          <w:lang w:val="en-GB"/>
        </w:rPr>
        <w:t xml:space="preserve"> king or prince, priestess </w:t>
      </w:r>
      <w:proofErr w:type="spellStart"/>
      <w:r w:rsidRPr="00312E21">
        <w:rPr>
          <w:rFonts w:ascii="Garamond" w:hAnsi="Garamond"/>
          <w:i/>
          <w:iCs/>
          <w:sz w:val="28"/>
          <w:vertAlign w:val="baseline"/>
          <w:lang w:val="en-GB"/>
        </w:rPr>
        <w:t>Nessouhoue</w:t>
      </w:r>
      <w:proofErr w:type="spellEnd"/>
      <w:r w:rsidRPr="00312E21">
        <w:rPr>
          <w:rFonts w:ascii="Garamond" w:hAnsi="Garamond"/>
          <w:sz w:val="28"/>
          <w:vertAlign w:val="baseline"/>
          <w:lang w:val="en-GB"/>
        </w:rPr>
        <w:t>,</w:t>
      </w:r>
    </w:p>
    <w:p w:rsidR="00AB270F" w:rsidRPr="0027452E" w:rsidRDefault="00312E21" w:rsidP="00AB270F">
      <w:pPr>
        <w:tabs>
          <w:tab w:val="left" w:pos="8364"/>
        </w:tabs>
        <w:spacing w:after="0"/>
        <w:ind w:left="567" w:right="473"/>
        <w:rPr>
          <w:rFonts w:ascii="Garamond" w:hAnsi="Garamond" w:cs="Times New Roman"/>
          <w:sz w:val="28"/>
          <w:szCs w:val="36"/>
          <w:vertAlign w:val="baseline"/>
          <w:lang w:val="en-GB"/>
        </w:rPr>
      </w:pPr>
      <w:proofErr w:type="gramStart"/>
      <w:r w:rsidRPr="00312E21">
        <w:rPr>
          <w:rFonts w:ascii="Garamond" w:hAnsi="Garamond"/>
          <w:sz w:val="28"/>
          <w:vertAlign w:val="baseline"/>
          <w:lang w:val="en-GB"/>
        </w:rPr>
        <w:t>priest</w:t>
      </w:r>
      <w:proofErr w:type="gramEnd"/>
      <w:r w:rsidRPr="00312E21">
        <w:rPr>
          <w:rFonts w:ascii="Garamond" w:hAnsi="Garamond"/>
          <w:sz w:val="28"/>
          <w:vertAlign w:val="baseline"/>
          <w:lang w:val="en-GB"/>
        </w:rPr>
        <w:t xml:space="preserve"> </w:t>
      </w:r>
      <w:proofErr w:type="spellStart"/>
      <w:r w:rsidRPr="00312E21">
        <w:rPr>
          <w:rFonts w:ascii="Garamond" w:hAnsi="Garamond"/>
          <w:i/>
          <w:iCs/>
          <w:sz w:val="28"/>
          <w:vertAlign w:val="baseline"/>
          <w:lang w:val="en-GB"/>
        </w:rPr>
        <w:t>Sakpata</w:t>
      </w:r>
      <w:proofErr w:type="spellEnd"/>
      <w:r w:rsidRPr="00312E21">
        <w:rPr>
          <w:rFonts w:ascii="Garamond" w:hAnsi="Garamond"/>
          <w:sz w:val="28"/>
          <w:vertAlign w:val="baseline"/>
          <w:lang w:val="en-GB"/>
        </w:rPr>
        <w:t xml:space="preserve"> (</w:t>
      </w:r>
      <w:proofErr w:type="spellStart"/>
      <w:r w:rsidRPr="00312E21">
        <w:rPr>
          <w:rFonts w:ascii="Garamond" w:hAnsi="Garamond"/>
          <w:sz w:val="28"/>
          <w:vertAlign w:val="baseline"/>
          <w:lang w:val="en-GB"/>
        </w:rPr>
        <w:t>privated</w:t>
      </w:r>
      <w:proofErr w:type="spellEnd"/>
      <w:r w:rsidRPr="00312E21">
        <w:rPr>
          <w:rFonts w:ascii="Garamond" w:hAnsi="Garamond"/>
          <w:sz w:val="28"/>
          <w:vertAlign w:val="baseline"/>
          <w:lang w:val="en-GB"/>
        </w:rPr>
        <w:t xml:space="preserve"> coll.)</w:t>
      </w:r>
    </w:p>
    <w:p w:rsidR="00AB270F" w:rsidRPr="0027452E" w:rsidRDefault="00312E21" w:rsidP="00AB270F">
      <w:pPr>
        <w:tabs>
          <w:tab w:val="left" w:pos="8364"/>
        </w:tabs>
        <w:spacing w:after="0"/>
        <w:ind w:left="567" w:right="473"/>
        <w:rPr>
          <w:rFonts w:ascii="Garamond" w:hAnsi="Garamond" w:cs="Times New Roman"/>
          <w:sz w:val="28"/>
          <w:szCs w:val="36"/>
          <w:vertAlign w:val="baseline"/>
          <w:lang w:val="en-GB"/>
        </w:rPr>
      </w:pPr>
      <w:r w:rsidRPr="00312E21">
        <w:rPr>
          <w:rFonts w:ascii="Garamond" w:hAnsi="Garamond" w:cs="Times New Roman"/>
          <w:sz w:val="28"/>
          <w:szCs w:val="36"/>
          <w:vertAlign w:val="baseline"/>
          <w:lang w:val="en-GB"/>
        </w:rPr>
        <w:t>(</w:t>
      </w:r>
      <w:proofErr w:type="gramStart"/>
      <w:r w:rsidRPr="00312E21">
        <w:rPr>
          <w:rFonts w:ascii="Garamond" w:hAnsi="Garamond" w:cs="Times New Roman"/>
          <w:sz w:val="28"/>
          <w:szCs w:val="36"/>
          <w:vertAlign w:val="baseline"/>
          <w:lang w:val="en-GB"/>
        </w:rPr>
        <w:t>photo</w:t>
      </w:r>
      <w:proofErr w:type="gramEnd"/>
      <w:r w:rsidRPr="00312E21">
        <w:rPr>
          <w:rFonts w:ascii="Garamond" w:hAnsi="Garamond" w:cs="Times New Roman"/>
          <w:sz w:val="28"/>
          <w:szCs w:val="36"/>
          <w:vertAlign w:val="baseline"/>
          <w:lang w:val="en-GB"/>
        </w:rPr>
        <w:t xml:space="preserve"> by author, copyright held by author, M. </w:t>
      </w:r>
      <w:proofErr w:type="spellStart"/>
      <w:r w:rsidRPr="00312E21">
        <w:rPr>
          <w:rFonts w:ascii="Garamond" w:hAnsi="Garamond" w:cs="Times New Roman"/>
          <w:sz w:val="28"/>
          <w:szCs w:val="36"/>
          <w:vertAlign w:val="baseline"/>
          <w:lang w:val="en-GB"/>
        </w:rPr>
        <w:t>Biton</w:t>
      </w:r>
      <w:proofErr w:type="spellEnd"/>
      <w:r w:rsidRPr="00312E21">
        <w:rPr>
          <w:rFonts w:ascii="Garamond" w:hAnsi="Garamond" w:cs="Times New Roman"/>
          <w:sz w:val="28"/>
          <w:szCs w:val="36"/>
          <w:vertAlign w:val="baseline"/>
          <w:lang w:val="en-GB"/>
        </w:rPr>
        <w:t>).</w:t>
      </w:r>
    </w:p>
    <w:p w:rsidR="000D59D6" w:rsidRDefault="000D59D6">
      <w:pPr>
        <w:widowControl w:val="0"/>
        <w:autoSpaceDE w:val="0"/>
        <w:autoSpaceDN w:val="0"/>
        <w:adjustRightInd w:val="0"/>
        <w:spacing w:before="240" w:after="0"/>
        <w:ind w:left="567" w:right="473" w:firstLine="993"/>
        <w:rPr>
          <w:rFonts w:ascii="Garamond" w:hAnsi="Garamond" w:cs="Times New Roman"/>
          <w:sz w:val="32"/>
          <w:vertAlign w:val="baseline"/>
          <w:lang w:val="en-GB"/>
        </w:rPr>
      </w:pPr>
    </w:p>
    <w:p w:rsidR="000D59D6" w:rsidRDefault="000D59D6">
      <w:pPr>
        <w:pStyle w:val="Standard"/>
        <w:ind w:left="567" w:right="473"/>
        <w:rPr>
          <w:rFonts w:ascii="Garamond" w:hAnsi="Garamond" w:cs="Times New Roman"/>
          <w:sz w:val="36"/>
          <w:szCs w:val="36"/>
          <w:lang w:val="en-GB"/>
        </w:rPr>
      </w:pPr>
    </w:p>
    <w:p w:rsidR="00AB270F" w:rsidRPr="0027452E" w:rsidRDefault="00BA52F6" w:rsidP="00AB270F">
      <w:pPr>
        <w:ind w:left="567" w:right="473"/>
        <w:rPr>
          <w:rFonts w:ascii="Garamond" w:hAnsi="Garamond"/>
          <w:sz w:val="40"/>
          <w:vertAlign w:val="baseline"/>
          <w:lang w:val="en-GB"/>
        </w:rPr>
      </w:pPr>
      <w:r>
        <w:rPr>
          <w:rFonts w:ascii="Garamond" w:hAnsi="Garamond"/>
          <w:noProof/>
          <w:sz w:val="40"/>
          <w:vertAlign w:val="baseline"/>
          <w:lang w:val="en-GB" w:eastAsia="en-GB"/>
        </w:rPr>
        <w:drawing>
          <wp:inline distT="0" distB="0" distL="0" distR="0">
            <wp:extent cx="1713230" cy="2395855"/>
            <wp:effectExtent l="25400" t="0" r="0" b="0"/>
            <wp:docPr id="1" name="Image 3" descr="Description : ::Numériser.jpe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3" descr="Description : ::Numériser.jpeg"/>
                    <pic:cNvPicPr>
                      <a:picLocks noChangeArrowheads="1"/>
                    </pic:cNvPicPr>
                  </pic:nvPicPr>
                  <pic:blipFill>
                    <a:blip r:embed="rId9"/>
                    <a:srcRect t="160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3230" cy="23958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270F" w:rsidRPr="0027452E" w:rsidRDefault="00AB270F" w:rsidP="00AB270F">
      <w:pPr>
        <w:pStyle w:val="Textbody"/>
        <w:suppressLineNumbers/>
        <w:spacing w:after="0"/>
        <w:ind w:left="567" w:right="473"/>
        <w:rPr>
          <w:rFonts w:ascii="Garamond" w:hAnsi="Garamond" w:cs="Times New Roman"/>
          <w:sz w:val="36"/>
          <w:szCs w:val="36"/>
          <w:lang w:val="en-GB"/>
        </w:rPr>
      </w:pPr>
    </w:p>
    <w:p w:rsidR="00AB270F" w:rsidRPr="0027452E" w:rsidRDefault="00312E21" w:rsidP="00AB270F">
      <w:pPr>
        <w:pStyle w:val="Textbody"/>
        <w:suppressLineNumbers/>
        <w:spacing w:after="0"/>
        <w:ind w:left="567" w:right="473"/>
        <w:rPr>
          <w:rFonts w:ascii="Garamond" w:hAnsi="Garamond" w:cs="Times New Roman"/>
          <w:sz w:val="28"/>
          <w:szCs w:val="36"/>
          <w:lang w:val="en-GB"/>
        </w:rPr>
      </w:pPr>
      <w:proofErr w:type="spellStart"/>
      <w:proofErr w:type="gramStart"/>
      <w:r w:rsidRPr="00312E21">
        <w:rPr>
          <w:rFonts w:ascii="Garamond" w:hAnsi="Garamond" w:cs="Times New Roman"/>
          <w:sz w:val="28"/>
          <w:szCs w:val="36"/>
          <w:lang w:val="en-GB"/>
        </w:rPr>
        <w:t>Cyprien</w:t>
      </w:r>
      <w:proofErr w:type="spellEnd"/>
      <w:r w:rsidRPr="00312E21">
        <w:rPr>
          <w:rFonts w:ascii="Garamond" w:hAnsi="Garamond" w:cs="Times New Roman"/>
          <w:sz w:val="28"/>
          <w:szCs w:val="36"/>
          <w:lang w:val="en-GB"/>
        </w:rPr>
        <w:t xml:space="preserve"> </w:t>
      </w:r>
      <w:proofErr w:type="spellStart"/>
      <w:r w:rsidRPr="00312E21">
        <w:rPr>
          <w:rFonts w:ascii="Garamond" w:hAnsi="Garamond" w:cs="Times New Roman"/>
          <w:sz w:val="28"/>
          <w:szCs w:val="36"/>
          <w:lang w:val="en-GB"/>
        </w:rPr>
        <w:t>Tokoudagba</w:t>
      </w:r>
      <w:proofErr w:type="spellEnd"/>
      <w:r w:rsidRPr="00312E21">
        <w:rPr>
          <w:rFonts w:ascii="Garamond" w:hAnsi="Garamond" w:cs="Times New Roman"/>
          <w:sz w:val="28"/>
          <w:szCs w:val="36"/>
          <w:lang w:val="en-GB"/>
        </w:rPr>
        <w:t xml:space="preserve"> in his workshop, </w:t>
      </w:r>
      <w:proofErr w:type="spellStart"/>
      <w:r w:rsidRPr="00312E21">
        <w:rPr>
          <w:rFonts w:ascii="Garamond" w:hAnsi="Garamond" w:cs="Times New Roman"/>
          <w:sz w:val="28"/>
          <w:szCs w:val="36"/>
          <w:lang w:val="en-GB"/>
        </w:rPr>
        <w:t>Abomey</w:t>
      </w:r>
      <w:proofErr w:type="spellEnd"/>
      <w:r w:rsidRPr="00312E21">
        <w:rPr>
          <w:rFonts w:ascii="Garamond" w:hAnsi="Garamond" w:cs="Times New Roman"/>
          <w:sz w:val="28"/>
          <w:szCs w:val="36"/>
          <w:lang w:val="en-GB"/>
        </w:rPr>
        <w:t xml:space="preserve">, </w:t>
      </w:r>
      <w:proofErr w:type="spellStart"/>
      <w:r w:rsidRPr="00312E21">
        <w:rPr>
          <w:rFonts w:ascii="Garamond" w:hAnsi="Garamond" w:cs="Times New Roman"/>
          <w:sz w:val="28"/>
          <w:szCs w:val="36"/>
          <w:lang w:val="en-GB"/>
        </w:rPr>
        <w:t>dec.</w:t>
      </w:r>
      <w:proofErr w:type="spellEnd"/>
      <w:r w:rsidRPr="00312E21">
        <w:rPr>
          <w:rFonts w:ascii="Garamond" w:hAnsi="Garamond" w:cs="Times New Roman"/>
          <w:sz w:val="28"/>
          <w:szCs w:val="36"/>
          <w:lang w:val="en-GB"/>
        </w:rPr>
        <w:t xml:space="preserve"> 1989.</w:t>
      </w:r>
      <w:proofErr w:type="gramEnd"/>
    </w:p>
    <w:p w:rsidR="00AB270F" w:rsidRPr="0027452E" w:rsidRDefault="00312E21" w:rsidP="00AB270F">
      <w:pPr>
        <w:pStyle w:val="Textbody"/>
        <w:suppressLineNumbers/>
        <w:spacing w:after="0"/>
        <w:ind w:left="567" w:right="473"/>
        <w:rPr>
          <w:rFonts w:ascii="Garamond" w:hAnsi="Garamond" w:cs="Times New Roman"/>
          <w:sz w:val="28"/>
          <w:szCs w:val="36"/>
          <w:lang w:val="en-GB"/>
        </w:rPr>
      </w:pPr>
      <w:r w:rsidRPr="00312E21">
        <w:rPr>
          <w:rFonts w:ascii="Garamond" w:hAnsi="Garamond" w:cs="Times New Roman"/>
          <w:sz w:val="28"/>
          <w:szCs w:val="36"/>
          <w:lang w:val="en-GB"/>
        </w:rPr>
        <w:t>(</w:t>
      </w:r>
      <w:proofErr w:type="gramStart"/>
      <w:r w:rsidRPr="00312E21">
        <w:rPr>
          <w:rFonts w:ascii="Garamond" w:hAnsi="Garamond" w:cs="Times New Roman"/>
          <w:sz w:val="28"/>
          <w:szCs w:val="36"/>
          <w:lang w:val="en-GB"/>
        </w:rPr>
        <w:t>photo</w:t>
      </w:r>
      <w:proofErr w:type="gramEnd"/>
      <w:r w:rsidRPr="00312E21">
        <w:rPr>
          <w:rFonts w:ascii="Garamond" w:hAnsi="Garamond" w:cs="Times New Roman"/>
          <w:sz w:val="28"/>
          <w:szCs w:val="36"/>
          <w:lang w:val="en-GB"/>
        </w:rPr>
        <w:t xml:space="preserve"> by author, copyright held by author, M. </w:t>
      </w:r>
      <w:proofErr w:type="spellStart"/>
      <w:r w:rsidRPr="00312E21">
        <w:rPr>
          <w:rFonts w:ascii="Garamond" w:hAnsi="Garamond" w:cs="Times New Roman"/>
          <w:sz w:val="28"/>
          <w:szCs w:val="36"/>
          <w:lang w:val="en-GB"/>
        </w:rPr>
        <w:t>Biton</w:t>
      </w:r>
      <w:proofErr w:type="spellEnd"/>
      <w:r w:rsidRPr="00312E21">
        <w:rPr>
          <w:rFonts w:ascii="Garamond" w:hAnsi="Garamond" w:cs="Times New Roman"/>
          <w:sz w:val="28"/>
          <w:szCs w:val="36"/>
          <w:lang w:val="en-GB"/>
        </w:rPr>
        <w:t>).</w:t>
      </w:r>
    </w:p>
    <w:p w:rsidR="000D59D6" w:rsidRDefault="000D59D6">
      <w:pPr>
        <w:pStyle w:val="Textbodyindent"/>
        <w:suppressLineNumbers/>
        <w:tabs>
          <w:tab w:val="left" w:pos="9339"/>
        </w:tabs>
        <w:spacing w:line="85" w:lineRule="atLeast"/>
        <w:ind w:left="567" w:right="473" w:hanging="267"/>
        <w:rPr>
          <w:rFonts w:ascii="Garamond" w:hAnsi="Garamond" w:cs="Times New Roman"/>
          <w:sz w:val="36"/>
          <w:szCs w:val="36"/>
          <w:lang w:val="en-GB"/>
        </w:rPr>
      </w:pPr>
    </w:p>
    <w:p w:rsidR="000D59D6" w:rsidRDefault="000D59D6">
      <w:pPr>
        <w:pStyle w:val="Textbodyindent"/>
        <w:suppressLineNumbers/>
        <w:tabs>
          <w:tab w:val="left" w:pos="9339"/>
        </w:tabs>
        <w:spacing w:line="85" w:lineRule="atLeast"/>
        <w:ind w:left="567" w:right="473" w:hanging="267"/>
        <w:rPr>
          <w:rFonts w:ascii="Garamond" w:hAnsi="Garamond" w:cs="Times New Roman"/>
          <w:sz w:val="36"/>
          <w:szCs w:val="36"/>
          <w:lang w:val="en-GB"/>
        </w:rPr>
      </w:pPr>
    </w:p>
    <w:p w:rsidR="000D59D6" w:rsidRDefault="00312E21">
      <w:pPr>
        <w:pStyle w:val="Textbodyindent"/>
        <w:suppressLineNumbers/>
        <w:tabs>
          <w:tab w:val="left" w:pos="9339"/>
        </w:tabs>
        <w:ind w:left="0" w:right="473"/>
        <w:rPr>
          <w:rFonts w:ascii="Garamond" w:hAnsi="Garamond" w:cs="Times New Roman"/>
          <w:szCs w:val="36"/>
          <w:lang w:val="en-GB"/>
        </w:rPr>
      </w:pPr>
      <w:proofErr w:type="spellStart"/>
      <w:r w:rsidRPr="00312E21">
        <w:rPr>
          <w:rFonts w:ascii="Garamond" w:hAnsi="Garamond" w:cs="Times New Roman"/>
          <w:szCs w:val="36"/>
          <w:lang w:val="en-GB"/>
        </w:rPr>
        <w:t>Références</w:t>
      </w:r>
      <w:proofErr w:type="spellEnd"/>
    </w:p>
    <w:p w:rsidR="000D59D6" w:rsidRDefault="000D59D6">
      <w:pPr>
        <w:pStyle w:val="Textbodyindent"/>
        <w:suppressLineNumbers/>
        <w:tabs>
          <w:tab w:val="left" w:pos="9339"/>
        </w:tabs>
        <w:ind w:left="0" w:right="473"/>
        <w:rPr>
          <w:rFonts w:ascii="Garamond" w:hAnsi="Garamond" w:cs="Times New Roman"/>
          <w:szCs w:val="36"/>
          <w:lang w:val="en-GB"/>
        </w:rPr>
      </w:pPr>
    </w:p>
    <w:p w:rsidR="000D59D6" w:rsidRDefault="000D59D6">
      <w:pPr>
        <w:pStyle w:val="Textbodyindent"/>
        <w:suppressLineNumbers/>
        <w:tabs>
          <w:tab w:val="left" w:pos="9339"/>
        </w:tabs>
        <w:ind w:left="567" w:right="473" w:firstLine="733"/>
        <w:rPr>
          <w:rFonts w:ascii="Garamond" w:hAnsi="Garamond" w:cs="Times New Roman"/>
          <w:szCs w:val="36"/>
          <w:lang w:val="en-GB"/>
        </w:rPr>
      </w:pPr>
    </w:p>
    <w:p w:rsidR="000D59D6" w:rsidRDefault="00312E21">
      <w:pPr>
        <w:pStyle w:val="Standard"/>
        <w:ind w:left="993" w:right="473" w:hanging="993"/>
        <w:rPr>
          <w:rFonts w:ascii="Garamond" w:hAnsi="Garamond"/>
          <w:lang w:val="en-GB"/>
        </w:rPr>
      </w:pPr>
      <w:r w:rsidRPr="00312E21">
        <w:rPr>
          <w:rFonts w:ascii="Garamond" w:eastAsia="StarSymbol" w:hAnsi="Garamond" w:cs="StarSymbol"/>
          <w:lang w:val="en-GB"/>
        </w:rPr>
        <w:t xml:space="preserve">- </w:t>
      </w:r>
      <w:r w:rsidRPr="00312E21">
        <w:rPr>
          <w:rFonts w:ascii="Garamond" w:hAnsi="Garamond"/>
          <w:lang w:val="en-GB"/>
        </w:rPr>
        <w:t xml:space="preserve">Bay, E. G. (1975) « </w:t>
      </w:r>
      <w:proofErr w:type="spellStart"/>
      <w:r w:rsidRPr="00312E21">
        <w:rPr>
          <w:rFonts w:ascii="Garamond" w:hAnsi="Garamond"/>
          <w:lang w:val="en-GB"/>
        </w:rPr>
        <w:t>Cyprien</w:t>
      </w:r>
      <w:proofErr w:type="spellEnd"/>
      <w:r w:rsidRPr="00312E21">
        <w:rPr>
          <w:rFonts w:ascii="Garamond" w:hAnsi="Garamond"/>
          <w:lang w:val="en-GB"/>
        </w:rPr>
        <w:t xml:space="preserve"> </w:t>
      </w:r>
      <w:proofErr w:type="spellStart"/>
      <w:r w:rsidRPr="00312E21">
        <w:rPr>
          <w:rFonts w:ascii="Garamond" w:hAnsi="Garamond"/>
          <w:lang w:val="en-GB"/>
        </w:rPr>
        <w:t>Tokudagba</w:t>
      </w:r>
      <w:proofErr w:type="spellEnd"/>
      <w:r w:rsidRPr="00312E21">
        <w:rPr>
          <w:rFonts w:ascii="Garamond" w:hAnsi="Garamond"/>
          <w:lang w:val="en-GB"/>
        </w:rPr>
        <w:t xml:space="preserve"> of </w:t>
      </w:r>
      <w:proofErr w:type="spellStart"/>
      <w:r w:rsidRPr="00312E21">
        <w:rPr>
          <w:rFonts w:ascii="Garamond" w:hAnsi="Garamond"/>
          <w:lang w:val="en-GB"/>
        </w:rPr>
        <w:t>Abomey</w:t>
      </w:r>
      <w:proofErr w:type="spellEnd"/>
      <w:r w:rsidRPr="00312E21">
        <w:rPr>
          <w:rFonts w:ascii="Garamond" w:hAnsi="Garamond"/>
          <w:lang w:val="en-GB"/>
        </w:rPr>
        <w:t xml:space="preserve"> », </w:t>
      </w:r>
      <w:r w:rsidRPr="00312E21">
        <w:rPr>
          <w:rFonts w:ascii="Garamond" w:hAnsi="Garamond"/>
          <w:i/>
          <w:iCs/>
          <w:lang w:val="en-GB"/>
        </w:rPr>
        <w:t>African arts</w:t>
      </w:r>
      <w:r w:rsidRPr="00312E21">
        <w:rPr>
          <w:rFonts w:ascii="Garamond" w:hAnsi="Garamond"/>
          <w:lang w:val="en-GB"/>
        </w:rPr>
        <w:t>, 8 (4): 24-29 + 84.</w:t>
      </w:r>
    </w:p>
    <w:p w:rsidR="000D59D6" w:rsidRDefault="00312E21">
      <w:pPr>
        <w:pStyle w:val="Standard"/>
        <w:suppressLineNumbers/>
        <w:tabs>
          <w:tab w:val="left" w:pos="487"/>
          <w:tab w:val="left" w:pos="851"/>
          <w:tab w:val="left" w:pos="987"/>
          <w:tab w:val="left" w:pos="9339"/>
        </w:tabs>
        <w:spacing w:before="240" w:after="240"/>
        <w:ind w:left="993" w:right="473" w:hanging="993"/>
        <w:rPr>
          <w:rFonts w:ascii="Garamond" w:hAnsi="Garamond"/>
          <w:szCs w:val="36"/>
          <w:lang w:val="en-GB"/>
        </w:rPr>
      </w:pPr>
      <w:r w:rsidRPr="00312E21">
        <w:rPr>
          <w:rFonts w:ascii="Garamond" w:hAnsi="Garamond" w:cs="Times New Roman"/>
          <w:szCs w:val="36"/>
          <w:lang w:val="en-GB"/>
        </w:rPr>
        <w:t xml:space="preserve">- </w:t>
      </w:r>
      <w:proofErr w:type="spellStart"/>
      <w:r w:rsidRPr="00312E21">
        <w:rPr>
          <w:rFonts w:ascii="Garamond" w:hAnsi="Garamond" w:cs="Times New Roman"/>
          <w:szCs w:val="36"/>
          <w:lang w:val="en-GB"/>
        </w:rPr>
        <w:t>Biton</w:t>
      </w:r>
      <w:proofErr w:type="spellEnd"/>
      <w:r w:rsidRPr="00312E21">
        <w:rPr>
          <w:rFonts w:ascii="Garamond" w:hAnsi="Garamond" w:cs="Times New Roman"/>
          <w:szCs w:val="36"/>
          <w:lang w:val="en-GB"/>
        </w:rPr>
        <w:t>, M. (2000)</w:t>
      </w:r>
      <w:r w:rsidRPr="00312E21">
        <w:rPr>
          <w:rFonts w:ascii="Garamond" w:hAnsi="Garamond" w:cs="Times New Roman"/>
          <w:i/>
          <w:iCs/>
          <w:szCs w:val="36"/>
          <w:lang w:val="en-GB"/>
        </w:rPr>
        <w:t xml:space="preserve"> </w:t>
      </w:r>
      <w:proofErr w:type="spellStart"/>
      <w:r w:rsidRPr="00312E21">
        <w:rPr>
          <w:rFonts w:ascii="Garamond" w:hAnsi="Garamond" w:cs="Times New Roman"/>
          <w:i/>
          <w:iCs/>
          <w:szCs w:val="36"/>
          <w:lang w:val="en-GB"/>
        </w:rPr>
        <w:t>L'art</w:t>
      </w:r>
      <w:proofErr w:type="spellEnd"/>
      <w:r w:rsidRPr="00312E21">
        <w:rPr>
          <w:rFonts w:ascii="Garamond" w:hAnsi="Garamond" w:cs="Times New Roman"/>
          <w:i/>
          <w:iCs/>
          <w:szCs w:val="36"/>
          <w:lang w:val="en-GB"/>
        </w:rPr>
        <w:t xml:space="preserve"> des bas-reliefs </w:t>
      </w:r>
      <w:proofErr w:type="spellStart"/>
      <w:r w:rsidRPr="00312E21">
        <w:rPr>
          <w:rFonts w:ascii="Garamond" w:hAnsi="Garamond" w:cs="Times New Roman"/>
          <w:i/>
          <w:iCs/>
          <w:szCs w:val="36"/>
          <w:lang w:val="en-GB"/>
        </w:rPr>
        <w:t>d'Abomey</w:t>
      </w:r>
      <w:proofErr w:type="spellEnd"/>
      <w:r w:rsidRPr="00312E21">
        <w:rPr>
          <w:rFonts w:ascii="Garamond" w:hAnsi="Garamond" w:cs="Times New Roman"/>
          <w:i/>
          <w:iCs/>
          <w:szCs w:val="36"/>
          <w:lang w:val="en-GB"/>
        </w:rPr>
        <w:t xml:space="preserve">, </w:t>
      </w:r>
      <w:proofErr w:type="spellStart"/>
      <w:r w:rsidRPr="00312E21">
        <w:rPr>
          <w:rFonts w:ascii="Garamond" w:hAnsi="Garamond" w:cs="Times New Roman"/>
          <w:i/>
          <w:iCs/>
          <w:szCs w:val="36"/>
          <w:lang w:val="en-GB"/>
        </w:rPr>
        <w:t>Bénin</w:t>
      </w:r>
      <w:proofErr w:type="spellEnd"/>
      <w:r w:rsidRPr="00312E21">
        <w:rPr>
          <w:rFonts w:ascii="Garamond" w:hAnsi="Garamond" w:cs="Times New Roman"/>
          <w:i/>
          <w:iCs/>
          <w:szCs w:val="36"/>
          <w:lang w:val="en-GB"/>
        </w:rPr>
        <w:t>/ex-</w:t>
      </w:r>
      <w:proofErr w:type="spellStart"/>
      <w:r w:rsidRPr="00312E21">
        <w:rPr>
          <w:rFonts w:ascii="Garamond" w:hAnsi="Garamond" w:cs="Times New Roman"/>
          <w:i/>
          <w:iCs/>
          <w:szCs w:val="36"/>
          <w:lang w:val="en-GB"/>
        </w:rPr>
        <w:t>Dahomey</w:t>
      </w:r>
      <w:proofErr w:type="spellEnd"/>
      <w:r w:rsidRPr="00312E21">
        <w:rPr>
          <w:rFonts w:ascii="Garamond" w:hAnsi="Garamond" w:cs="Times New Roman"/>
          <w:szCs w:val="36"/>
          <w:lang w:val="en-GB"/>
        </w:rPr>
        <w:t xml:space="preserve">, </w:t>
      </w:r>
      <w:proofErr w:type="gramStart"/>
      <w:r w:rsidRPr="00312E21">
        <w:rPr>
          <w:rFonts w:ascii="Garamond" w:hAnsi="Garamond" w:cs="Times New Roman"/>
          <w:szCs w:val="36"/>
          <w:lang w:val="en-GB"/>
        </w:rPr>
        <w:t>Paris :</w:t>
      </w:r>
      <w:proofErr w:type="gramEnd"/>
      <w:r w:rsidRPr="00312E21">
        <w:rPr>
          <w:rFonts w:ascii="Garamond" w:hAnsi="Garamond" w:cs="Times New Roman"/>
          <w:szCs w:val="36"/>
          <w:lang w:val="en-GB"/>
        </w:rPr>
        <w:t xml:space="preserve"> </w:t>
      </w:r>
      <w:proofErr w:type="spellStart"/>
      <w:r w:rsidRPr="00312E21">
        <w:rPr>
          <w:rFonts w:ascii="Garamond" w:hAnsi="Garamond" w:cs="Times New Roman"/>
          <w:szCs w:val="36"/>
          <w:lang w:val="en-GB"/>
        </w:rPr>
        <w:t>L'Harmattan</w:t>
      </w:r>
      <w:proofErr w:type="spellEnd"/>
      <w:r w:rsidRPr="00312E21">
        <w:rPr>
          <w:rFonts w:ascii="Garamond" w:hAnsi="Garamond" w:cs="Times New Roman"/>
          <w:szCs w:val="36"/>
          <w:lang w:val="en-GB"/>
        </w:rPr>
        <w:t>.</w:t>
      </w:r>
    </w:p>
    <w:p w:rsidR="00501FE7" w:rsidRDefault="00312E21" w:rsidP="005C42D5">
      <w:pPr>
        <w:pStyle w:val="Standard"/>
        <w:suppressLineNumbers/>
        <w:tabs>
          <w:tab w:val="left" w:pos="487"/>
          <w:tab w:val="left" w:pos="851"/>
          <w:tab w:val="left" w:pos="987"/>
          <w:tab w:val="left" w:pos="9339"/>
        </w:tabs>
        <w:spacing w:after="240"/>
        <w:ind w:left="993" w:right="473" w:hanging="993"/>
        <w:jc w:val="both"/>
        <w:rPr>
          <w:rFonts w:ascii="Garamond" w:hAnsi="Garamond" w:cs="Times New Roman"/>
          <w:szCs w:val="36"/>
          <w:lang w:val="en-GB"/>
        </w:rPr>
      </w:pPr>
      <w:r w:rsidRPr="00312E21">
        <w:rPr>
          <w:rFonts w:ascii="Garamond" w:hAnsi="Garamond" w:cs="Times New Roman"/>
          <w:szCs w:val="36"/>
          <w:lang w:val="en-GB"/>
        </w:rPr>
        <w:t xml:space="preserve">- </w:t>
      </w:r>
      <w:proofErr w:type="spellStart"/>
      <w:r w:rsidRPr="00312E21">
        <w:rPr>
          <w:rFonts w:ascii="Garamond" w:hAnsi="Garamond" w:cs="Times New Roman"/>
          <w:szCs w:val="36"/>
          <w:lang w:val="en-GB"/>
        </w:rPr>
        <w:t>Biton</w:t>
      </w:r>
      <w:proofErr w:type="spellEnd"/>
      <w:r w:rsidRPr="00312E21">
        <w:rPr>
          <w:rFonts w:ascii="Garamond" w:hAnsi="Garamond" w:cs="Times New Roman"/>
          <w:szCs w:val="36"/>
          <w:lang w:val="en-GB"/>
        </w:rPr>
        <w:t>, M. (2009) « </w:t>
      </w:r>
      <w:proofErr w:type="spellStart"/>
      <w:r w:rsidRPr="00312E21">
        <w:rPr>
          <w:rFonts w:ascii="Garamond" w:hAnsi="Garamond" w:cs="Times New Roman"/>
          <w:szCs w:val="36"/>
          <w:lang w:val="en-GB"/>
        </w:rPr>
        <w:t>Permanences</w:t>
      </w:r>
      <w:proofErr w:type="spellEnd"/>
      <w:r w:rsidRPr="00312E21">
        <w:rPr>
          <w:rFonts w:ascii="Garamond" w:hAnsi="Garamond" w:cs="Times New Roman"/>
          <w:szCs w:val="36"/>
          <w:lang w:val="en-GB"/>
        </w:rPr>
        <w:t xml:space="preserve">, ruptures et traditions du </w:t>
      </w:r>
      <w:proofErr w:type="spellStart"/>
      <w:r w:rsidRPr="00312E21">
        <w:rPr>
          <w:rFonts w:ascii="Garamond" w:hAnsi="Garamond" w:cs="Times New Roman"/>
          <w:szCs w:val="36"/>
          <w:lang w:val="en-GB"/>
        </w:rPr>
        <w:t>statut</w:t>
      </w:r>
      <w:proofErr w:type="spellEnd"/>
      <w:r w:rsidRPr="00312E21">
        <w:rPr>
          <w:rFonts w:ascii="Garamond" w:hAnsi="Garamond" w:cs="Times New Roman"/>
          <w:szCs w:val="36"/>
          <w:lang w:val="en-GB"/>
        </w:rPr>
        <w:t xml:space="preserve"> de </w:t>
      </w:r>
      <w:proofErr w:type="spellStart"/>
      <w:r w:rsidRPr="00312E21">
        <w:rPr>
          <w:rFonts w:ascii="Garamond" w:hAnsi="Garamond" w:cs="Times New Roman"/>
          <w:szCs w:val="36"/>
          <w:lang w:val="en-GB"/>
        </w:rPr>
        <w:t>l'artiste</w:t>
      </w:r>
      <w:proofErr w:type="spellEnd"/>
      <w:r w:rsidRPr="00312E21">
        <w:rPr>
          <w:rFonts w:ascii="Garamond" w:hAnsi="Garamond" w:cs="Times New Roman"/>
          <w:szCs w:val="36"/>
          <w:lang w:val="en-GB"/>
        </w:rPr>
        <w:t xml:space="preserve"> à </w:t>
      </w:r>
      <w:proofErr w:type="spellStart"/>
      <w:r w:rsidRPr="00312E21">
        <w:rPr>
          <w:rFonts w:ascii="Garamond" w:hAnsi="Garamond" w:cs="Times New Roman"/>
          <w:szCs w:val="36"/>
          <w:lang w:val="en-GB"/>
        </w:rPr>
        <w:t>Abomey</w:t>
      </w:r>
      <w:proofErr w:type="spellEnd"/>
      <w:r w:rsidRPr="00312E21">
        <w:rPr>
          <w:rFonts w:ascii="Garamond" w:hAnsi="Garamond" w:cs="Times New Roman"/>
          <w:szCs w:val="36"/>
          <w:lang w:val="en-GB"/>
        </w:rPr>
        <w:t xml:space="preserve"> », </w:t>
      </w:r>
      <w:r w:rsidRPr="00312E21">
        <w:rPr>
          <w:rFonts w:ascii="Garamond" w:hAnsi="Garamond" w:cs="Times New Roman"/>
          <w:i/>
          <w:iCs/>
          <w:szCs w:val="36"/>
          <w:lang w:val="en-GB"/>
        </w:rPr>
        <w:t xml:space="preserve">Artistes </w:t>
      </w:r>
      <w:proofErr w:type="spellStart"/>
      <w:proofErr w:type="gramStart"/>
      <w:r w:rsidRPr="00312E21">
        <w:rPr>
          <w:rFonts w:ascii="Garamond" w:hAnsi="Garamond" w:cs="Times New Roman"/>
          <w:i/>
          <w:iCs/>
          <w:szCs w:val="36"/>
          <w:lang w:val="en-GB"/>
        </w:rPr>
        <w:t>d'Abomey</w:t>
      </w:r>
      <w:proofErr w:type="spellEnd"/>
      <w:r w:rsidRPr="00312E21">
        <w:rPr>
          <w:rFonts w:ascii="Garamond" w:hAnsi="Garamond" w:cs="Times New Roman"/>
          <w:szCs w:val="36"/>
          <w:lang w:val="en-GB"/>
        </w:rPr>
        <w:t> :</w:t>
      </w:r>
      <w:proofErr w:type="gramEnd"/>
      <w:r w:rsidRPr="00312E21">
        <w:rPr>
          <w:rFonts w:ascii="Garamond" w:hAnsi="Garamond" w:cs="Times New Roman"/>
          <w:szCs w:val="36"/>
          <w:lang w:val="en-GB"/>
        </w:rPr>
        <w:t xml:space="preserve"> 87-94, Paris : </w:t>
      </w:r>
      <w:proofErr w:type="spellStart"/>
      <w:r w:rsidRPr="00312E21">
        <w:rPr>
          <w:rFonts w:ascii="Garamond" w:hAnsi="Garamond" w:cs="Times New Roman"/>
          <w:szCs w:val="36"/>
          <w:lang w:val="en-GB"/>
        </w:rPr>
        <w:t>Musée</w:t>
      </w:r>
      <w:proofErr w:type="spellEnd"/>
      <w:r w:rsidRPr="00312E21">
        <w:rPr>
          <w:rFonts w:ascii="Garamond" w:hAnsi="Garamond" w:cs="Times New Roman"/>
          <w:szCs w:val="36"/>
          <w:lang w:val="en-GB"/>
        </w:rPr>
        <w:t xml:space="preserve"> du </w:t>
      </w:r>
      <w:proofErr w:type="spellStart"/>
      <w:r w:rsidRPr="00312E21">
        <w:rPr>
          <w:rFonts w:ascii="Garamond" w:hAnsi="Garamond" w:cs="Times New Roman"/>
          <w:szCs w:val="36"/>
          <w:lang w:val="en-GB"/>
        </w:rPr>
        <w:t>quai</w:t>
      </w:r>
      <w:proofErr w:type="spellEnd"/>
      <w:r w:rsidRPr="00312E21">
        <w:rPr>
          <w:rFonts w:ascii="Garamond" w:hAnsi="Garamond" w:cs="Times New Roman"/>
          <w:szCs w:val="36"/>
          <w:lang w:val="en-GB"/>
        </w:rPr>
        <w:t xml:space="preserve"> </w:t>
      </w:r>
      <w:proofErr w:type="spellStart"/>
      <w:r w:rsidRPr="00312E21">
        <w:rPr>
          <w:rFonts w:ascii="Garamond" w:hAnsi="Garamond" w:cs="Times New Roman"/>
          <w:szCs w:val="36"/>
          <w:lang w:val="en-GB"/>
        </w:rPr>
        <w:t>Branly</w:t>
      </w:r>
      <w:proofErr w:type="spellEnd"/>
      <w:r w:rsidRPr="00312E21">
        <w:rPr>
          <w:rFonts w:ascii="Garamond" w:hAnsi="Garamond" w:cs="Times New Roman"/>
          <w:szCs w:val="36"/>
          <w:lang w:val="en-GB"/>
        </w:rPr>
        <w:t>/</w:t>
      </w:r>
      <w:proofErr w:type="spellStart"/>
      <w:r w:rsidRPr="00312E21">
        <w:rPr>
          <w:rFonts w:ascii="Garamond" w:hAnsi="Garamond" w:cs="Times New Roman"/>
          <w:szCs w:val="36"/>
          <w:lang w:val="en-GB"/>
        </w:rPr>
        <w:t>Fondation</w:t>
      </w:r>
      <w:proofErr w:type="spellEnd"/>
      <w:r w:rsidRPr="00312E21">
        <w:rPr>
          <w:rFonts w:ascii="Garamond" w:hAnsi="Garamond" w:cs="Times New Roman"/>
          <w:szCs w:val="36"/>
          <w:lang w:val="en-GB"/>
        </w:rPr>
        <w:t xml:space="preserve"> </w:t>
      </w:r>
      <w:proofErr w:type="spellStart"/>
      <w:r w:rsidRPr="00312E21">
        <w:rPr>
          <w:rFonts w:ascii="Garamond" w:hAnsi="Garamond" w:cs="Times New Roman"/>
          <w:szCs w:val="36"/>
          <w:lang w:val="en-GB"/>
        </w:rPr>
        <w:t>Zinsou</w:t>
      </w:r>
      <w:proofErr w:type="spellEnd"/>
      <w:r w:rsidRPr="00312E21">
        <w:rPr>
          <w:rFonts w:ascii="Garamond" w:hAnsi="Garamond" w:cs="Times New Roman"/>
          <w:szCs w:val="36"/>
          <w:lang w:val="en-GB"/>
        </w:rPr>
        <w:t>.</w:t>
      </w:r>
    </w:p>
    <w:p w:rsidR="000D59D6" w:rsidRPr="00FA0B42" w:rsidRDefault="00501FE7">
      <w:pPr>
        <w:pStyle w:val="Standard"/>
        <w:suppressLineNumbers/>
        <w:tabs>
          <w:tab w:val="left" w:pos="487"/>
          <w:tab w:val="left" w:pos="851"/>
          <w:tab w:val="left" w:pos="987"/>
          <w:tab w:val="left" w:pos="9339"/>
        </w:tabs>
        <w:spacing w:after="240"/>
        <w:ind w:left="993" w:right="473" w:hanging="993"/>
        <w:rPr>
          <w:rFonts w:ascii="Garamond" w:hAnsi="Garamond"/>
          <w:b/>
          <w:szCs w:val="36"/>
          <w:lang w:val="en-GB"/>
        </w:rPr>
      </w:pPr>
      <w:r w:rsidRPr="00FA0B42">
        <w:rPr>
          <w:rFonts w:ascii="Garamond" w:hAnsi="Garamond"/>
        </w:rPr>
        <w:t>- Biton, M. (</w:t>
      </w:r>
      <w:r w:rsidR="00FA0B42" w:rsidRPr="00FA0B42">
        <w:rPr>
          <w:rFonts w:ascii="Garamond" w:hAnsi="Garamond"/>
        </w:rPr>
        <w:t>2013) « </w:t>
      </w:r>
      <w:r w:rsidRPr="00FA0B42">
        <w:rPr>
          <w:rFonts w:ascii="Garamond" w:hAnsi="Garamond"/>
        </w:rPr>
        <w:t xml:space="preserve">Création artistique en Afrique entre tradition et modernité : un artiste contemporain, Cyprien </w:t>
      </w:r>
      <w:proofErr w:type="spellStart"/>
      <w:r w:rsidRPr="00FA0B42">
        <w:rPr>
          <w:rFonts w:ascii="Garamond" w:hAnsi="Garamond"/>
        </w:rPr>
        <w:t>Tokoudagba</w:t>
      </w:r>
      <w:proofErr w:type="spellEnd"/>
      <w:r w:rsidRPr="00FA0B42">
        <w:rPr>
          <w:rFonts w:ascii="Garamond" w:hAnsi="Garamond"/>
        </w:rPr>
        <w:t xml:space="preserve"> </w:t>
      </w:r>
      <w:r w:rsidR="00FA0B42" w:rsidRPr="00FA0B42">
        <w:rPr>
          <w:rFonts w:ascii="Garamond" w:hAnsi="Garamond" w:cs="Times New Roman"/>
          <w:szCs w:val="36"/>
          <w:lang w:val="en-GB"/>
        </w:rPr>
        <w:t>» :</w:t>
      </w:r>
      <w:r w:rsidR="00FA0B42" w:rsidRPr="00FA0B42">
        <w:rPr>
          <w:rFonts w:ascii="Garamond" w:hAnsi="Garamond"/>
        </w:rPr>
        <w:t xml:space="preserve"> </w:t>
      </w:r>
      <w:proofErr w:type="spellStart"/>
      <w:r w:rsidRPr="00FA0B42">
        <w:rPr>
          <w:rFonts w:ascii="Garamond" w:hAnsi="Garamond"/>
          <w:i/>
        </w:rPr>
        <w:t>Wikicr</w:t>
      </w:r>
      <w:r w:rsidR="00FA0B42" w:rsidRPr="00FA0B42">
        <w:rPr>
          <w:rFonts w:ascii="Garamond" w:hAnsi="Garamond"/>
          <w:i/>
        </w:rPr>
        <w:t>eation</w:t>
      </w:r>
      <w:proofErr w:type="spellEnd"/>
      <w:r w:rsidR="00FA0B42" w:rsidRPr="00FA0B42">
        <w:rPr>
          <w:rFonts w:ascii="Garamond" w:hAnsi="Garamond"/>
          <w:i/>
        </w:rPr>
        <w:t>, l’E</w:t>
      </w:r>
      <w:r w:rsidRPr="00FA0B42">
        <w:rPr>
          <w:rFonts w:ascii="Garamond" w:hAnsi="Garamond"/>
          <w:i/>
        </w:rPr>
        <w:t>ncyclopédie de la création et de ses usages</w:t>
      </w:r>
      <w:r w:rsidRPr="00FA0B42">
        <w:rPr>
          <w:rFonts w:ascii="Garamond" w:hAnsi="Garamond"/>
        </w:rPr>
        <w:t xml:space="preserve">, Institut Acte, Université </w:t>
      </w:r>
      <w:r w:rsidR="00FA0B42">
        <w:rPr>
          <w:rFonts w:ascii="Garamond" w:hAnsi="Garamond"/>
        </w:rPr>
        <w:t>de Paris1-P</w:t>
      </w:r>
      <w:r w:rsidRPr="00FA0B42">
        <w:rPr>
          <w:rFonts w:ascii="Garamond" w:hAnsi="Garamond"/>
        </w:rPr>
        <w:t>anthé</w:t>
      </w:r>
      <w:r w:rsidR="00FA0B42">
        <w:rPr>
          <w:rFonts w:ascii="Garamond" w:hAnsi="Garamond"/>
        </w:rPr>
        <w:t xml:space="preserve">on-Sorbonne. </w:t>
      </w:r>
      <w:r w:rsidRPr="00FA0B42">
        <w:rPr>
          <w:rFonts w:ascii="Garamond" w:hAnsi="Garamond"/>
        </w:rPr>
        <w:t>http://www.soft-avenue.com/wikicreation_new/readArticle.php?articleId=20</w:t>
      </w:r>
      <w:r w:rsidR="00FA0B42">
        <w:rPr>
          <w:rFonts w:ascii="Garamond" w:hAnsi="Garamond"/>
        </w:rPr>
        <w:t>.</w:t>
      </w:r>
    </w:p>
    <w:p w:rsidR="000D59D6" w:rsidRDefault="00312E21">
      <w:pPr>
        <w:pStyle w:val="Standard"/>
        <w:suppressLineNumbers/>
        <w:tabs>
          <w:tab w:val="left" w:pos="487"/>
          <w:tab w:val="left" w:pos="851"/>
          <w:tab w:val="left" w:pos="987"/>
        </w:tabs>
        <w:spacing w:after="240"/>
        <w:ind w:left="993" w:right="473" w:hanging="993"/>
        <w:rPr>
          <w:rFonts w:ascii="Garamond" w:hAnsi="Garamond"/>
          <w:szCs w:val="36"/>
          <w:lang w:val="en-GB"/>
        </w:rPr>
      </w:pPr>
      <w:r w:rsidRPr="00312E21">
        <w:rPr>
          <w:rFonts w:ascii="Garamond" w:hAnsi="Garamond" w:cs="Times New Roman"/>
          <w:szCs w:val="36"/>
          <w:lang w:val="en-GB"/>
        </w:rPr>
        <w:t xml:space="preserve">- </w:t>
      </w:r>
      <w:proofErr w:type="spellStart"/>
      <w:r w:rsidRPr="00312E21">
        <w:rPr>
          <w:rFonts w:ascii="Garamond" w:hAnsi="Garamond" w:cs="Times New Roman"/>
          <w:i/>
          <w:iCs/>
          <w:szCs w:val="36"/>
          <w:lang w:val="en-GB"/>
        </w:rPr>
        <w:t>Dahomey</w:t>
      </w:r>
      <w:proofErr w:type="spellEnd"/>
      <w:r w:rsidRPr="00312E21">
        <w:rPr>
          <w:rFonts w:ascii="Garamond" w:hAnsi="Garamond" w:cs="Times New Roman"/>
          <w:i/>
          <w:iCs/>
          <w:szCs w:val="36"/>
          <w:lang w:val="en-GB"/>
        </w:rPr>
        <w:t xml:space="preserve">, </w:t>
      </w:r>
      <w:proofErr w:type="spellStart"/>
      <w:r w:rsidRPr="00312E21">
        <w:rPr>
          <w:rFonts w:ascii="Garamond" w:hAnsi="Garamond" w:cs="Times New Roman"/>
          <w:i/>
          <w:iCs/>
          <w:szCs w:val="36"/>
          <w:lang w:val="en-GB"/>
        </w:rPr>
        <w:t>rois</w:t>
      </w:r>
      <w:proofErr w:type="spellEnd"/>
      <w:r w:rsidRPr="00312E21">
        <w:rPr>
          <w:rFonts w:ascii="Garamond" w:hAnsi="Garamond" w:cs="Times New Roman"/>
          <w:i/>
          <w:iCs/>
          <w:szCs w:val="36"/>
          <w:lang w:val="en-GB"/>
        </w:rPr>
        <w:t xml:space="preserve"> et </w:t>
      </w:r>
      <w:proofErr w:type="spellStart"/>
      <w:r w:rsidRPr="00312E21">
        <w:rPr>
          <w:rFonts w:ascii="Garamond" w:hAnsi="Garamond" w:cs="Times New Roman"/>
          <w:i/>
          <w:iCs/>
          <w:szCs w:val="36"/>
          <w:lang w:val="en-GB"/>
        </w:rPr>
        <w:t>dieux</w:t>
      </w:r>
      <w:proofErr w:type="spellEnd"/>
      <w:r w:rsidRPr="00312E21">
        <w:rPr>
          <w:rFonts w:ascii="Garamond" w:hAnsi="Garamond" w:cs="Times New Roman"/>
          <w:i/>
          <w:iCs/>
          <w:szCs w:val="36"/>
          <w:lang w:val="en-GB"/>
        </w:rPr>
        <w:t xml:space="preserve">/ kings and gods, </w:t>
      </w:r>
      <w:proofErr w:type="spellStart"/>
      <w:r w:rsidRPr="00312E21">
        <w:rPr>
          <w:rFonts w:ascii="Garamond" w:hAnsi="Garamond" w:cs="Times New Roman"/>
          <w:i/>
          <w:iCs/>
          <w:szCs w:val="36"/>
          <w:lang w:val="en-GB"/>
        </w:rPr>
        <w:t>Cyprien</w:t>
      </w:r>
      <w:proofErr w:type="spellEnd"/>
      <w:r w:rsidRPr="00312E21">
        <w:rPr>
          <w:rFonts w:ascii="Garamond" w:hAnsi="Garamond" w:cs="Times New Roman"/>
          <w:i/>
          <w:iCs/>
          <w:szCs w:val="36"/>
          <w:lang w:val="en-GB"/>
        </w:rPr>
        <w:t xml:space="preserve"> </w:t>
      </w:r>
      <w:proofErr w:type="spellStart"/>
      <w:r w:rsidRPr="00312E21">
        <w:rPr>
          <w:rFonts w:ascii="Garamond" w:hAnsi="Garamond" w:cs="Times New Roman"/>
          <w:i/>
          <w:iCs/>
          <w:szCs w:val="36"/>
          <w:lang w:val="en-GB"/>
        </w:rPr>
        <w:t>Tokoudagba</w:t>
      </w:r>
      <w:proofErr w:type="spellEnd"/>
      <w:r w:rsidRPr="00312E21">
        <w:rPr>
          <w:rFonts w:ascii="Garamond" w:hAnsi="Garamond" w:cs="Times New Roman"/>
          <w:i/>
          <w:iCs/>
          <w:szCs w:val="36"/>
          <w:lang w:val="en-GB"/>
        </w:rPr>
        <w:t xml:space="preserve"> </w:t>
      </w:r>
      <w:r w:rsidRPr="00312E21">
        <w:rPr>
          <w:rFonts w:ascii="Garamond" w:hAnsi="Garamond" w:cs="Times New Roman"/>
          <w:szCs w:val="36"/>
          <w:lang w:val="en-GB"/>
        </w:rPr>
        <w:t xml:space="preserve">(2006) </w:t>
      </w:r>
      <w:proofErr w:type="spellStart"/>
      <w:r w:rsidRPr="00312E21">
        <w:rPr>
          <w:rFonts w:ascii="Garamond" w:hAnsi="Garamond" w:cs="Times New Roman"/>
          <w:szCs w:val="36"/>
          <w:lang w:val="en-GB"/>
        </w:rPr>
        <w:t>Cotonou</w:t>
      </w:r>
      <w:proofErr w:type="spellEnd"/>
      <w:r w:rsidRPr="00312E21">
        <w:rPr>
          <w:rFonts w:ascii="Garamond" w:hAnsi="Garamond" w:cs="Times New Roman"/>
          <w:szCs w:val="36"/>
          <w:lang w:val="en-GB"/>
        </w:rPr>
        <w:t xml:space="preserve">, </w:t>
      </w:r>
      <w:proofErr w:type="spellStart"/>
      <w:proofErr w:type="gramStart"/>
      <w:r w:rsidRPr="00312E21">
        <w:rPr>
          <w:rFonts w:ascii="Garamond" w:hAnsi="Garamond" w:cs="Times New Roman"/>
          <w:szCs w:val="36"/>
          <w:lang w:val="en-GB"/>
        </w:rPr>
        <w:t>Bénin</w:t>
      </w:r>
      <w:proofErr w:type="spellEnd"/>
      <w:r w:rsidRPr="00312E21">
        <w:rPr>
          <w:rFonts w:ascii="Garamond" w:hAnsi="Garamond" w:cs="Times New Roman"/>
          <w:szCs w:val="36"/>
          <w:lang w:val="en-GB"/>
        </w:rPr>
        <w:t> :</w:t>
      </w:r>
      <w:proofErr w:type="gramEnd"/>
      <w:r w:rsidRPr="00312E21">
        <w:rPr>
          <w:rFonts w:ascii="Garamond" w:hAnsi="Garamond" w:cs="Times New Roman"/>
          <w:szCs w:val="36"/>
          <w:lang w:val="en-GB"/>
        </w:rPr>
        <w:t xml:space="preserve"> </w:t>
      </w:r>
      <w:proofErr w:type="spellStart"/>
      <w:r w:rsidRPr="00312E21">
        <w:rPr>
          <w:rFonts w:ascii="Garamond" w:hAnsi="Garamond" w:cs="Times New Roman"/>
          <w:szCs w:val="36"/>
          <w:lang w:val="en-GB"/>
        </w:rPr>
        <w:t>Fondation</w:t>
      </w:r>
      <w:proofErr w:type="spellEnd"/>
      <w:r w:rsidRPr="00312E21">
        <w:rPr>
          <w:rFonts w:ascii="Garamond" w:hAnsi="Garamond" w:cs="Times New Roman"/>
          <w:szCs w:val="36"/>
          <w:lang w:val="en-GB"/>
        </w:rPr>
        <w:t xml:space="preserve"> </w:t>
      </w:r>
      <w:proofErr w:type="spellStart"/>
      <w:r w:rsidRPr="00312E21">
        <w:rPr>
          <w:rFonts w:ascii="Garamond" w:hAnsi="Garamond" w:cs="Times New Roman"/>
          <w:szCs w:val="36"/>
          <w:lang w:val="en-GB"/>
        </w:rPr>
        <w:t>Zinsou</w:t>
      </w:r>
      <w:proofErr w:type="spellEnd"/>
      <w:r w:rsidRPr="00312E21">
        <w:rPr>
          <w:rFonts w:ascii="Garamond" w:hAnsi="Garamond" w:cs="Times New Roman"/>
          <w:szCs w:val="36"/>
          <w:lang w:val="en-GB"/>
        </w:rPr>
        <w:t>.</w:t>
      </w:r>
    </w:p>
    <w:sectPr w:rsidR="000D59D6" w:rsidSect="00AB270F">
      <w:type w:val="continuous"/>
      <w:pgSz w:w="12240" w:h="15840"/>
      <w:pgMar w:top="1411" w:right="1440" w:bottom="1411" w:left="144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Police2010">
    <w:altName w:val="Times New Roman"/>
    <w:panose1 w:val="00000000000000000000"/>
    <w:charset w:val="4D"/>
    <w:family w:val="auto"/>
    <w:notTrueType/>
    <w:pitch w:val="default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Lucida Grande">
    <w:charset w:val="00"/>
    <w:family w:val="auto"/>
    <w:pitch w:val="variable"/>
    <w:sig w:usb0="00000003" w:usb1="00000000" w:usb2="00000000" w:usb3="00000000" w:csb0="00000001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StarSymbol">
    <w:altName w:val="Jazz"/>
    <w:charset w:val="02"/>
    <w:family w:val="auto"/>
    <w:pitch w:val="variable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embedSystemFonts/>
  <w:proofState w:spelling="clean" w:grammar="clean"/>
  <w:revisionView w:markup="0"/>
  <w:trackRevisions/>
  <w:defaultTabStop w:val="708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573E1"/>
    <w:rsid w:val="00001CE6"/>
    <w:rsid w:val="00012F18"/>
    <w:rsid w:val="0002663F"/>
    <w:rsid w:val="0003723C"/>
    <w:rsid w:val="00070839"/>
    <w:rsid w:val="0009293D"/>
    <w:rsid w:val="000C47AE"/>
    <w:rsid w:val="000D59D6"/>
    <w:rsid w:val="00106B26"/>
    <w:rsid w:val="001955AB"/>
    <w:rsid w:val="00235CB3"/>
    <w:rsid w:val="00264ADA"/>
    <w:rsid w:val="0027452E"/>
    <w:rsid w:val="002B6F56"/>
    <w:rsid w:val="002C6404"/>
    <w:rsid w:val="00312E21"/>
    <w:rsid w:val="00335AA8"/>
    <w:rsid w:val="003729DB"/>
    <w:rsid w:val="0048475E"/>
    <w:rsid w:val="004A5A91"/>
    <w:rsid w:val="004D3160"/>
    <w:rsid w:val="00501FE7"/>
    <w:rsid w:val="005A568A"/>
    <w:rsid w:val="005B0DC8"/>
    <w:rsid w:val="005B6DF4"/>
    <w:rsid w:val="005C42D5"/>
    <w:rsid w:val="005E5E08"/>
    <w:rsid w:val="00686B58"/>
    <w:rsid w:val="00691F0F"/>
    <w:rsid w:val="006D0F43"/>
    <w:rsid w:val="007573E1"/>
    <w:rsid w:val="00763F83"/>
    <w:rsid w:val="007B161F"/>
    <w:rsid w:val="007C0CC9"/>
    <w:rsid w:val="007C3E1E"/>
    <w:rsid w:val="007D67D1"/>
    <w:rsid w:val="00843F2D"/>
    <w:rsid w:val="0085683E"/>
    <w:rsid w:val="00883601"/>
    <w:rsid w:val="0088411E"/>
    <w:rsid w:val="008B381E"/>
    <w:rsid w:val="00945DB3"/>
    <w:rsid w:val="00954F32"/>
    <w:rsid w:val="00986ED7"/>
    <w:rsid w:val="009C2DE0"/>
    <w:rsid w:val="00A20E17"/>
    <w:rsid w:val="00A92F0E"/>
    <w:rsid w:val="00AB270F"/>
    <w:rsid w:val="00AC70FA"/>
    <w:rsid w:val="00AD33B8"/>
    <w:rsid w:val="00B227AD"/>
    <w:rsid w:val="00B50F4B"/>
    <w:rsid w:val="00BA52F6"/>
    <w:rsid w:val="00BF5305"/>
    <w:rsid w:val="00C13212"/>
    <w:rsid w:val="00C37908"/>
    <w:rsid w:val="00D06470"/>
    <w:rsid w:val="00D1040D"/>
    <w:rsid w:val="00D41137"/>
    <w:rsid w:val="00D578C0"/>
    <w:rsid w:val="00DA4F3D"/>
    <w:rsid w:val="00DD3971"/>
    <w:rsid w:val="00E656A1"/>
    <w:rsid w:val="00ED00A1"/>
    <w:rsid w:val="00ED366E"/>
    <w:rsid w:val="00F07CE9"/>
    <w:rsid w:val="00F45F81"/>
    <w:rsid w:val="00F53A35"/>
    <w:rsid w:val="00F8241C"/>
    <w:rsid w:val="00FA0B42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4"/>
        <w:szCs w:val="24"/>
        <w:lang w:val="fr-FR" w:eastAsia="en-US" w:bidi="ar-SA"/>
      </w:rPr>
    </w:rPrDefault>
    <w:pPrDefault>
      <w:pPr>
        <w:spacing w:after="20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4767D"/>
    <w:rPr>
      <w:rFonts w:ascii="Police2010" w:hAnsi="Police2010"/>
      <w:sz w:val="22"/>
      <w:vertAlign w:val="superscript"/>
    </w:rPr>
  </w:style>
  <w:style w:type="paragraph" w:styleId="Heading1">
    <w:name w:val="heading 1"/>
    <w:basedOn w:val="Normal"/>
    <w:next w:val="Normal"/>
    <w:link w:val="Heading1Char"/>
    <w:uiPriority w:val="9"/>
    <w:qFormat/>
    <w:rsid w:val="00F8241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ppeldenote">
    <w:name w:val="appel de note"/>
    <w:aliases w:val="9 point exposant  2 Point   t 2 point"/>
    <w:basedOn w:val="Normal"/>
    <w:next w:val="Normal"/>
    <w:rsid w:val="001613E9"/>
    <w:pPr>
      <w:spacing w:after="0"/>
    </w:pPr>
    <w:rPr>
      <w:rFonts w:ascii="Times" w:eastAsia="Times New Roman" w:hAnsi="Times" w:cs="Times"/>
      <w:sz w:val="28"/>
      <w:vertAlign w:val="baseline"/>
      <w:lang w:eastAsia="fr-FR"/>
    </w:rPr>
  </w:style>
  <w:style w:type="paragraph" w:styleId="BodyText">
    <w:name w:val="Body Text"/>
    <w:basedOn w:val="Normal"/>
    <w:link w:val="BodyTextChar"/>
    <w:rsid w:val="001613E9"/>
    <w:pPr>
      <w:spacing w:after="120"/>
    </w:pPr>
    <w:rPr>
      <w:rFonts w:ascii="Times" w:eastAsia="Times New Roman" w:hAnsi="Times" w:cs="Times"/>
      <w:sz w:val="28"/>
      <w:vertAlign w:val="baseline"/>
      <w:lang w:eastAsia="fr-FR"/>
    </w:rPr>
  </w:style>
  <w:style w:type="character" w:customStyle="1" w:styleId="BodyTextChar">
    <w:name w:val="Body Text Char"/>
    <w:basedOn w:val="DefaultParagraphFont"/>
    <w:link w:val="BodyText"/>
    <w:rsid w:val="001613E9"/>
    <w:rPr>
      <w:rFonts w:ascii="Times" w:eastAsia="Times New Roman" w:hAnsi="Times" w:cs="Times"/>
      <w:sz w:val="28"/>
      <w:lang w:eastAsia="fr-FR"/>
    </w:rPr>
  </w:style>
  <w:style w:type="character" w:customStyle="1" w:styleId="Heading1Char">
    <w:name w:val="Heading 1 Char"/>
    <w:basedOn w:val="DefaultParagraphFont"/>
    <w:link w:val="Heading1"/>
    <w:uiPriority w:val="9"/>
    <w:rsid w:val="00F8241C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  <w:vertAlign w:val="superscript"/>
    </w:rPr>
  </w:style>
  <w:style w:type="paragraph" w:customStyle="1" w:styleId="Standard">
    <w:name w:val="Standard"/>
    <w:rsid w:val="0009293D"/>
    <w:pPr>
      <w:widowControl w:val="0"/>
      <w:suppressAutoHyphens/>
      <w:autoSpaceDN w:val="0"/>
      <w:spacing w:after="0"/>
      <w:textAlignment w:val="baseline"/>
    </w:pPr>
    <w:rPr>
      <w:rFonts w:ascii="Times New Roman" w:eastAsia="SimSun" w:hAnsi="Times New Roman" w:cs="Helvetica"/>
      <w:kern w:val="3"/>
      <w:lang w:eastAsia="zh-CN" w:bidi="hi-IN"/>
    </w:rPr>
  </w:style>
  <w:style w:type="paragraph" w:customStyle="1" w:styleId="Textbody">
    <w:name w:val="Text body"/>
    <w:basedOn w:val="Standard"/>
    <w:rsid w:val="0009293D"/>
    <w:pPr>
      <w:spacing w:after="120"/>
    </w:pPr>
  </w:style>
  <w:style w:type="paragraph" w:customStyle="1" w:styleId="Firstlineindent">
    <w:name w:val="First line indent"/>
    <w:basedOn w:val="Textbody"/>
    <w:rsid w:val="0009293D"/>
    <w:pPr>
      <w:spacing w:after="0"/>
      <w:ind w:firstLine="283"/>
    </w:pPr>
  </w:style>
  <w:style w:type="paragraph" w:customStyle="1" w:styleId="Textbodyindent">
    <w:name w:val="Text body indent"/>
    <w:basedOn w:val="Textbody"/>
    <w:rsid w:val="0009293D"/>
    <w:pPr>
      <w:spacing w:after="0"/>
      <w:ind w:left="283"/>
    </w:pPr>
  </w:style>
  <w:style w:type="paragraph" w:customStyle="1" w:styleId="List1">
    <w:name w:val="List 1"/>
    <w:basedOn w:val="List"/>
    <w:rsid w:val="0009293D"/>
    <w:pPr>
      <w:widowControl w:val="0"/>
      <w:suppressAutoHyphens/>
      <w:autoSpaceDN w:val="0"/>
      <w:spacing w:after="120"/>
      <w:ind w:left="360" w:hanging="360"/>
      <w:contextualSpacing w:val="0"/>
      <w:textAlignment w:val="baseline"/>
    </w:pPr>
    <w:rPr>
      <w:rFonts w:ascii="Times New Roman" w:eastAsia="SimSun" w:hAnsi="Times New Roman" w:cs="Lucida Sans"/>
      <w:kern w:val="3"/>
      <w:sz w:val="24"/>
      <w:vertAlign w:val="baseline"/>
      <w:lang w:eastAsia="zh-CN" w:bidi="hi-IN"/>
    </w:rPr>
  </w:style>
  <w:style w:type="paragraph" w:styleId="List">
    <w:name w:val="List"/>
    <w:basedOn w:val="Normal"/>
    <w:uiPriority w:val="99"/>
    <w:semiHidden/>
    <w:unhideWhenUsed/>
    <w:rsid w:val="0009293D"/>
    <w:pPr>
      <w:ind w:left="283" w:hanging="283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B270F"/>
    <w:pPr>
      <w:spacing w:after="0"/>
    </w:pPr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B270F"/>
    <w:rPr>
      <w:rFonts w:ascii="Lucida Grande" w:hAnsi="Lucida Grande"/>
      <w:sz w:val="18"/>
      <w:szCs w:val="18"/>
      <w:vertAlign w:val="superscript"/>
    </w:rPr>
  </w:style>
  <w:style w:type="character" w:styleId="CommentReference">
    <w:name w:val="annotation reference"/>
    <w:basedOn w:val="DefaultParagraphFont"/>
    <w:uiPriority w:val="99"/>
    <w:semiHidden/>
    <w:unhideWhenUsed/>
    <w:rsid w:val="00AB270F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AB270F"/>
    <w:rPr>
      <w:sz w:val="24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AB270F"/>
    <w:rPr>
      <w:rFonts w:ascii="Police2010" w:hAnsi="Police2010"/>
      <w:vertAlign w:val="superscript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B270F"/>
    <w:rPr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B270F"/>
    <w:rPr>
      <w:rFonts w:ascii="Police2010" w:hAnsi="Police2010"/>
      <w:b/>
      <w:bCs/>
      <w:sz w:val="20"/>
      <w:szCs w:val="20"/>
      <w:vertAlign w:val="superscript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4"/>
        <w:szCs w:val="24"/>
        <w:lang w:val="fr-FR" w:eastAsia="en-US" w:bidi="ar-SA"/>
      </w:rPr>
    </w:rPrDefault>
    <w:pPrDefault>
      <w:pPr>
        <w:spacing w:after="20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4767D"/>
    <w:rPr>
      <w:rFonts w:ascii="Police2010" w:hAnsi="Police2010"/>
      <w:sz w:val="22"/>
      <w:vertAlign w:val="superscript"/>
    </w:rPr>
  </w:style>
  <w:style w:type="paragraph" w:styleId="Heading1">
    <w:name w:val="heading 1"/>
    <w:basedOn w:val="Normal"/>
    <w:next w:val="Normal"/>
    <w:link w:val="Heading1Char"/>
    <w:uiPriority w:val="9"/>
    <w:qFormat/>
    <w:rsid w:val="00F8241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ppeldenote">
    <w:name w:val="appel de note"/>
    <w:aliases w:val="9 point exposant  2 Point   t 2 point"/>
    <w:basedOn w:val="Normal"/>
    <w:next w:val="Normal"/>
    <w:rsid w:val="001613E9"/>
    <w:pPr>
      <w:spacing w:after="0"/>
    </w:pPr>
    <w:rPr>
      <w:rFonts w:ascii="Times" w:eastAsia="Times New Roman" w:hAnsi="Times" w:cs="Times"/>
      <w:sz w:val="28"/>
      <w:vertAlign w:val="baseline"/>
      <w:lang w:eastAsia="fr-FR"/>
    </w:rPr>
  </w:style>
  <w:style w:type="paragraph" w:styleId="BodyText">
    <w:name w:val="Body Text"/>
    <w:basedOn w:val="Normal"/>
    <w:link w:val="BodyTextChar"/>
    <w:rsid w:val="001613E9"/>
    <w:pPr>
      <w:spacing w:after="120"/>
    </w:pPr>
    <w:rPr>
      <w:rFonts w:ascii="Times" w:eastAsia="Times New Roman" w:hAnsi="Times" w:cs="Times"/>
      <w:sz w:val="28"/>
      <w:vertAlign w:val="baseline"/>
      <w:lang w:eastAsia="fr-FR"/>
    </w:rPr>
  </w:style>
  <w:style w:type="character" w:customStyle="1" w:styleId="BodyTextChar">
    <w:name w:val="Body Text Char"/>
    <w:basedOn w:val="DefaultParagraphFont"/>
    <w:link w:val="BodyText"/>
    <w:rsid w:val="001613E9"/>
    <w:rPr>
      <w:rFonts w:ascii="Times" w:eastAsia="Times New Roman" w:hAnsi="Times" w:cs="Times"/>
      <w:sz w:val="28"/>
      <w:lang w:eastAsia="fr-FR"/>
    </w:rPr>
  </w:style>
  <w:style w:type="character" w:customStyle="1" w:styleId="Heading1Char">
    <w:name w:val="Heading 1 Char"/>
    <w:basedOn w:val="DefaultParagraphFont"/>
    <w:link w:val="Heading1"/>
    <w:uiPriority w:val="9"/>
    <w:rsid w:val="00F8241C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  <w:vertAlign w:val="superscript"/>
    </w:rPr>
  </w:style>
  <w:style w:type="paragraph" w:customStyle="1" w:styleId="Standard">
    <w:name w:val="Standard"/>
    <w:rsid w:val="0009293D"/>
    <w:pPr>
      <w:widowControl w:val="0"/>
      <w:suppressAutoHyphens/>
      <w:autoSpaceDN w:val="0"/>
      <w:spacing w:after="0"/>
      <w:textAlignment w:val="baseline"/>
    </w:pPr>
    <w:rPr>
      <w:rFonts w:ascii="Times New Roman" w:eastAsia="SimSun" w:hAnsi="Times New Roman" w:cs="Helvetica"/>
      <w:kern w:val="3"/>
      <w:lang w:eastAsia="zh-CN" w:bidi="hi-IN"/>
    </w:rPr>
  </w:style>
  <w:style w:type="paragraph" w:customStyle="1" w:styleId="Textbody">
    <w:name w:val="Text body"/>
    <w:basedOn w:val="Standard"/>
    <w:rsid w:val="0009293D"/>
    <w:pPr>
      <w:spacing w:after="120"/>
    </w:pPr>
  </w:style>
  <w:style w:type="paragraph" w:customStyle="1" w:styleId="Firstlineindent">
    <w:name w:val="First line indent"/>
    <w:basedOn w:val="Textbody"/>
    <w:rsid w:val="0009293D"/>
    <w:pPr>
      <w:spacing w:after="0"/>
      <w:ind w:firstLine="283"/>
    </w:pPr>
  </w:style>
  <w:style w:type="paragraph" w:customStyle="1" w:styleId="Textbodyindent">
    <w:name w:val="Text body indent"/>
    <w:basedOn w:val="Textbody"/>
    <w:rsid w:val="0009293D"/>
    <w:pPr>
      <w:spacing w:after="0"/>
      <w:ind w:left="283"/>
    </w:pPr>
  </w:style>
  <w:style w:type="paragraph" w:customStyle="1" w:styleId="List1">
    <w:name w:val="List 1"/>
    <w:basedOn w:val="List"/>
    <w:rsid w:val="0009293D"/>
    <w:pPr>
      <w:widowControl w:val="0"/>
      <w:suppressAutoHyphens/>
      <w:autoSpaceDN w:val="0"/>
      <w:spacing w:after="120"/>
      <w:ind w:left="360" w:hanging="360"/>
      <w:contextualSpacing w:val="0"/>
      <w:textAlignment w:val="baseline"/>
    </w:pPr>
    <w:rPr>
      <w:rFonts w:ascii="Times New Roman" w:eastAsia="SimSun" w:hAnsi="Times New Roman" w:cs="Lucida Sans"/>
      <w:kern w:val="3"/>
      <w:sz w:val="24"/>
      <w:vertAlign w:val="baseline"/>
      <w:lang w:eastAsia="zh-CN" w:bidi="hi-IN"/>
    </w:rPr>
  </w:style>
  <w:style w:type="paragraph" w:styleId="List">
    <w:name w:val="List"/>
    <w:basedOn w:val="Normal"/>
    <w:uiPriority w:val="99"/>
    <w:semiHidden/>
    <w:unhideWhenUsed/>
    <w:rsid w:val="0009293D"/>
    <w:pPr>
      <w:ind w:left="283" w:hanging="283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B270F"/>
    <w:pPr>
      <w:spacing w:after="0"/>
    </w:pPr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B270F"/>
    <w:rPr>
      <w:rFonts w:ascii="Lucida Grande" w:hAnsi="Lucida Grande"/>
      <w:sz w:val="18"/>
      <w:szCs w:val="18"/>
      <w:vertAlign w:val="superscript"/>
    </w:rPr>
  </w:style>
  <w:style w:type="character" w:styleId="CommentReference">
    <w:name w:val="annotation reference"/>
    <w:basedOn w:val="DefaultParagraphFont"/>
    <w:uiPriority w:val="99"/>
    <w:semiHidden/>
    <w:unhideWhenUsed/>
    <w:rsid w:val="00AB270F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AB270F"/>
    <w:rPr>
      <w:sz w:val="24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AB270F"/>
    <w:rPr>
      <w:rFonts w:ascii="Police2010" w:hAnsi="Police2010"/>
      <w:vertAlign w:val="superscript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B270F"/>
    <w:rPr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B270F"/>
    <w:rPr>
      <w:rFonts w:ascii="Police2010" w:hAnsi="Police2010"/>
      <w:b/>
      <w:bCs/>
      <w:sz w:val="20"/>
      <w:szCs w:val="20"/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939</Words>
  <Characters>5353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CNRS</Company>
  <LinksUpToDate>false</LinksUpToDate>
  <CharactersWithSpaces>6280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Marlene Biton</dc:creator>
  <cp:lastModifiedBy>doctor</cp:lastModifiedBy>
  <cp:revision>2</cp:revision>
  <dcterms:created xsi:type="dcterms:W3CDTF">2014-07-07T08:18:00Z</dcterms:created>
  <dcterms:modified xsi:type="dcterms:W3CDTF">2014-07-07T08:18:00Z</dcterms:modified>
</cp:coreProperties>
</file>