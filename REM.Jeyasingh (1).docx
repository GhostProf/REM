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D4D722" w14:textId="2E453202" w:rsidR="0002669F" w:rsidRPr="00C742C1" w:rsidRDefault="0002669F">
      <w:pPr>
        <w:rPr>
          <w:rFonts w:ascii="Times New Roman" w:hAnsi="Times New Roman" w:cs="Times New Roman"/>
          <w:b/>
          <w:lang w:val="en-GB"/>
        </w:rPr>
      </w:pPr>
      <w:proofErr w:type="spellStart"/>
      <w:r w:rsidRPr="00C742C1">
        <w:rPr>
          <w:rFonts w:ascii="Times New Roman" w:hAnsi="Times New Roman" w:cs="Times New Roman"/>
          <w:b/>
          <w:lang w:val="en-GB"/>
        </w:rPr>
        <w:t>Jeyasingh</w:t>
      </w:r>
      <w:proofErr w:type="spellEnd"/>
      <w:r w:rsidR="00457DDE" w:rsidRPr="00C742C1">
        <w:rPr>
          <w:rFonts w:ascii="Times New Roman" w:hAnsi="Times New Roman" w:cs="Times New Roman"/>
          <w:b/>
          <w:lang w:val="en-GB"/>
        </w:rPr>
        <w:t xml:space="preserve">, </w:t>
      </w:r>
      <w:proofErr w:type="spellStart"/>
      <w:r w:rsidR="00457DDE" w:rsidRPr="00C742C1">
        <w:rPr>
          <w:rFonts w:ascii="Times New Roman" w:hAnsi="Times New Roman" w:cs="Times New Roman"/>
          <w:b/>
          <w:lang w:val="en-GB"/>
        </w:rPr>
        <w:t>Shobana</w:t>
      </w:r>
      <w:proofErr w:type="spellEnd"/>
      <w:r w:rsidRPr="00C742C1">
        <w:rPr>
          <w:rFonts w:ascii="Times New Roman" w:hAnsi="Times New Roman" w:cs="Times New Roman"/>
          <w:b/>
          <w:lang w:val="en-GB"/>
        </w:rPr>
        <w:t xml:space="preserve"> (b. </w:t>
      </w:r>
      <w:r w:rsidR="00D526E9" w:rsidRPr="00C742C1">
        <w:rPr>
          <w:rFonts w:ascii="Times New Roman" w:hAnsi="Times New Roman" w:cs="Times New Roman"/>
          <w:b/>
          <w:lang w:val="en-GB"/>
        </w:rPr>
        <w:t xml:space="preserve">26 March </w:t>
      </w:r>
      <w:r w:rsidR="005E5C18" w:rsidRPr="00C742C1">
        <w:rPr>
          <w:rFonts w:ascii="Times New Roman" w:hAnsi="Times New Roman" w:cs="Times New Roman"/>
          <w:b/>
          <w:lang w:val="en-GB"/>
        </w:rPr>
        <w:t xml:space="preserve">1957, Chennai, India </w:t>
      </w:r>
      <w:proofErr w:type="gramStart"/>
      <w:r w:rsidR="005E5C18" w:rsidRPr="00C742C1">
        <w:rPr>
          <w:rFonts w:ascii="Times New Roman" w:hAnsi="Times New Roman" w:cs="Times New Roman"/>
          <w:b/>
          <w:lang w:val="en-GB"/>
        </w:rPr>
        <w:t>– )</w:t>
      </w:r>
      <w:proofErr w:type="gramEnd"/>
    </w:p>
    <w:p w14:paraId="5A4DE76D" w14:textId="77777777" w:rsidR="0002669F" w:rsidRPr="00C742C1" w:rsidRDefault="0002669F">
      <w:pPr>
        <w:rPr>
          <w:rFonts w:ascii="Times New Roman" w:hAnsi="Times New Roman" w:cs="Times New Roman"/>
          <w:b/>
          <w:lang w:val="en-GB"/>
        </w:rPr>
      </w:pPr>
    </w:p>
    <w:p w14:paraId="79B423A6" w14:textId="77777777" w:rsidR="0002669F" w:rsidRPr="00C742C1" w:rsidRDefault="0029555E">
      <w:pPr>
        <w:rPr>
          <w:rFonts w:ascii="Times New Roman" w:hAnsi="Times New Roman" w:cs="Times New Roman"/>
          <w:b/>
          <w:lang w:val="en-GB"/>
        </w:rPr>
      </w:pPr>
      <w:r w:rsidRPr="00C742C1">
        <w:rPr>
          <w:rFonts w:ascii="Times New Roman" w:hAnsi="Times New Roman" w:cs="Times New Roman"/>
          <w:b/>
          <w:lang w:val="en-GB"/>
        </w:rPr>
        <w:t>Summary</w:t>
      </w:r>
    </w:p>
    <w:p w14:paraId="0EC89C75" w14:textId="32810DA0" w:rsidR="005E5C18" w:rsidRPr="00C742C1" w:rsidRDefault="0002669F">
      <w:pPr>
        <w:rPr>
          <w:rFonts w:ascii="Times New Roman" w:hAnsi="Times New Roman" w:cs="Times New Roman"/>
          <w:lang w:val="en-GB"/>
        </w:rPr>
      </w:pPr>
      <w:proofErr w:type="spellStart"/>
      <w:r w:rsidRPr="00C742C1">
        <w:rPr>
          <w:rFonts w:ascii="Times New Roman" w:hAnsi="Times New Roman" w:cs="Times New Roman"/>
          <w:lang w:val="en-GB"/>
        </w:rPr>
        <w:t>Shobana</w:t>
      </w:r>
      <w:proofErr w:type="spellEnd"/>
      <w:r w:rsidRPr="00C742C1">
        <w:rPr>
          <w:rFonts w:ascii="Times New Roman" w:hAnsi="Times New Roman" w:cs="Times New Roman"/>
          <w:lang w:val="en-GB"/>
        </w:rPr>
        <w:t xml:space="preserve"> </w:t>
      </w:r>
      <w:proofErr w:type="spellStart"/>
      <w:r w:rsidRPr="00C742C1">
        <w:rPr>
          <w:rFonts w:ascii="Times New Roman" w:hAnsi="Times New Roman" w:cs="Times New Roman"/>
          <w:lang w:val="en-GB"/>
        </w:rPr>
        <w:t>Jeyas</w:t>
      </w:r>
      <w:r w:rsidR="009F0EAA" w:rsidRPr="00C742C1">
        <w:rPr>
          <w:rFonts w:ascii="Times New Roman" w:hAnsi="Times New Roman" w:cs="Times New Roman"/>
          <w:lang w:val="en-GB"/>
        </w:rPr>
        <w:t>ingh</w:t>
      </w:r>
      <w:proofErr w:type="spellEnd"/>
      <w:r w:rsidR="009F0EAA" w:rsidRPr="00C742C1">
        <w:rPr>
          <w:rFonts w:ascii="Times New Roman" w:hAnsi="Times New Roman" w:cs="Times New Roman"/>
          <w:lang w:val="en-GB"/>
        </w:rPr>
        <w:t xml:space="preserve"> is a British choreographer</w:t>
      </w:r>
      <w:r w:rsidRPr="00C742C1">
        <w:rPr>
          <w:rFonts w:ascii="Times New Roman" w:hAnsi="Times New Roman" w:cs="Times New Roman"/>
          <w:lang w:val="en-GB"/>
        </w:rPr>
        <w:t xml:space="preserve"> whose work </w:t>
      </w:r>
      <w:r w:rsidR="00E17E20" w:rsidRPr="00C742C1">
        <w:rPr>
          <w:rFonts w:ascii="Times New Roman" w:hAnsi="Times New Roman" w:cs="Times New Roman"/>
          <w:lang w:val="en-GB"/>
        </w:rPr>
        <w:t>deploys</w:t>
      </w:r>
      <w:r w:rsidR="00846352" w:rsidRPr="00C742C1">
        <w:rPr>
          <w:rFonts w:ascii="Times New Roman" w:hAnsi="Times New Roman" w:cs="Times New Roman"/>
          <w:lang w:val="en-GB"/>
        </w:rPr>
        <w:t xml:space="preserve"> both</w:t>
      </w:r>
      <w:r w:rsidR="00E17E20" w:rsidRPr="00C742C1">
        <w:rPr>
          <w:rFonts w:ascii="Times New Roman" w:hAnsi="Times New Roman" w:cs="Times New Roman"/>
          <w:lang w:val="en-GB"/>
        </w:rPr>
        <w:t xml:space="preserve"> modern</w:t>
      </w:r>
      <w:r w:rsidRPr="00C742C1">
        <w:rPr>
          <w:rFonts w:ascii="Times New Roman" w:hAnsi="Times New Roman" w:cs="Times New Roman"/>
          <w:lang w:val="en-GB"/>
        </w:rPr>
        <w:t xml:space="preserve"> and postmodern </w:t>
      </w:r>
      <w:r w:rsidRPr="00C742C1">
        <w:rPr>
          <w:rFonts w:ascii="Times New Roman" w:hAnsi="Times New Roman" w:cs="Times New Roman"/>
          <w:lang w:val="en-GB"/>
        </w:rPr>
        <w:t xml:space="preserve">aesthetics. Drawing on the </w:t>
      </w:r>
      <w:proofErr w:type="spellStart"/>
      <w:r w:rsidRPr="00C742C1">
        <w:rPr>
          <w:rFonts w:ascii="Times New Roman" w:hAnsi="Times New Roman" w:cs="Times New Roman"/>
          <w:lang w:val="en-GB"/>
        </w:rPr>
        <w:t>bharata</w:t>
      </w:r>
      <w:proofErr w:type="spellEnd"/>
      <w:r w:rsidRPr="00C742C1">
        <w:rPr>
          <w:rFonts w:ascii="Times New Roman" w:hAnsi="Times New Roman" w:cs="Times New Roman"/>
          <w:lang w:val="en-GB"/>
        </w:rPr>
        <w:t xml:space="preserve"> </w:t>
      </w:r>
      <w:proofErr w:type="spellStart"/>
      <w:r w:rsidRPr="00C742C1">
        <w:rPr>
          <w:rFonts w:ascii="Times New Roman" w:hAnsi="Times New Roman" w:cs="Times New Roman"/>
          <w:lang w:val="en-GB"/>
        </w:rPr>
        <w:t>natyam</w:t>
      </w:r>
      <w:proofErr w:type="spellEnd"/>
      <w:r w:rsidRPr="00C742C1">
        <w:rPr>
          <w:rFonts w:ascii="Times New Roman" w:hAnsi="Times New Roman" w:cs="Times New Roman"/>
          <w:lang w:val="en-GB"/>
        </w:rPr>
        <w:t xml:space="preserve"> </w:t>
      </w:r>
      <w:r w:rsidR="009F0EAA" w:rsidRPr="00C742C1">
        <w:rPr>
          <w:rFonts w:ascii="Times New Roman" w:hAnsi="Times New Roman" w:cs="Times New Roman"/>
          <w:lang w:val="en-GB"/>
        </w:rPr>
        <w:t>form</w:t>
      </w:r>
      <w:r w:rsidRPr="00C742C1">
        <w:rPr>
          <w:rFonts w:ascii="Times New Roman" w:hAnsi="Times New Roman" w:cs="Times New Roman"/>
          <w:lang w:val="en-GB"/>
        </w:rPr>
        <w:t xml:space="preserve"> in which she trained, </w:t>
      </w:r>
      <w:proofErr w:type="spellStart"/>
      <w:r w:rsidRPr="00C742C1">
        <w:rPr>
          <w:rFonts w:ascii="Times New Roman" w:hAnsi="Times New Roman" w:cs="Times New Roman"/>
          <w:lang w:val="en-GB"/>
        </w:rPr>
        <w:t>Jeyasingh</w:t>
      </w:r>
      <w:proofErr w:type="spellEnd"/>
      <w:r w:rsidRPr="00C742C1">
        <w:rPr>
          <w:rFonts w:ascii="Times New Roman" w:hAnsi="Times New Roman" w:cs="Times New Roman"/>
          <w:lang w:val="en-GB"/>
        </w:rPr>
        <w:t xml:space="preserve"> deconstructs the classical vocabulary through a process she describes as ‘asking questions of the </w:t>
      </w:r>
      <w:proofErr w:type="spellStart"/>
      <w:r w:rsidRPr="00C742C1">
        <w:rPr>
          <w:rFonts w:ascii="Times New Roman" w:hAnsi="Times New Roman" w:cs="Times New Roman"/>
          <w:lang w:val="en-GB"/>
        </w:rPr>
        <w:t>adavus</w:t>
      </w:r>
      <w:proofErr w:type="spellEnd"/>
      <w:r w:rsidRPr="00C742C1">
        <w:rPr>
          <w:rFonts w:ascii="Times New Roman" w:hAnsi="Times New Roman" w:cs="Times New Roman"/>
          <w:lang w:val="en-GB"/>
        </w:rPr>
        <w:t xml:space="preserve"> [units of movement].’</w:t>
      </w:r>
      <w:r w:rsidR="0041786A" w:rsidRPr="00C742C1">
        <w:rPr>
          <w:rStyle w:val="EndnoteReference"/>
          <w:rFonts w:ascii="Times New Roman" w:hAnsi="Times New Roman" w:cs="Times New Roman"/>
          <w:lang w:val="en-GB"/>
        </w:rPr>
        <w:endnoteReference w:id="1"/>
      </w:r>
      <w:r w:rsidRPr="00C742C1">
        <w:rPr>
          <w:rFonts w:ascii="Times New Roman" w:hAnsi="Times New Roman" w:cs="Times New Roman"/>
          <w:lang w:val="en-GB"/>
        </w:rPr>
        <w:t xml:space="preserve"> </w:t>
      </w:r>
      <w:proofErr w:type="spellStart"/>
      <w:r w:rsidRPr="00C742C1">
        <w:rPr>
          <w:rFonts w:ascii="Times New Roman" w:hAnsi="Times New Roman" w:cs="Times New Roman"/>
          <w:lang w:val="en-GB"/>
        </w:rPr>
        <w:t>Jeyasingh’s</w:t>
      </w:r>
      <w:proofErr w:type="spellEnd"/>
      <w:r w:rsidRPr="00C742C1">
        <w:rPr>
          <w:rFonts w:ascii="Times New Roman" w:hAnsi="Times New Roman" w:cs="Times New Roman"/>
          <w:lang w:val="en-GB"/>
        </w:rPr>
        <w:t xml:space="preserve"> </w:t>
      </w:r>
      <w:r w:rsidR="00E17E20" w:rsidRPr="00C742C1">
        <w:rPr>
          <w:rFonts w:ascii="Times New Roman" w:hAnsi="Times New Roman" w:cs="Times New Roman"/>
          <w:lang w:val="en-GB"/>
        </w:rPr>
        <w:t>choreography</w:t>
      </w:r>
      <w:r w:rsidRPr="00C742C1">
        <w:rPr>
          <w:rFonts w:ascii="Times New Roman" w:hAnsi="Times New Roman" w:cs="Times New Roman"/>
          <w:lang w:val="en-GB"/>
        </w:rPr>
        <w:t xml:space="preserve"> also incorporate</w:t>
      </w:r>
      <w:r w:rsidR="009F0EAA" w:rsidRPr="00C742C1">
        <w:rPr>
          <w:rFonts w:ascii="Times New Roman" w:hAnsi="Times New Roman" w:cs="Times New Roman"/>
          <w:lang w:val="en-GB"/>
        </w:rPr>
        <w:t>s</w:t>
      </w:r>
      <w:r w:rsidRPr="00C742C1">
        <w:rPr>
          <w:rFonts w:ascii="Times New Roman" w:hAnsi="Times New Roman" w:cs="Times New Roman"/>
          <w:lang w:val="en-GB"/>
        </w:rPr>
        <w:t xml:space="preserve"> pedestrian movement, postmodern dance,</w:t>
      </w:r>
      <w:r w:rsidR="009F0EAA" w:rsidRPr="00C742C1">
        <w:rPr>
          <w:rFonts w:ascii="Times New Roman" w:hAnsi="Times New Roman" w:cs="Times New Roman"/>
          <w:lang w:val="en-GB"/>
        </w:rPr>
        <w:t xml:space="preserve"> ballet,</w:t>
      </w:r>
      <w:r w:rsidRPr="00C742C1">
        <w:rPr>
          <w:rFonts w:ascii="Times New Roman" w:hAnsi="Times New Roman" w:cs="Times New Roman"/>
          <w:lang w:val="en-GB"/>
        </w:rPr>
        <w:t xml:space="preserve"> and martial arts such as </w:t>
      </w:r>
      <w:proofErr w:type="spellStart"/>
      <w:r w:rsidRPr="00C742C1">
        <w:rPr>
          <w:rFonts w:ascii="Times New Roman" w:hAnsi="Times New Roman" w:cs="Times New Roman"/>
          <w:lang w:val="en-GB"/>
        </w:rPr>
        <w:t>kalaripayattu</w:t>
      </w:r>
      <w:proofErr w:type="spellEnd"/>
      <w:r w:rsidRPr="00C742C1">
        <w:rPr>
          <w:rFonts w:ascii="Times New Roman" w:hAnsi="Times New Roman" w:cs="Times New Roman"/>
          <w:lang w:val="en-GB"/>
        </w:rPr>
        <w:t xml:space="preserve">. </w:t>
      </w:r>
      <w:r w:rsidR="00846352" w:rsidRPr="00C742C1">
        <w:rPr>
          <w:rFonts w:ascii="Times New Roman" w:hAnsi="Times New Roman" w:cs="Times New Roman"/>
          <w:lang w:val="en-GB"/>
        </w:rPr>
        <w:t>She</w:t>
      </w:r>
      <w:r w:rsidRPr="00C742C1">
        <w:rPr>
          <w:rFonts w:ascii="Times New Roman" w:hAnsi="Times New Roman" w:cs="Times New Roman"/>
          <w:lang w:val="en-GB"/>
        </w:rPr>
        <w:t xml:space="preserve"> works within a high modernist tradition that privileges</w:t>
      </w:r>
      <w:r w:rsidR="000D5D85" w:rsidRPr="00C742C1">
        <w:rPr>
          <w:rFonts w:ascii="Times New Roman" w:hAnsi="Times New Roman" w:cs="Times New Roman"/>
          <w:lang w:val="en-GB"/>
        </w:rPr>
        <w:t xml:space="preserve"> choreographic form over dramatic expression</w:t>
      </w:r>
      <w:r w:rsidR="00E17E20" w:rsidRPr="00C742C1">
        <w:rPr>
          <w:rFonts w:ascii="Times New Roman" w:hAnsi="Times New Roman" w:cs="Times New Roman"/>
          <w:lang w:val="en-GB"/>
        </w:rPr>
        <w:t>, highlighting</w:t>
      </w:r>
      <w:r w:rsidR="000D5D85" w:rsidRPr="00C742C1">
        <w:rPr>
          <w:rFonts w:ascii="Times New Roman" w:hAnsi="Times New Roman" w:cs="Times New Roman"/>
          <w:lang w:val="en-GB"/>
        </w:rPr>
        <w:t xml:space="preserve"> non-representational movement, fragmentation, and the arrangement of dancers in complex groupings; she also, especially in more recent work, </w:t>
      </w:r>
      <w:r w:rsidR="00603988" w:rsidRPr="00C742C1">
        <w:rPr>
          <w:rFonts w:ascii="Times New Roman" w:hAnsi="Times New Roman" w:cs="Times New Roman"/>
          <w:lang w:val="en-GB"/>
        </w:rPr>
        <w:t>engages with postmodern</w:t>
      </w:r>
      <w:r w:rsidR="007F1832" w:rsidRPr="00C742C1">
        <w:rPr>
          <w:rFonts w:ascii="Times New Roman" w:hAnsi="Times New Roman" w:cs="Times New Roman"/>
          <w:lang w:val="en-GB"/>
        </w:rPr>
        <w:t xml:space="preserve">, </w:t>
      </w:r>
      <w:r w:rsidR="007F1832" w:rsidRPr="00C742C1">
        <w:rPr>
          <w:rFonts w:ascii="Times New Roman" w:hAnsi="Times New Roman" w:cs="Times New Roman"/>
          <w:lang w:val="en-GB"/>
        </w:rPr>
        <w:t>thematic</w:t>
      </w:r>
      <w:r w:rsidR="00A03FA0" w:rsidRPr="00C742C1">
        <w:rPr>
          <w:rFonts w:ascii="Times New Roman" w:hAnsi="Times New Roman" w:cs="Times New Roman"/>
          <w:lang w:val="en-GB"/>
        </w:rPr>
        <w:t xml:space="preserve"> concerns such as </w:t>
      </w:r>
      <w:r w:rsidR="00603988" w:rsidRPr="00C742C1">
        <w:rPr>
          <w:rFonts w:ascii="Times New Roman" w:hAnsi="Times New Roman" w:cs="Times New Roman"/>
          <w:lang w:val="en-GB"/>
        </w:rPr>
        <w:t xml:space="preserve">taking the surface seriously, exploring personal narratives, and </w:t>
      </w:r>
      <w:r w:rsidR="001C1F51" w:rsidRPr="00C742C1">
        <w:rPr>
          <w:rFonts w:ascii="Times New Roman" w:hAnsi="Times New Roman" w:cs="Times New Roman"/>
          <w:lang w:val="en-GB"/>
        </w:rPr>
        <w:t>reflecting on the complexity of belonging</w:t>
      </w:r>
      <w:r w:rsidR="00603988" w:rsidRPr="00C742C1">
        <w:rPr>
          <w:rFonts w:ascii="Times New Roman" w:hAnsi="Times New Roman" w:cs="Times New Roman"/>
          <w:lang w:val="en-GB"/>
        </w:rPr>
        <w:t>. A</w:t>
      </w:r>
      <w:r w:rsidR="00C55C42" w:rsidRPr="00C742C1">
        <w:rPr>
          <w:rFonts w:ascii="Times New Roman" w:hAnsi="Times New Roman" w:cs="Times New Roman"/>
          <w:lang w:val="en-GB"/>
        </w:rPr>
        <w:t xml:space="preserve">n articulate </w:t>
      </w:r>
      <w:r w:rsidR="001C1F51" w:rsidRPr="00C742C1">
        <w:rPr>
          <w:rFonts w:ascii="Times New Roman" w:hAnsi="Times New Roman" w:cs="Times New Roman"/>
          <w:lang w:val="en-GB"/>
        </w:rPr>
        <w:t xml:space="preserve">critic as well as a choreographer, </w:t>
      </w:r>
      <w:proofErr w:type="spellStart"/>
      <w:r w:rsidR="001C1F51" w:rsidRPr="00C742C1">
        <w:rPr>
          <w:rFonts w:ascii="Times New Roman" w:hAnsi="Times New Roman" w:cs="Times New Roman"/>
          <w:lang w:val="en-GB"/>
        </w:rPr>
        <w:t>Jeyasingh</w:t>
      </w:r>
      <w:proofErr w:type="spellEnd"/>
      <w:r w:rsidR="001C1F51" w:rsidRPr="00C742C1">
        <w:rPr>
          <w:rFonts w:ascii="Times New Roman" w:hAnsi="Times New Roman" w:cs="Times New Roman"/>
          <w:lang w:val="en-GB"/>
        </w:rPr>
        <w:t xml:space="preserve"> has created a series of commentaries in which she reflects on </w:t>
      </w:r>
      <w:proofErr w:type="spellStart"/>
      <w:r w:rsidR="001C1F51" w:rsidRPr="00C742C1">
        <w:rPr>
          <w:rFonts w:ascii="Times New Roman" w:hAnsi="Times New Roman" w:cs="Times New Roman"/>
          <w:lang w:val="en-GB"/>
        </w:rPr>
        <w:t>postcoloniality</w:t>
      </w:r>
      <w:proofErr w:type="spellEnd"/>
      <w:r w:rsidR="001C1F51" w:rsidRPr="00C742C1">
        <w:rPr>
          <w:rFonts w:ascii="Times New Roman" w:hAnsi="Times New Roman" w:cs="Times New Roman"/>
          <w:lang w:val="en-GB"/>
        </w:rPr>
        <w:t xml:space="preserve">, globalization, and urbanization as they play out in her work. </w:t>
      </w:r>
      <w:r w:rsidR="00C51B6A" w:rsidRPr="00C742C1">
        <w:rPr>
          <w:rFonts w:ascii="Times New Roman" w:hAnsi="Times New Roman" w:cs="Times New Roman"/>
          <w:lang w:val="en-GB"/>
        </w:rPr>
        <w:t>She was also one of the first aut</w:t>
      </w:r>
      <w:r w:rsidR="00846352" w:rsidRPr="00C742C1">
        <w:rPr>
          <w:rFonts w:ascii="Times New Roman" w:hAnsi="Times New Roman" w:cs="Times New Roman"/>
          <w:lang w:val="en-GB"/>
        </w:rPr>
        <w:t xml:space="preserve">hors to discuss the contingent </w:t>
      </w:r>
      <w:r w:rsidR="00C51B6A" w:rsidRPr="00C742C1">
        <w:rPr>
          <w:rFonts w:ascii="Times New Roman" w:hAnsi="Times New Roman" w:cs="Times New Roman"/>
          <w:lang w:val="en-GB"/>
        </w:rPr>
        <w:t xml:space="preserve">and constructed nature of the </w:t>
      </w:r>
      <w:proofErr w:type="spellStart"/>
      <w:r w:rsidR="00C51B6A" w:rsidRPr="00C742C1">
        <w:rPr>
          <w:rFonts w:ascii="Times New Roman" w:hAnsi="Times New Roman" w:cs="Times New Roman"/>
          <w:lang w:val="en-GB"/>
        </w:rPr>
        <w:t>bharata</w:t>
      </w:r>
      <w:proofErr w:type="spellEnd"/>
      <w:r w:rsidR="00C51B6A" w:rsidRPr="00C742C1">
        <w:rPr>
          <w:rFonts w:ascii="Times New Roman" w:hAnsi="Times New Roman" w:cs="Times New Roman"/>
          <w:lang w:val="en-GB"/>
        </w:rPr>
        <w:t xml:space="preserve"> </w:t>
      </w:r>
      <w:proofErr w:type="spellStart"/>
      <w:r w:rsidR="00C51B6A" w:rsidRPr="00C742C1">
        <w:rPr>
          <w:rFonts w:ascii="Times New Roman" w:hAnsi="Times New Roman" w:cs="Times New Roman"/>
          <w:lang w:val="en-GB"/>
        </w:rPr>
        <w:t>natyam</w:t>
      </w:r>
      <w:proofErr w:type="spellEnd"/>
      <w:r w:rsidR="00C51B6A" w:rsidRPr="00C742C1">
        <w:rPr>
          <w:rFonts w:ascii="Times New Roman" w:hAnsi="Times New Roman" w:cs="Times New Roman"/>
          <w:lang w:val="en-GB"/>
        </w:rPr>
        <w:t xml:space="preserve"> tradition. </w:t>
      </w:r>
      <w:r w:rsidR="001C1F51" w:rsidRPr="00C742C1">
        <w:rPr>
          <w:rFonts w:ascii="Times New Roman" w:hAnsi="Times New Roman" w:cs="Times New Roman"/>
          <w:lang w:val="en-GB"/>
        </w:rPr>
        <w:t xml:space="preserve">As one of the leaders in the field of contemporary South Asian dance, </w:t>
      </w:r>
      <w:proofErr w:type="spellStart"/>
      <w:r w:rsidR="001C1F51" w:rsidRPr="00C742C1">
        <w:rPr>
          <w:rFonts w:ascii="Times New Roman" w:hAnsi="Times New Roman" w:cs="Times New Roman"/>
          <w:lang w:val="en-GB"/>
        </w:rPr>
        <w:t>Jeyasingh</w:t>
      </w:r>
      <w:proofErr w:type="spellEnd"/>
      <w:r w:rsidR="001C1F51" w:rsidRPr="00C742C1">
        <w:rPr>
          <w:rFonts w:ascii="Times New Roman" w:hAnsi="Times New Roman" w:cs="Times New Roman"/>
          <w:lang w:val="en-GB"/>
        </w:rPr>
        <w:t xml:space="preserve"> created a space in the contemporary British dance milieu for choreographers working with classical</w:t>
      </w:r>
      <w:r w:rsidR="00A03FA0" w:rsidRPr="00C742C1">
        <w:rPr>
          <w:rFonts w:ascii="Times New Roman" w:hAnsi="Times New Roman" w:cs="Times New Roman"/>
          <w:lang w:val="en-GB"/>
        </w:rPr>
        <w:t xml:space="preserve"> non-Western</w:t>
      </w:r>
      <w:r w:rsidR="001C1F51" w:rsidRPr="00C742C1">
        <w:rPr>
          <w:rFonts w:ascii="Times New Roman" w:hAnsi="Times New Roman" w:cs="Times New Roman"/>
          <w:lang w:val="en-GB"/>
        </w:rPr>
        <w:t xml:space="preserve"> vocabularies. </w:t>
      </w:r>
      <w:r w:rsidR="00E71529" w:rsidRPr="00C742C1">
        <w:rPr>
          <w:rFonts w:ascii="Times New Roman" w:hAnsi="Times New Roman" w:cs="Times New Roman"/>
          <w:lang w:val="en-GB"/>
        </w:rPr>
        <w:t>S</w:t>
      </w:r>
      <w:r w:rsidR="001C1F51" w:rsidRPr="00C742C1">
        <w:rPr>
          <w:rFonts w:ascii="Times New Roman" w:hAnsi="Times New Roman" w:cs="Times New Roman"/>
          <w:lang w:val="en-GB"/>
        </w:rPr>
        <w:t xml:space="preserve">he led the way for a generation of choreographers to challenge </w:t>
      </w:r>
      <w:r w:rsidR="00C51B6A" w:rsidRPr="00C742C1">
        <w:rPr>
          <w:rFonts w:ascii="Times New Roman" w:hAnsi="Times New Roman" w:cs="Times New Roman"/>
          <w:lang w:val="en-GB"/>
        </w:rPr>
        <w:t xml:space="preserve">the </w:t>
      </w:r>
      <w:proofErr w:type="spellStart"/>
      <w:r w:rsidR="0041786A" w:rsidRPr="00C742C1">
        <w:rPr>
          <w:rFonts w:ascii="Times New Roman" w:hAnsi="Times New Roman" w:cs="Times New Roman"/>
          <w:lang w:val="en-GB"/>
        </w:rPr>
        <w:t>racialized</w:t>
      </w:r>
      <w:proofErr w:type="spellEnd"/>
      <w:r w:rsidR="0041786A" w:rsidRPr="00C742C1">
        <w:rPr>
          <w:rFonts w:ascii="Times New Roman" w:hAnsi="Times New Roman" w:cs="Times New Roman"/>
          <w:lang w:val="en-GB"/>
        </w:rPr>
        <w:t xml:space="preserve"> </w:t>
      </w:r>
      <w:r w:rsidR="000A13B5" w:rsidRPr="00C742C1">
        <w:rPr>
          <w:rFonts w:ascii="Times New Roman" w:hAnsi="Times New Roman" w:cs="Times New Roman"/>
          <w:lang w:val="en-GB"/>
        </w:rPr>
        <w:t>underpinnings</w:t>
      </w:r>
      <w:r w:rsidR="0041786A" w:rsidRPr="00C742C1">
        <w:rPr>
          <w:rFonts w:ascii="Times New Roman" w:hAnsi="Times New Roman" w:cs="Times New Roman"/>
          <w:lang w:val="en-GB"/>
        </w:rPr>
        <w:t xml:space="preserve"> </w:t>
      </w:r>
      <w:r w:rsidR="00C51B6A" w:rsidRPr="00C742C1">
        <w:rPr>
          <w:rFonts w:ascii="Times New Roman" w:hAnsi="Times New Roman" w:cs="Times New Roman"/>
          <w:lang w:val="en-GB"/>
        </w:rPr>
        <w:t xml:space="preserve">of </w:t>
      </w:r>
      <w:r w:rsidR="00846352" w:rsidRPr="00C742C1">
        <w:rPr>
          <w:rFonts w:ascii="Times New Roman" w:hAnsi="Times New Roman" w:cs="Times New Roman"/>
          <w:lang w:val="en-GB"/>
        </w:rPr>
        <w:t xml:space="preserve">British contemporary dance </w:t>
      </w:r>
      <w:r w:rsidR="0041786A" w:rsidRPr="00C742C1">
        <w:rPr>
          <w:rFonts w:ascii="Times New Roman" w:hAnsi="Times New Roman" w:cs="Times New Roman"/>
          <w:lang w:val="en-GB"/>
        </w:rPr>
        <w:t xml:space="preserve">as well as </w:t>
      </w:r>
      <w:r w:rsidR="000A13B5" w:rsidRPr="00C742C1">
        <w:rPr>
          <w:rFonts w:ascii="Times New Roman" w:hAnsi="Times New Roman" w:cs="Times New Roman"/>
          <w:lang w:val="en-GB"/>
        </w:rPr>
        <w:t xml:space="preserve">to query </w:t>
      </w:r>
      <w:r w:rsidR="0041786A" w:rsidRPr="00C742C1">
        <w:rPr>
          <w:rFonts w:ascii="Times New Roman" w:hAnsi="Times New Roman" w:cs="Times New Roman"/>
          <w:lang w:val="en-GB"/>
        </w:rPr>
        <w:t xml:space="preserve">the imperative that </w:t>
      </w:r>
      <w:r w:rsidR="00C51B6A" w:rsidRPr="00C742C1">
        <w:rPr>
          <w:rFonts w:ascii="Times New Roman" w:hAnsi="Times New Roman" w:cs="Times New Roman"/>
          <w:lang w:val="en-GB"/>
        </w:rPr>
        <w:t>South Asian classical forms</w:t>
      </w:r>
      <w:r w:rsidR="0041786A" w:rsidRPr="00C742C1">
        <w:rPr>
          <w:rFonts w:ascii="Times New Roman" w:hAnsi="Times New Roman" w:cs="Times New Roman"/>
          <w:lang w:val="en-GB"/>
        </w:rPr>
        <w:t xml:space="preserve"> demonstrate historical continuity, </w:t>
      </w:r>
      <w:proofErr w:type="gramStart"/>
      <w:r w:rsidR="0041786A" w:rsidRPr="00C742C1">
        <w:rPr>
          <w:rFonts w:ascii="Times New Roman" w:hAnsi="Times New Roman" w:cs="Times New Roman"/>
          <w:lang w:val="en-GB"/>
        </w:rPr>
        <w:t>thereby</w:t>
      </w:r>
      <w:r w:rsidR="00C51B6A" w:rsidRPr="00C742C1">
        <w:rPr>
          <w:rFonts w:ascii="Times New Roman" w:hAnsi="Times New Roman" w:cs="Times New Roman"/>
          <w:lang w:val="en-GB"/>
        </w:rPr>
        <w:t xml:space="preserve"> </w:t>
      </w:r>
      <w:r w:rsidR="000A13B5" w:rsidRPr="00C742C1">
        <w:rPr>
          <w:rFonts w:ascii="Times New Roman" w:hAnsi="Times New Roman" w:cs="Times New Roman"/>
          <w:lang w:val="en-GB"/>
        </w:rPr>
        <w:t xml:space="preserve"> contributing</w:t>
      </w:r>
      <w:proofErr w:type="gramEnd"/>
      <w:r w:rsidR="000A13B5" w:rsidRPr="00C742C1">
        <w:rPr>
          <w:rFonts w:ascii="Times New Roman" w:hAnsi="Times New Roman" w:cs="Times New Roman"/>
          <w:lang w:val="en-GB"/>
        </w:rPr>
        <w:t xml:space="preserve"> to </w:t>
      </w:r>
      <w:r w:rsidR="00C51B6A" w:rsidRPr="00C742C1">
        <w:rPr>
          <w:rFonts w:ascii="Times New Roman" w:hAnsi="Times New Roman" w:cs="Times New Roman"/>
          <w:lang w:val="en-GB"/>
        </w:rPr>
        <w:t>the vibrant field of South Asian dance in Britain</w:t>
      </w:r>
      <w:r w:rsidR="000A13B5" w:rsidRPr="00C742C1">
        <w:rPr>
          <w:rFonts w:ascii="Times New Roman" w:hAnsi="Times New Roman" w:cs="Times New Roman"/>
          <w:lang w:val="en-GB"/>
        </w:rPr>
        <w:t xml:space="preserve"> and extending understandings of experimentation in British contemporary dance.</w:t>
      </w:r>
    </w:p>
    <w:p w14:paraId="4126DF70" w14:textId="77777777" w:rsidR="00AB7170" w:rsidRPr="00C742C1" w:rsidRDefault="00AB7170">
      <w:pPr>
        <w:rPr>
          <w:rFonts w:ascii="Times New Roman" w:hAnsi="Times New Roman" w:cs="Times New Roman"/>
          <w:lang w:val="en-GB"/>
        </w:rPr>
      </w:pPr>
    </w:p>
    <w:p w14:paraId="0B56A89A" w14:textId="77777777" w:rsidR="00AB7170" w:rsidRPr="00C742C1" w:rsidRDefault="00AB7170">
      <w:pPr>
        <w:rPr>
          <w:rFonts w:ascii="Times New Roman" w:hAnsi="Times New Roman" w:cs="Times New Roman"/>
          <w:b/>
          <w:lang w:val="en-GB"/>
        </w:rPr>
      </w:pPr>
      <w:r w:rsidRPr="00C742C1">
        <w:rPr>
          <w:rFonts w:ascii="Times New Roman" w:hAnsi="Times New Roman" w:cs="Times New Roman"/>
          <w:b/>
          <w:lang w:val="en-GB"/>
        </w:rPr>
        <w:t>Training</w:t>
      </w:r>
    </w:p>
    <w:p w14:paraId="168ED86A" w14:textId="7C8F4A35" w:rsidR="00846352" w:rsidRPr="00C742C1" w:rsidRDefault="00846352">
      <w:pPr>
        <w:rPr>
          <w:rFonts w:ascii="Times New Roman" w:hAnsi="Times New Roman" w:cs="Times New Roman"/>
          <w:lang w:val="en-GB"/>
        </w:rPr>
      </w:pPr>
      <w:r w:rsidRPr="00C742C1">
        <w:rPr>
          <w:rFonts w:ascii="Times New Roman" w:hAnsi="Times New Roman" w:cs="Times New Roman"/>
          <w:lang w:val="en-GB"/>
        </w:rPr>
        <w:t xml:space="preserve">Born in Madras (now Chennai), South India, </w:t>
      </w:r>
      <w:proofErr w:type="spellStart"/>
      <w:r w:rsidRPr="00C742C1">
        <w:rPr>
          <w:rFonts w:ascii="Times New Roman" w:hAnsi="Times New Roman" w:cs="Times New Roman"/>
          <w:lang w:val="en-GB"/>
        </w:rPr>
        <w:t>Shobana</w:t>
      </w:r>
      <w:proofErr w:type="spellEnd"/>
      <w:r w:rsidRPr="00C742C1">
        <w:rPr>
          <w:rFonts w:ascii="Times New Roman" w:hAnsi="Times New Roman" w:cs="Times New Roman"/>
          <w:lang w:val="en-GB"/>
        </w:rPr>
        <w:t xml:space="preserve"> </w:t>
      </w:r>
      <w:proofErr w:type="spellStart"/>
      <w:r w:rsidRPr="00C742C1">
        <w:rPr>
          <w:rFonts w:ascii="Times New Roman" w:hAnsi="Times New Roman" w:cs="Times New Roman"/>
          <w:lang w:val="en-GB"/>
        </w:rPr>
        <w:t>Jeyasingh</w:t>
      </w:r>
      <w:proofErr w:type="spellEnd"/>
      <w:r w:rsidRPr="00C742C1">
        <w:rPr>
          <w:rFonts w:ascii="Times New Roman" w:hAnsi="Times New Roman" w:cs="Times New Roman"/>
          <w:lang w:val="en-GB"/>
        </w:rPr>
        <w:t xml:space="preserve"> began her dance career by training in </w:t>
      </w:r>
      <w:proofErr w:type="spellStart"/>
      <w:r w:rsidRPr="00C742C1">
        <w:rPr>
          <w:rFonts w:ascii="Times New Roman" w:hAnsi="Times New Roman" w:cs="Times New Roman"/>
          <w:lang w:val="en-GB"/>
        </w:rPr>
        <w:t>bharata</w:t>
      </w:r>
      <w:proofErr w:type="spellEnd"/>
      <w:r w:rsidRPr="00C742C1">
        <w:rPr>
          <w:rFonts w:ascii="Times New Roman" w:hAnsi="Times New Roman" w:cs="Times New Roman"/>
          <w:lang w:val="en-GB"/>
        </w:rPr>
        <w:t xml:space="preserve"> </w:t>
      </w:r>
      <w:proofErr w:type="spellStart"/>
      <w:r w:rsidRPr="00C742C1">
        <w:rPr>
          <w:rFonts w:ascii="Times New Roman" w:hAnsi="Times New Roman" w:cs="Times New Roman"/>
          <w:lang w:val="en-GB"/>
        </w:rPr>
        <w:t>natyam</w:t>
      </w:r>
      <w:proofErr w:type="spellEnd"/>
      <w:r w:rsidRPr="00C742C1">
        <w:rPr>
          <w:rFonts w:ascii="Times New Roman" w:hAnsi="Times New Roman" w:cs="Times New Roman"/>
          <w:lang w:val="en-GB"/>
        </w:rPr>
        <w:t xml:space="preserve">. </w:t>
      </w:r>
      <w:r w:rsidR="00C722EA" w:rsidRPr="00C742C1">
        <w:rPr>
          <w:rFonts w:ascii="Times New Roman" w:hAnsi="Times New Roman" w:cs="Times New Roman"/>
          <w:lang w:val="en-GB"/>
        </w:rPr>
        <w:t xml:space="preserve">As a child and young adult, she also lived in Sri Lanka and Singapore, ushering in a global </w:t>
      </w:r>
      <w:r w:rsidR="00E71529" w:rsidRPr="00C742C1">
        <w:rPr>
          <w:rFonts w:ascii="Times New Roman" w:hAnsi="Times New Roman" w:cs="Times New Roman"/>
          <w:lang w:val="en-GB"/>
        </w:rPr>
        <w:t>awareness</w:t>
      </w:r>
      <w:r w:rsidR="00C722EA" w:rsidRPr="00C742C1">
        <w:rPr>
          <w:rFonts w:ascii="Times New Roman" w:hAnsi="Times New Roman" w:cs="Times New Roman"/>
          <w:lang w:val="en-GB"/>
        </w:rPr>
        <w:t xml:space="preserve"> early on in her life and urging her to question fixed notions of belonging. </w:t>
      </w:r>
      <w:r w:rsidR="0073113A" w:rsidRPr="00C742C1">
        <w:rPr>
          <w:rFonts w:ascii="Times New Roman" w:hAnsi="Times New Roman" w:cs="Times New Roman"/>
          <w:lang w:val="en-GB"/>
        </w:rPr>
        <w:t xml:space="preserve">At age </w:t>
      </w:r>
      <w:r w:rsidR="00457DDE" w:rsidRPr="00C742C1">
        <w:rPr>
          <w:rFonts w:ascii="Times New Roman" w:hAnsi="Times New Roman" w:cs="Times New Roman"/>
          <w:lang w:val="en-GB"/>
        </w:rPr>
        <w:t>eighteen</w:t>
      </w:r>
      <w:r w:rsidR="0073113A" w:rsidRPr="00C742C1">
        <w:rPr>
          <w:rFonts w:ascii="Times New Roman" w:hAnsi="Times New Roman" w:cs="Times New Roman"/>
          <w:lang w:val="en-GB"/>
        </w:rPr>
        <w:t xml:space="preserve">, she moved to </w:t>
      </w:r>
      <w:r w:rsidR="005939DC" w:rsidRPr="00C742C1">
        <w:rPr>
          <w:rFonts w:ascii="Times New Roman" w:hAnsi="Times New Roman" w:cs="Times New Roman"/>
          <w:lang w:val="en-GB"/>
        </w:rPr>
        <w:t>the UK</w:t>
      </w:r>
      <w:r w:rsidR="0073113A" w:rsidRPr="00C742C1">
        <w:rPr>
          <w:rFonts w:ascii="Times New Roman" w:hAnsi="Times New Roman" w:cs="Times New Roman"/>
          <w:lang w:val="en-GB"/>
        </w:rPr>
        <w:t xml:space="preserve"> to pursue </w:t>
      </w:r>
      <w:r w:rsidR="00FC6B48" w:rsidRPr="00C742C1">
        <w:rPr>
          <w:rFonts w:ascii="Times New Roman" w:hAnsi="Times New Roman" w:cs="Times New Roman"/>
          <w:lang w:val="en-GB"/>
        </w:rPr>
        <w:t xml:space="preserve">a degree in </w:t>
      </w:r>
      <w:r w:rsidR="00310FFD" w:rsidRPr="00C742C1">
        <w:rPr>
          <w:rFonts w:ascii="Times New Roman" w:hAnsi="Times New Roman" w:cs="Times New Roman"/>
          <w:lang w:val="en-GB"/>
        </w:rPr>
        <w:t>Shakespearian</w:t>
      </w:r>
      <w:r w:rsidR="00FC6B48" w:rsidRPr="00C742C1">
        <w:rPr>
          <w:rFonts w:ascii="Times New Roman" w:hAnsi="Times New Roman" w:cs="Times New Roman"/>
          <w:lang w:val="en-GB"/>
        </w:rPr>
        <w:t xml:space="preserve"> </w:t>
      </w:r>
      <w:r w:rsidR="00FC6B48" w:rsidRPr="00C742C1">
        <w:rPr>
          <w:rFonts w:ascii="Times New Roman" w:hAnsi="Times New Roman" w:cs="Times New Roman"/>
          <w:lang w:val="en-GB"/>
        </w:rPr>
        <w:t>studies. There, she continued her performance work but quickly became disillusioned with the state o</w:t>
      </w:r>
      <w:r w:rsidR="005939DC" w:rsidRPr="00C742C1">
        <w:rPr>
          <w:rFonts w:ascii="Times New Roman" w:hAnsi="Times New Roman" w:cs="Times New Roman"/>
          <w:lang w:val="en-GB"/>
        </w:rPr>
        <w:t xml:space="preserve">f South Asian dance in Britain, particularly the assumption </w:t>
      </w:r>
      <w:r w:rsidR="00310FFD" w:rsidRPr="00C742C1">
        <w:rPr>
          <w:rFonts w:ascii="Times New Roman" w:hAnsi="Times New Roman" w:cs="Times New Roman"/>
          <w:lang w:val="en-GB"/>
        </w:rPr>
        <w:t>on the part of the British public that South Asian dancers must be cultural ambassadors</w:t>
      </w:r>
      <w:r w:rsidR="009D3109" w:rsidRPr="00C742C1">
        <w:rPr>
          <w:rFonts w:ascii="Times New Roman" w:hAnsi="Times New Roman" w:cs="Times New Roman"/>
          <w:lang w:val="en-GB"/>
        </w:rPr>
        <w:t>.</w:t>
      </w:r>
      <w:r w:rsidR="00310FFD" w:rsidRPr="00C742C1">
        <w:rPr>
          <w:rFonts w:ascii="Times New Roman" w:hAnsi="Times New Roman" w:cs="Times New Roman"/>
          <w:lang w:val="en-GB"/>
        </w:rPr>
        <w:t xml:space="preserve"> </w:t>
      </w:r>
      <w:r w:rsidR="009D3109" w:rsidRPr="00C742C1">
        <w:rPr>
          <w:rFonts w:ascii="Times New Roman" w:hAnsi="Times New Roman" w:cs="Times New Roman"/>
          <w:lang w:val="en-GB"/>
        </w:rPr>
        <w:t xml:space="preserve">She found particularly problematic the British assumption that forms like </w:t>
      </w:r>
      <w:proofErr w:type="spellStart"/>
      <w:r w:rsidR="009D3109" w:rsidRPr="00C742C1">
        <w:rPr>
          <w:rFonts w:ascii="Times New Roman" w:hAnsi="Times New Roman" w:cs="Times New Roman"/>
          <w:lang w:val="en-GB"/>
        </w:rPr>
        <w:t>bharata</w:t>
      </w:r>
      <w:proofErr w:type="spellEnd"/>
      <w:r w:rsidR="009D3109" w:rsidRPr="00C742C1">
        <w:rPr>
          <w:rFonts w:ascii="Times New Roman" w:hAnsi="Times New Roman" w:cs="Times New Roman"/>
          <w:lang w:val="en-GB"/>
        </w:rPr>
        <w:t xml:space="preserve"> </w:t>
      </w:r>
      <w:proofErr w:type="spellStart"/>
      <w:r w:rsidR="009D3109" w:rsidRPr="00C742C1">
        <w:rPr>
          <w:rFonts w:ascii="Times New Roman" w:hAnsi="Times New Roman" w:cs="Times New Roman"/>
          <w:lang w:val="en-GB"/>
        </w:rPr>
        <w:t>natyam</w:t>
      </w:r>
      <w:proofErr w:type="spellEnd"/>
      <w:r w:rsidR="009D3109" w:rsidRPr="00C742C1">
        <w:rPr>
          <w:rFonts w:ascii="Times New Roman" w:hAnsi="Times New Roman" w:cs="Times New Roman"/>
          <w:lang w:val="en-GB"/>
        </w:rPr>
        <w:t xml:space="preserve"> are more about literal meaning than about formal</w:t>
      </w:r>
      <w:r w:rsidR="00310FFD" w:rsidRPr="00C742C1">
        <w:rPr>
          <w:rFonts w:ascii="Times New Roman" w:hAnsi="Times New Roman" w:cs="Times New Roman"/>
          <w:lang w:val="en-GB"/>
        </w:rPr>
        <w:t xml:space="preserve"> elements such as </w:t>
      </w:r>
      <w:r w:rsidR="009D3109" w:rsidRPr="00C742C1">
        <w:rPr>
          <w:rFonts w:ascii="Times New Roman" w:hAnsi="Times New Roman" w:cs="Times New Roman"/>
          <w:lang w:val="en-GB"/>
        </w:rPr>
        <w:t>shape, space, and time</w:t>
      </w:r>
      <w:r w:rsidR="00310FFD" w:rsidRPr="00C742C1">
        <w:rPr>
          <w:rFonts w:ascii="Times New Roman" w:hAnsi="Times New Roman" w:cs="Times New Roman"/>
          <w:lang w:val="en-GB"/>
        </w:rPr>
        <w:t>. In her early w</w:t>
      </w:r>
      <w:r w:rsidR="00EA3CB6" w:rsidRPr="00C742C1">
        <w:rPr>
          <w:rFonts w:ascii="Times New Roman" w:hAnsi="Times New Roman" w:cs="Times New Roman"/>
          <w:lang w:val="en-GB"/>
        </w:rPr>
        <w:t xml:space="preserve">riting and choreography alike, she rejected the demand for </w:t>
      </w:r>
      <w:r w:rsidR="009D3109" w:rsidRPr="00C742C1">
        <w:rPr>
          <w:rFonts w:ascii="Times New Roman" w:hAnsi="Times New Roman" w:cs="Times New Roman"/>
          <w:lang w:val="en-GB"/>
        </w:rPr>
        <w:t>dramatic</w:t>
      </w:r>
      <w:r w:rsidR="00EA3CB6" w:rsidRPr="00C742C1">
        <w:rPr>
          <w:rFonts w:ascii="Times New Roman" w:hAnsi="Times New Roman" w:cs="Times New Roman"/>
          <w:lang w:val="en-GB"/>
        </w:rPr>
        <w:t xml:space="preserve"> meaning and instead focused on the choreographic components of classical </w:t>
      </w:r>
      <w:proofErr w:type="spellStart"/>
      <w:r w:rsidR="00EA3CB6" w:rsidRPr="00C742C1">
        <w:rPr>
          <w:rFonts w:ascii="Times New Roman" w:hAnsi="Times New Roman" w:cs="Times New Roman"/>
          <w:lang w:val="en-GB"/>
        </w:rPr>
        <w:t>bharata</w:t>
      </w:r>
      <w:proofErr w:type="spellEnd"/>
      <w:r w:rsidR="00EA3CB6" w:rsidRPr="00C742C1">
        <w:rPr>
          <w:rFonts w:ascii="Times New Roman" w:hAnsi="Times New Roman" w:cs="Times New Roman"/>
          <w:lang w:val="en-GB"/>
        </w:rPr>
        <w:t xml:space="preserve"> </w:t>
      </w:r>
      <w:proofErr w:type="spellStart"/>
      <w:r w:rsidR="00EA3CB6" w:rsidRPr="00C742C1">
        <w:rPr>
          <w:rFonts w:ascii="Times New Roman" w:hAnsi="Times New Roman" w:cs="Times New Roman"/>
          <w:lang w:val="en-GB"/>
        </w:rPr>
        <w:t>natyam</w:t>
      </w:r>
      <w:proofErr w:type="spellEnd"/>
      <w:r w:rsidR="00EA3CB6" w:rsidRPr="00C742C1">
        <w:rPr>
          <w:rFonts w:ascii="Times New Roman" w:hAnsi="Times New Roman" w:cs="Times New Roman"/>
          <w:lang w:val="en-GB"/>
        </w:rPr>
        <w:t>, such as linearity, angularity, a grounded use of weight, and an internal geometry.</w:t>
      </w:r>
      <w:r w:rsidR="000A13B5" w:rsidRPr="00C742C1">
        <w:rPr>
          <w:rFonts w:ascii="Times New Roman" w:hAnsi="Times New Roman" w:cs="Times New Roman"/>
          <w:lang w:val="en-GB"/>
        </w:rPr>
        <w:t xml:space="preserve"> She founded </w:t>
      </w:r>
      <w:proofErr w:type="spellStart"/>
      <w:r w:rsidR="000A13B5" w:rsidRPr="00C742C1">
        <w:rPr>
          <w:rFonts w:ascii="Times New Roman" w:hAnsi="Times New Roman" w:cs="Times New Roman"/>
          <w:lang w:val="en-GB"/>
        </w:rPr>
        <w:t>Shobana</w:t>
      </w:r>
      <w:proofErr w:type="spellEnd"/>
      <w:r w:rsidR="000A13B5" w:rsidRPr="00C742C1">
        <w:rPr>
          <w:rFonts w:ascii="Times New Roman" w:hAnsi="Times New Roman" w:cs="Times New Roman"/>
          <w:lang w:val="en-GB"/>
        </w:rPr>
        <w:t xml:space="preserve"> </w:t>
      </w:r>
      <w:proofErr w:type="spellStart"/>
      <w:r w:rsidR="000A13B5" w:rsidRPr="00C742C1">
        <w:rPr>
          <w:rFonts w:ascii="Times New Roman" w:hAnsi="Times New Roman" w:cs="Times New Roman"/>
          <w:lang w:val="en-GB"/>
        </w:rPr>
        <w:t>Jeyasingh</w:t>
      </w:r>
      <w:proofErr w:type="spellEnd"/>
      <w:r w:rsidR="000A13B5" w:rsidRPr="00C742C1">
        <w:rPr>
          <w:rFonts w:ascii="Times New Roman" w:hAnsi="Times New Roman" w:cs="Times New Roman"/>
          <w:lang w:val="en-GB"/>
        </w:rPr>
        <w:t xml:space="preserve"> Dance in 1988 as a means of exploring and challenging such choreographic conventions with a company of dancers.</w:t>
      </w:r>
    </w:p>
    <w:p w14:paraId="01112464" w14:textId="77777777" w:rsidR="00AB7170" w:rsidRPr="00C742C1" w:rsidRDefault="00AB7170">
      <w:pPr>
        <w:rPr>
          <w:rFonts w:ascii="Times New Roman" w:hAnsi="Times New Roman" w:cs="Times New Roman"/>
          <w:lang w:val="en-GB"/>
        </w:rPr>
      </w:pPr>
    </w:p>
    <w:p w14:paraId="09ADC78E" w14:textId="77777777" w:rsidR="005E5C18" w:rsidRPr="00C742C1" w:rsidRDefault="0029555E">
      <w:pPr>
        <w:rPr>
          <w:rFonts w:ascii="Times New Roman" w:hAnsi="Times New Roman" w:cs="Times New Roman"/>
          <w:b/>
          <w:lang w:val="en-GB"/>
        </w:rPr>
      </w:pPr>
      <w:r w:rsidRPr="00C742C1">
        <w:rPr>
          <w:rFonts w:ascii="Times New Roman" w:hAnsi="Times New Roman" w:cs="Times New Roman"/>
          <w:b/>
          <w:lang w:val="en-GB"/>
        </w:rPr>
        <w:t>Contributions to Modernism</w:t>
      </w:r>
    </w:p>
    <w:p w14:paraId="6ACD410A" w14:textId="766493E0" w:rsidR="002D795F" w:rsidRPr="00C742C1" w:rsidRDefault="00EA3CB6">
      <w:pPr>
        <w:rPr>
          <w:rFonts w:ascii="Times New Roman" w:hAnsi="Times New Roman" w:cs="Times New Roman"/>
          <w:lang w:val="en-GB"/>
        </w:rPr>
      </w:pPr>
      <w:r w:rsidRPr="00C742C1">
        <w:rPr>
          <w:rFonts w:ascii="Times New Roman" w:hAnsi="Times New Roman" w:cs="Times New Roman"/>
          <w:lang w:val="en-GB"/>
        </w:rPr>
        <w:t xml:space="preserve">Like many modern choreographers, </w:t>
      </w:r>
      <w:proofErr w:type="spellStart"/>
      <w:r w:rsidRPr="00C742C1">
        <w:rPr>
          <w:rFonts w:ascii="Times New Roman" w:hAnsi="Times New Roman" w:cs="Times New Roman"/>
          <w:lang w:val="en-GB"/>
        </w:rPr>
        <w:t>Jeyasingh</w:t>
      </w:r>
      <w:proofErr w:type="spellEnd"/>
      <w:r w:rsidRPr="00C742C1">
        <w:rPr>
          <w:rFonts w:ascii="Times New Roman" w:hAnsi="Times New Roman" w:cs="Times New Roman"/>
          <w:lang w:val="en-GB"/>
        </w:rPr>
        <w:t xml:space="preserve"> began her exploration of new material by rejecting existing conventions and expectations. T</w:t>
      </w:r>
      <w:r w:rsidR="00047E4E" w:rsidRPr="00C742C1">
        <w:rPr>
          <w:rFonts w:ascii="Times New Roman" w:hAnsi="Times New Roman" w:cs="Times New Roman"/>
          <w:lang w:val="en-GB"/>
        </w:rPr>
        <w:t xml:space="preserve">hus, she </w:t>
      </w:r>
      <w:r w:rsidR="00A96CD8" w:rsidRPr="00C742C1">
        <w:rPr>
          <w:rFonts w:ascii="Times New Roman" w:hAnsi="Times New Roman" w:cs="Times New Roman"/>
          <w:lang w:val="en-GB"/>
        </w:rPr>
        <w:t xml:space="preserve">moved away </w:t>
      </w:r>
      <w:r w:rsidR="00A96CD8" w:rsidRPr="00C742C1">
        <w:rPr>
          <w:rFonts w:ascii="Times New Roman" w:hAnsi="Times New Roman" w:cs="Times New Roman"/>
          <w:lang w:val="en-GB"/>
        </w:rPr>
        <w:lastRenderedPageBreak/>
        <w:t xml:space="preserve">from </w:t>
      </w:r>
      <w:r w:rsidR="00047E4E" w:rsidRPr="00C742C1">
        <w:rPr>
          <w:rFonts w:ascii="Times New Roman" w:hAnsi="Times New Roman" w:cs="Times New Roman"/>
          <w:lang w:val="en-GB"/>
        </w:rPr>
        <w:t xml:space="preserve">literal, dramatic </w:t>
      </w:r>
      <w:r w:rsidR="00047E4E" w:rsidRPr="00C742C1">
        <w:rPr>
          <w:rFonts w:ascii="Times New Roman" w:hAnsi="Times New Roman" w:cs="Times New Roman"/>
          <w:lang w:val="en-GB"/>
        </w:rPr>
        <w:t xml:space="preserve">meaning and music as governing choreography. </w:t>
      </w:r>
      <w:r w:rsidR="000D2C03" w:rsidRPr="00C742C1">
        <w:rPr>
          <w:rFonts w:ascii="Times New Roman" w:hAnsi="Times New Roman" w:cs="Times New Roman"/>
          <w:lang w:val="en-GB"/>
        </w:rPr>
        <w:t xml:space="preserve">Her dancers </w:t>
      </w:r>
      <w:r w:rsidR="000D2C03" w:rsidRPr="00C742C1">
        <w:rPr>
          <w:rFonts w:ascii="Times New Roman" w:hAnsi="Times New Roman" w:cs="Times New Roman"/>
          <w:lang w:val="en-GB"/>
        </w:rPr>
        <w:t>do not direct</w:t>
      </w:r>
      <w:r w:rsidR="00E71529" w:rsidRPr="00C742C1">
        <w:rPr>
          <w:rFonts w:ascii="Times New Roman" w:hAnsi="Times New Roman" w:cs="Times New Roman"/>
          <w:lang w:val="en-GB"/>
        </w:rPr>
        <w:t>ly invoke emotional states nor</w:t>
      </w:r>
      <w:r w:rsidR="000D2C03" w:rsidRPr="00C742C1">
        <w:rPr>
          <w:rFonts w:ascii="Times New Roman" w:hAnsi="Times New Roman" w:cs="Times New Roman"/>
          <w:lang w:val="en-GB"/>
        </w:rPr>
        <w:t xml:space="preserve"> do they depict characters. </w:t>
      </w:r>
      <w:r w:rsidR="006B100D" w:rsidRPr="00C742C1">
        <w:rPr>
          <w:rFonts w:ascii="Times New Roman" w:hAnsi="Times New Roman" w:cs="Times New Roman"/>
          <w:lang w:val="en-GB"/>
        </w:rPr>
        <w:t xml:space="preserve">Although </w:t>
      </w:r>
      <w:proofErr w:type="spellStart"/>
      <w:r w:rsidR="006B100D" w:rsidRPr="00C742C1">
        <w:rPr>
          <w:rFonts w:ascii="Times New Roman" w:hAnsi="Times New Roman" w:cs="Times New Roman"/>
          <w:lang w:val="en-GB"/>
        </w:rPr>
        <w:t>Jeyasingh</w:t>
      </w:r>
      <w:proofErr w:type="spellEnd"/>
      <w:r w:rsidR="006B100D" w:rsidRPr="00C742C1">
        <w:rPr>
          <w:rFonts w:ascii="Times New Roman" w:hAnsi="Times New Roman" w:cs="Times New Roman"/>
          <w:lang w:val="en-GB"/>
        </w:rPr>
        <w:t xml:space="preserve"> sometimes works closely with composers, frequently her choreography creates a tension with the music, rather than following it or creating a framework </w:t>
      </w:r>
      <w:r w:rsidR="00227131" w:rsidRPr="00C742C1">
        <w:rPr>
          <w:rFonts w:ascii="Times New Roman" w:hAnsi="Times New Roman" w:cs="Times New Roman"/>
          <w:lang w:val="en-GB"/>
        </w:rPr>
        <w:t>to which the music then adheres</w:t>
      </w:r>
      <w:r w:rsidR="006B100D" w:rsidRPr="00C742C1">
        <w:rPr>
          <w:rFonts w:ascii="Times New Roman" w:hAnsi="Times New Roman" w:cs="Times New Roman"/>
          <w:lang w:val="en-GB"/>
        </w:rPr>
        <w:t xml:space="preserve">. </w:t>
      </w:r>
      <w:r w:rsidR="00D90430" w:rsidRPr="00C742C1">
        <w:rPr>
          <w:rFonts w:ascii="Times New Roman" w:hAnsi="Times New Roman" w:cs="Times New Roman"/>
          <w:lang w:val="en-GB"/>
        </w:rPr>
        <w:t xml:space="preserve">Throughout her choreographic career, she has focused on fragmenting the choreographic </w:t>
      </w:r>
      <w:r w:rsidR="00C11684" w:rsidRPr="00C742C1">
        <w:rPr>
          <w:rFonts w:ascii="Times New Roman" w:hAnsi="Times New Roman" w:cs="Times New Roman"/>
          <w:lang w:val="en-GB"/>
        </w:rPr>
        <w:t>layering</w:t>
      </w:r>
      <w:r w:rsidR="00D90430" w:rsidRPr="00C742C1">
        <w:rPr>
          <w:rFonts w:ascii="Times New Roman" w:hAnsi="Times New Roman" w:cs="Times New Roman"/>
          <w:lang w:val="en-GB"/>
        </w:rPr>
        <w:t xml:space="preserve"> of </w:t>
      </w:r>
      <w:r w:rsidR="00C11684" w:rsidRPr="00C742C1">
        <w:rPr>
          <w:rFonts w:ascii="Times New Roman" w:hAnsi="Times New Roman" w:cs="Times New Roman"/>
          <w:lang w:val="en-GB"/>
        </w:rPr>
        <w:t>solo</w:t>
      </w:r>
      <w:r w:rsidR="00D90430" w:rsidRPr="00C742C1">
        <w:rPr>
          <w:rFonts w:ascii="Times New Roman" w:hAnsi="Times New Roman" w:cs="Times New Roman"/>
          <w:lang w:val="en-GB"/>
        </w:rPr>
        <w:t xml:space="preserve"> </w:t>
      </w:r>
      <w:proofErr w:type="spellStart"/>
      <w:r w:rsidR="00D90430" w:rsidRPr="00C742C1">
        <w:rPr>
          <w:rFonts w:ascii="Times New Roman" w:hAnsi="Times New Roman" w:cs="Times New Roman"/>
          <w:lang w:val="en-GB"/>
        </w:rPr>
        <w:t>bharata</w:t>
      </w:r>
      <w:proofErr w:type="spellEnd"/>
      <w:r w:rsidR="00D90430" w:rsidRPr="00C742C1">
        <w:rPr>
          <w:rFonts w:ascii="Times New Roman" w:hAnsi="Times New Roman" w:cs="Times New Roman"/>
          <w:lang w:val="en-GB"/>
        </w:rPr>
        <w:t xml:space="preserve"> </w:t>
      </w:r>
      <w:proofErr w:type="spellStart"/>
      <w:r w:rsidR="00D90430" w:rsidRPr="00C742C1">
        <w:rPr>
          <w:rFonts w:ascii="Times New Roman" w:hAnsi="Times New Roman" w:cs="Times New Roman"/>
          <w:lang w:val="en-GB"/>
        </w:rPr>
        <w:t>natyam</w:t>
      </w:r>
      <w:proofErr w:type="spellEnd"/>
      <w:r w:rsidR="00D90430" w:rsidRPr="00C742C1">
        <w:rPr>
          <w:rFonts w:ascii="Times New Roman" w:hAnsi="Times New Roman" w:cs="Times New Roman"/>
          <w:lang w:val="en-GB"/>
        </w:rPr>
        <w:t xml:space="preserve">, </w:t>
      </w:r>
      <w:r w:rsidR="004D4501" w:rsidRPr="00C742C1">
        <w:rPr>
          <w:rFonts w:ascii="Times New Roman" w:hAnsi="Times New Roman" w:cs="Times New Roman"/>
          <w:lang w:val="en-GB"/>
        </w:rPr>
        <w:t xml:space="preserve">distributing its elements across a company of dancers. </w:t>
      </w:r>
      <w:r w:rsidR="000A13B5" w:rsidRPr="00C742C1">
        <w:rPr>
          <w:rFonts w:ascii="Times New Roman" w:hAnsi="Times New Roman" w:cs="Times New Roman"/>
          <w:lang w:val="en-GB"/>
        </w:rPr>
        <w:t xml:space="preserve">In early works such as </w:t>
      </w:r>
      <w:r w:rsidR="000A13B5" w:rsidRPr="00C742C1">
        <w:rPr>
          <w:rFonts w:ascii="Times New Roman" w:hAnsi="Times New Roman" w:cs="Times New Roman"/>
          <w:i/>
          <w:lang w:val="en-GB"/>
        </w:rPr>
        <w:t xml:space="preserve">Making of Maps </w:t>
      </w:r>
      <w:r w:rsidR="000A13B5" w:rsidRPr="00C742C1">
        <w:rPr>
          <w:rFonts w:ascii="Times New Roman" w:hAnsi="Times New Roman" w:cs="Times New Roman"/>
          <w:lang w:val="en-GB"/>
        </w:rPr>
        <w:t xml:space="preserve">(1992), her interest in delayering and fragmentation enable her </w:t>
      </w:r>
      <w:r w:rsidR="004D4501" w:rsidRPr="00C742C1">
        <w:rPr>
          <w:rFonts w:ascii="Times New Roman" w:hAnsi="Times New Roman" w:cs="Times New Roman"/>
          <w:lang w:val="en-GB"/>
        </w:rPr>
        <w:t>introduc</w:t>
      </w:r>
      <w:r w:rsidR="000A13B5" w:rsidRPr="00C742C1">
        <w:rPr>
          <w:rFonts w:ascii="Times New Roman" w:hAnsi="Times New Roman" w:cs="Times New Roman"/>
          <w:lang w:val="en-GB"/>
        </w:rPr>
        <w:t>tion of</w:t>
      </w:r>
      <w:r w:rsidR="004D4501" w:rsidRPr="00C742C1">
        <w:rPr>
          <w:rFonts w:ascii="Times New Roman" w:hAnsi="Times New Roman" w:cs="Times New Roman"/>
          <w:lang w:val="en-GB"/>
        </w:rPr>
        <w:t xml:space="preserve"> a degree of spatial complexity not present in the classical form</w:t>
      </w:r>
      <w:r w:rsidR="000A13B5" w:rsidRPr="00C742C1">
        <w:rPr>
          <w:rFonts w:ascii="Times New Roman" w:hAnsi="Times New Roman" w:cs="Times New Roman"/>
          <w:lang w:val="en-GB"/>
        </w:rPr>
        <w:t xml:space="preserve"> as she created</w:t>
      </w:r>
      <w:r w:rsidR="004D4501" w:rsidRPr="00C742C1">
        <w:rPr>
          <w:rFonts w:ascii="Times New Roman" w:hAnsi="Times New Roman" w:cs="Times New Roman"/>
          <w:lang w:val="en-GB"/>
        </w:rPr>
        <w:t xml:space="preserve"> dancers’ pathways that intersect, collide, and cross the stage in diagonals and circular patterns. </w:t>
      </w:r>
      <w:r w:rsidR="000A13B5" w:rsidRPr="00C742C1">
        <w:rPr>
          <w:rFonts w:ascii="Times New Roman" w:hAnsi="Times New Roman" w:cs="Times New Roman"/>
          <w:lang w:val="en-GB"/>
        </w:rPr>
        <w:t xml:space="preserve">In </w:t>
      </w:r>
      <w:r w:rsidR="000A13B5" w:rsidRPr="00C742C1">
        <w:rPr>
          <w:rFonts w:ascii="Times New Roman" w:hAnsi="Times New Roman" w:cs="Times New Roman"/>
          <w:i/>
          <w:lang w:val="en-GB"/>
        </w:rPr>
        <w:t xml:space="preserve">Romance… with Footnotes </w:t>
      </w:r>
      <w:r w:rsidR="000A13B5" w:rsidRPr="00C742C1">
        <w:rPr>
          <w:rFonts w:ascii="Times New Roman" w:hAnsi="Times New Roman" w:cs="Times New Roman"/>
          <w:lang w:val="en-GB"/>
        </w:rPr>
        <w:t>(1993), s</w:t>
      </w:r>
      <w:r w:rsidR="004D4501" w:rsidRPr="00C742C1">
        <w:rPr>
          <w:rFonts w:ascii="Times New Roman" w:hAnsi="Times New Roman" w:cs="Times New Roman"/>
          <w:lang w:val="en-GB"/>
        </w:rPr>
        <w:t xml:space="preserve">he also encourages her dancers off the vertical meridian into partnered work with one another and </w:t>
      </w:r>
      <w:r w:rsidR="009D0D2F" w:rsidRPr="00C742C1">
        <w:rPr>
          <w:rFonts w:ascii="Times New Roman" w:hAnsi="Times New Roman" w:cs="Times New Roman"/>
          <w:lang w:val="en-GB"/>
        </w:rPr>
        <w:t xml:space="preserve">into floor work. </w:t>
      </w:r>
      <w:r w:rsidR="000A13B5" w:rsidRPr="00C742C1">
        <w:rPr>
          <w:rFonts w:ascii="Times New Roman" w:hAnsi="Times New Roman" w:cs="Times New Roman"/>
          <w:lang w:val="en-GB"/>
        </w:rPr>
        <w:t xml:space="preserve">This piece also </w:t>
      </w:r>
      <w:r w:rsidR="00D05D24" w:rsidRPr="00C742C1">
        <w:rPr>
          <w:rFonts w:ascii="Times New Roman" w:hAnsi="Times New Roman" w:cs="Times New Roman"/>
          <w:lang w:val="en-GB"/>
        </w:rPr>
        <w:t xml:space="preserve">retains </w:t>
      </w:r>
      <w:proofErr w:type="spellStart"/>
      <w:r w:rsidR="00D05D24" w:rsidRPr="00C742C1">
        <w:rPr>
          <w:rFonts w:ascii="Times New Roman" w:hAnsi="Times New Roman" w:cs="Times New Roman"/>
          <w:lang w:val="en-GB"/>
        </w:rPr>
        <w:t>bharata</w:t>
      </w:r>
      <w:proofErr w:type="spellEnd"/>
      <w:r w:rsidR="00D05D24" w:rsidRPr="00C742C1">
        <w:rPr>
          <w:rFonts w:ascii="Times New Roman" w:hAnsi="Times New Roman" w:cs="Times New Roman"/>
          <w:lang w:val="en-GB"/>
        </w:rPr>
        <w:t xml:space="preserve"> </w:t>
      </w:r>
      <w:proofErr w:type="spellStart"/>
      <w:r w:rsidR="00D05D24" w:rsidRPr="00C742C1">
        <w:rPr>
          <w:rFonts w:ascii="Times New Roman" w:hAnsi="Times New Roman" w:cs="Times New Roman"/>
          <w:lang w:val="en-GB"/>
        </w:rPr>
        <w:t>natyam’s</w:t>
      </w:r>
      <w:proofErr w:type="spellEnd"/>
      <w:r w:rsidR="00D05D24" w:rsidRPr="00C742C1">
        <w:rPr>
          <w:rFonts w:ascii="Times New Roman" w:hAnsi="Times New Roman" w:cs="Times New Roman"/>
          <w:lang w:val="en-GB"/>
        </w:rPr>
        <w:t xml:space="preserve"> contrast between lyrical and dynamic choreography but amplifies this tension as dancers often spiral out into explo</w:t>
      </w:r>
      <w:r w:rsidR="00D05D24" w:rsidRPr="00C742C1">
        <w:rPr>
          <w:rFonts w:ascii="Times New Roman" w:hAnsi="Times New Roman" w:cs="Times New Roman"/>
          <w:lang w:val="en-GB"/>
        </w:rPr>
        <w:t xml:space="preserve">sive, frenetic phrases that contrast with methodical dreamlike sections.  </w:t>
      </w:r>
    </w:p>
    <w:p w14:paraId="5F4519A6" w14:textId="77777777" w:rsidR="002D795F" w:rsidRPr="00C742C1" w:rsidRDefault="002D795F">
      <w:pPr>
        <w:rPr>
          <w:rFonts w:ascii="Times New Roman" w:hAnsi="Times New Roman" w:cs="Times New Roman"/>
          <w:lang w:val="en-GB"/>
        </w:rPr>
      </w:pPr>
    </w:p>
    <w:p w14:paraId="78F5E505" w14:textId="46AD7BF7" w:rsidR="00A47650" w:rsidRPr="00C742C1" w:rsidRDefault="002D795F">
      <w:pPr>
        <w:rPr>
          <w:rFonts w:ascii="Times New Roman" w:hAnsi="Times New Roman" w:cs="Times New Roman"/>
          <w:lang w:val="en-GB"/>
        </w:rPr>
      </w:pPr>
      <w:r w:rsidRPr="00C742C1">
        <w:rPr>
          <w:rFonts w:ascii="Times New Roman" w:hAnsi="Times New Roman" w:cs="Times New Roman"/>
          <w:lang w:val="en-GB"/>
        </w:rPr>
        <w:t xml:space="preserve">In more recent work, </w:t>
      </w:r>
      <w:proofErr w:type="spellStart"/>
      <w:r w:rsidR="00AC6FF6" w:rsidRPr="00C742C1">
        <w:rPr>
          <w:rFonts w:ascii="Times New Roman" w:hAnsi="Times New Roman" w:cs="Times New Roman"/>
          <w:lang w:val="en-GB"/>
        </w:rPr>
        <w:t>Jeyasingh</w:t>
      </w:r>
      <w:proofErr w:type="spellEnd"/>
      <w:r w:rsidRPr="00C742C1">
        <w:rPr>
          <w:rFonts w:ascii="Times New Roman" w:hAnsi="Times New Roman" w:cs="Times New Roman"/>
          <w:lang w:val="en-GB"/>
        </w:rPr>
        <w:t xml:space="preserve"> has re-considered the question of dramatic meaning, deploying fragmented narratives, the play of images across dancing bodies, and characterizations that shift across a company of dancers. </w:t>
      </w:r>
      <w:r w:rsidR="00496680" w:rsidRPr="00C742C1">
        <w:rPr>
          <w:rFonts w:ascii="Times New Roman" w:hAnsi="Times New Roman" w:cs="Times New Roman"/>
          <w:lang w:val="en-GB"/>
        </w:rPr>
        <w:t xml:space="preserve">Perhaps because of </w:t>
      </w:r>
      <w:proofErr w:type="spellStart"/>
      <w:r w:rsidR="00496680" w:rsidRPr="00C742C1">
        <w:rPr>
          <w:rFonts w:ascii="Times New Roman" w:hAnsi="Times New Roman" w:cs="Times New Roman"/>
          <w:lang w:val="en-GB"/>
        </w:rPr>
        <w:t>Jeyasingh’s</w:t>
      </w:r>
      <w:proofErr w:type="spellEnd"/>
      <w:r w:rsidR="00496680" w:rsidRPr="00C742C1">
        <w:rPr>
          <w:rFonts w:ascii="Times New Roman" w:hAnsi="Times New Roman" w:cs="Times New Roman"/>
          <w:lang w:val="en-GB"/>
        </w:rPr>
        <w:t xml:space="preserve"> success with </w:t>
      </w:r>
      <w:r w:rsidR="00CA2CE5" w:rsidRPr="00C742C1">
        <w:rPr>
          <w:rFonts w:ascii="Times New Roman" w:hAnsi="Times New Roman" w:cs="Times New Roman"/>
          <w:lang w:val="en-GB"/>
        </w:rPr>
        <w:t xml:space="preserve">her </w:t>
      </w:r>
      <w:r w:rsidR="00496680" w:rsidRPr="00C742C1">
        <w:rPr>
          <w:rFonts w:ascii="Times New Roman" w:hAnsi="Times New Roman" w:cs="Times New Roman"/>
          <w:lang w:val="en-GB"/>
        </w:rPr>
        <w:t xml:space="preserve">early works, because of the presence of organizations such as </w:t>
      </w:r>
      <w:proofErr w:type="spellStart"/>
      <w:r w:rsidR="00496680" w:rsidRPr="00C742C1">
        <w:rPr>
          <w:rFonts w:ascii="Times New Roman" w:hAnsi="Times New Roman" w:cs="Times New Roman"/>
          <w:lang w:val="en-GB"/>
        </w:rPr>
        <w:t>Akademi</w:t>
      </w:r>
      <w:proofErr w:type="spellEnd"/>
      <w:r w:rsidR="00496680" w:rsidRPr="00C742C1">
        <w:rPr>
          <w:rFonts w:ascii="Times New Roman" w:hAnsi="Times New Roman" w:cs="Times New Roman"/>
          <w:lang w:val="en-GB"/>
        </w:rPr>
        <w:t xml:space="preserve">, a South Asian dance interest group, in the British dance sector, and because of the success of postmodern choreographer </w:t>
      </w:r>
      <w:proofErr w:type="spellStart"/>
      <w:r w:rsidR="00496680" w:rsidRPr="00C742C1">
        <w:rPr>
          <w:rFonts w:ascii="Times New Roman" w:hAnsi="Times New Roman" w:cs="Times New Roman"/>
          <w:lang w:val="en-GB"/>
        </w:rPr>
        <w:t>Akram</w:t>
      </w:r>
      <w:proofErr w:type="spellEnd"/>
      <w:r w:rsidR="00496680" w:rsidRPr="00C742C1">
        <w:rPr>
          <w:rFonts w:ascii="Times New Roman" w:hAnsi="Times New Roman" w:cs="Times New Roman"/>
          <w:lang w:val="en-GB"/>
        </w:rPr>
        <w:t xml:space="preserve"> Khan, UK viewers no longer so readily associate South Asian dance solely with narrative and expressivity. Options for reconsidering the relationship between choreography and emotion are now more open than they once were. </w:t>
      </w:r>
      <w:r w:rsidR="005B1C18" w:rsidRPr="00C742C1">
        <w:rPr>
          <w:rFonts w:ascii="Times New Roman" w:hAnsi="Times New Roman" w:cs="Times New Roman"/>
          <w:lang w:val="en-GB"/>
        </w:rPr>
        <w:t xml:space="preserve">Pieces such as </w:t>
      </w:r>
      <w:r w:rsidR="005B1C18" w:rsidRPr="00C742C1">
        <w:rPr>
          <w:rFonts w:ascii="Times New Roman" w:hAnsi="Times New Roman" w:cs="Times New Roman"/>
          <w:i/>
          <w:lang w:val="en-GB"/>
        </w:rPr>
        <w:t>Exit</w:t>
      </w:r>
      <w:r w:rsidR="00496680" w:rsidRPr="00C742C1">
        <w:rPr>
          <w:rFonts w:ascii="Times New Roman" w:hAnsi="Times New Roman" w:cs="Times New Roman"/>
          <w:i/>
          <w:lang w:val="en-GB"/>
        </w:rPr>
        <w:t xml:space="preserve"> </w:t>
      </w:r>
      <w:r w:rsidR="005B1C18" w:rsidRPr="00C742C1">
        <w:rPr>
          <w:rFonts w:ascii="Times New Roman" w:hAnsi="Times New Roman" w:cs="Times New Roman"/>
          <w:i/>
          <w:lang w:val="en-GB"/>
        </w:rPr>
        <w:t>No Exit</w:t>
      </w:r>
      <w:r w:rsidR="005B1C18" w:rsidRPr="00C742C1">
        <w:rPr>
          <w:rFonts w:ascii="Times New Roman" w:hAnsi="Times New Roman" w:cs="Times New Roman"/>
          <w:lang w:val="en-GB"/>
        </w:rPr>
        <w:t xml:space="preserve"> </w:t>
      </w:r>
      <w:r w:rsidR="00227131" w:rsidRPr="00C742C1">
        <w:rPr>
          <w:rFonts w:ascii="Times New Roman" w:hAnsi="Times New Roman" w:cs="Times New Roman"/>
          <w:lang w:val="en-GB"/>
        </w:rPr>
        <w:t xml:space="preserve">(2006) </w:t>
      </w:r>
      <w:r w:rsidR="005B1C18" w:rsidRPr="00C742C1">
        <w:rPr>
          <w:rFonts w:ascii="Times New Roman" w:hAnsi="Times New Roman" w:cs="Times New Roman"/>
          <w:lang w:val="en-GB"/>
        </w:rPr>
        <w:t xml:space="preserve">and </w:t>
      </w:r>
      <w:proofErr w:type="spellStart"/>
      <w:r w:rsidR="005B1C18" w:rsidRPr="00C742C1">
        <w:rPr>
          <w:rFonts w:ascii="Times New Roman" w:hAnsi="Times New Roman" w:cs="Times New Roman"/>
          <w:i/>
          <w:lang w:val="en-GB"/>
        </w:rPr>
        <w:t>Faultline</w:t>
      </w:r>
      <w:proofErr w:type="spellEnd"/>
      <w:r w:rsidR="005B1C18" w:rsidRPr="00C742C1">
        <w:rPr>
          <w:rFonts w:ascii="Times New Roman" w:hAnsi="Times New Roman" w:cs="Times New Roman"/>
          <w:lang w:val="en-GB"/>
        </w:rPr>
        <w:t xml:space="preserve"> </w:t>
      </w:r>
      <w:r w:rsidR="00227131" w:rsidRPr="00C742C1">
        <w:rPr>
          <w:rFonts w:ascii="Times New Roman" w:hAnsi="Times New Roman" w:cs="Times New Roman"/>
          <w:lang w:val="en-GB"/>
        </w:rPr>
        <w:t xml:space="preserve">(2007) </w:t>
      </w:r>
      <w:r w:rsidR="005B1C18" w:rsidRPr="00C742C1">
        <w:rPr>
          <w:rFonts w:ascii="Times New Roman" w:hAnsi="Times New Roman" w:cs="Times New Roman"/>
          <w:lang w:val="en-GB"/>
        </w:rPr>
        <w:t>reincorporate</w:t>
      </w:r>
      <w:r w:rsidR="00935DDE" w:rsidRPr="00C742C1">
        <w:rPr>
          <w:rFonts w:ascii="Times New Roman" w:hAnsi="Times New Roman" w:cs="Times New Roman"/>
          <w:lang w:val="en-GB"/>
        </w:rPr>
        <w:t xml:space="preserve"> expressivity into choreography, exploring</w:t>
      </w:r>
      <w:r w:rsidR="005B1C18" w:rsidRPr="00C742C1">
        <w:rPr>
          <w:rFonts w:ascii="Times New Roman" w:hAnsi="Times New Roman" w:cs="Times New Roman"/>
          <w:lang w:val="en-GB"/>
        </w:rPr>
        <w:t xml:space="preserve"> shifting relationships between individuals and groups. </w:t>
      </w:r>
    </w:p>
    <w:p w14:paraId="0C5FEA5B" w14:textId="77777777" w:rsidR="00A47650" w:rsidRPr="00C742C1" w:rsidRDefault="00A47650">
      <w:pPr>
        <w:rPr>
          <w:rFonts w:ascii="Times New Roman" w:hAnsi="Times New Roman" w:cs="Times New Roman"/>
          <w:lang w:val="en-GB"/>
        </w:rPr>
      </w:pPr>
    </w:p>
    <w:p w14:paraId="56AE4A26" w14:textId="087982E8" w:rsidR="00EA3CB6" w:rsidRPr="00C742C1" w:rsidRDefault="00A47650">
      <w:pPr>
        <w:rPr>
          <w:rFonts w:ascii="Times New Roman" w:hAnsi="Times New Roman" w:cs="Times New Roman"/>
          <w:lang w:val="en-GB"/>
        </w:rPr>
      </w:pPr>
      <w:r w:rsidRPr="00C742C1">
        <w:rPr>
          <w:rFonts w:ascii="Times New Roman" w:hAnsi="Times New Roman" w:cs="Times New Roman"/>
          <w:lang w:val="en-GB"/>
        </w:rPr>
        <w:t xml:space="preserve">Like a number of South Asian and South Asian diaspora modernists, </w:t>
      </w:r>
      <w:proofErr w:type="spellStart"/>
      <w:r w:rsidRPr="00C742C1">
        <w:rPr>
          <w:rFonts w:ascii="Times New Roman" w:hAnsi="Times New Roman" w:cs="Times New Roman"/>
          <w:lang w:val="en-GB"/>
        </w:rPr>
        <w:t>Jeyasingh</w:t>
      </w:r>
      <w:proofErr w:type="spellEnd"/>
      <w:r w:rsidRPr="00C742C1">
        <w:rPr>
          <w:rFonts w:ascii="Times New Roman" w:hAnsi="Times New Roman" w:cs="Times New Roman"/>
          <w:lang w:val="en-GB"/>
        </w:rPr>
        <w:t xml:space="preserve"> recognizes the unstable and contingent nature of the</w:t>
      </w:r>
      <w:r w:rsidR="007D6909" w:rsidRPr="00C742C1">
        <w:rPr>
          <w:rFonts w:ascii="Times New Roman" w:hAnsi="Times New Roman" w:cs="Times New Roman"/>
          <w:lang w:val="en-GB"/>
        </w:rPr>
        <w:t xml:space="preserve"> Indian classical forms. Whereas other choreographers, such as </w:t>
      </w:r>
      <w:proofErr w:type="spellStart"/>
      <w:r w:rsidR="007D6909" w:rsidRPr="00C742C1">
        <w:rPr>
          <w:rFonts w:ascii="Times New Roman" w:hAnsi="Times New Roman" w:cs="Times New Roman"/>
          <w:lang w:val="en-GB"/>
        </w:rPr>
        <w:t>Cha</w:t>
      </w:r>
      <w:r w:rsidR="001F0D9B" w:rsidRPr="00C742C1">
        <w:rPr>
          <w:rFonts w:ascii="Times New Roman" w:hAnsi="Times New Roman" w:cs="Times New Roman"/>
          <w:lang w:val="en-GB"/>
        </w:rPr>
        <w:t>ndralekha</w:t>
      </w:r>
      <w:proofErr w:type="spellEnd"/>
      <w:r w:rsidR="001F0D9B" w:rsidRPr="00C742C1">
        <w:rPr>
          <w:rFonts w:ascii="Times New Roman" w:hAnsi="Times New Roman" w:cs="Times New Roman"/>
          <w:lang w:val="en-GB"/>
        </w:rPr>
        <w:t xml:space="preserve"> and </w:t>
      </w:r>
      <w:proofErr w:type="spellStart"/>
      <w:r w:rsidR="001F0D9B" w:rsidRPr="00C742C1">
        <w:rPr>
          <w:rFonts w:ascii="Times New Roman" w:hAnsi="Times New Roman" w:cs="Times New Roman"/>
          <w:lang w:val="en-GB"/>
        </w:rPr>
        <w:t>Astad</w:t>
      </w:r>
      <w:proofErr w:type="spellEnd"/>
      <w:r w:rsidR="001F0D9B" w:rsidRPr="00C742C1">
        <w:rPr>
          <w:rFonts w:ascii="Times New Roman" w:hAnsi="Times New Roman" w:cs="Times New Roman"/>
          <w:lang w:val="en-GB"/>
        </w:rPr>
        <w:t xml:space="preserve"> </w:t>
      </w:r>
      <w:proofErr w:type="spellStart"/>
      <w:r w:rsidR="001F0D9B" w:rsidRPr="00C742C1">
        <w:rPr>
          <w:rFonts w:ascii="Times New Roman" w:hAnsi="Times New Roman" w:cs="Times New Roman"/>
          <w:lang w:val="en-GB"/>
        </w:rPr>
        <w:t>Deboo</w:t>
      </w:r>
      <w:proofErr w:type="spellEnd"/>
      <w:r w:rsidR="001F0D9B" w:rsidRPr="00C742C1">
        <w:rPr>
          <w:rFonts w:ascii="Times New Roman" w:hAnsi="Times New Roman" w:cs="Times New Roman"/>
          <w:lang w:val="en-GB"/>
        </w:rPr>
        <w:t>, seek</w:t>
      </w:r>
      <w:r w:rsidR="007D6909" w:rsidRPr="00C742C1">
        <w:rPr>
          <w:rFonts w:ascii="Times New Roman" w:hAnsi="Times New Roman" w:cs="Times New Roman"/>
          <w:lang w:val="en-GB"/>
        </w:rPr>
        <w:t xml:space="preserve"> an indigenous </w:t>
      </w:r>
      <w:r w:rsidR="001F0D9B" w:rsidRPr="00C742C1">
        <w:rPr>
          <w:rFonts w:ascii="Times New Roman" w:hAnsi="Times New Roman" w:cs="Times New Roman"/>
          <w:lang w:val="en-GB"/>
        </w:rPr>
        <w:t xml:space="preserve">Indian </w:t>
      </w:r>
      <w:r w:rsidR="007D6909" w:rsidRPr="00C742C1">
        <w:rPr>
          <w:rFonts w:ascii="Times New Roman" w:hAnsi="Times New Roman" w:cs="Times New Roman"/>
          <w:lang w:val="en-GB"/>
        </w:rPr>
        <w:t xml:space="preserve">modernism, </w:t>
      </w:r>
      <w:proofErr w:type="spellStart"/>
      <w:r w:rsidR="007D6909" w:rsidRPr="00C742C1">
        <w:rPr>
          <w:rFonts w:ascii="Times New Roman" w:hAnsi="Times New Roman" w:cs="Times New Roman"/>
          <w:lang w:val="en-GB"/>
        </w:rPr>
        <w:t>Jeyasingh</w:t>
      </w:r>
      <w:proofErr w:type="spellEnd"/>
      <w:r w:rsidR="007D6909" w:rsidRPr="00C742C1">
        <w:rPr>
          <w:rFonts w:ascii="Times New Roman" w:hAnsi="Times New Roman" w:cs="Times New Roman"/>
          <w:lang w:val="en-GB"/>
        </w:rPr>
        <w:t xml:space="preserve"> considers herself foremost a British choreographer and makes </w:t>
      </w:r>
      <w:r w:rsidR="00FE11BC" w:rsidRPr="00C742C1">
        <w:rPr>
          <w:rFonts w:ascii="Times New Roman" w:hAnsi="Times New Roman" w:cs="Times New Roman"/>
          <w:lang w:val="en-GB"/>
        </w:rPr>
        <w:t xml:space="preserve">overt </w:t>
      </w:r>
      <w:r w:rsidR="007D6909" w:rsidRPr="00C742C1">
        <w:rPr>
          <w:rFonts w:ascii="Times New Roman" w:hAnsi="Times New Roman" w:cs="Times New Roman"/>
          <w:lang w:val="en-GB"/>
        </w:rPr>
        <w:t xml:space="preserve">her investigation </w:t>
      </w:r>
      <w:r w:rsidR="007D6909" w:rsidRPr="00C742C1">
        <w:rPr>
          <w:rFonts w:ascii="Times New Roman" w:hAnsi="Times New Roman" w:cs="Times New Roman"/>
          <w:lang w:val="en-GB"/>
        </w:rPr>
        <w:t xml:space="preserve">of </w:t>
      </w:r>
      <w:r w:rsidR="001F0D9B" w:rsidRPr="00C742C1">
        <w:rPr>
          <w:rFonts w:ascii="Times New Roman" w:hAnsi="Times New Roman" w:cs="Times New Roman"/>
          <w:lang w:val="en-GB"/>
        </w:rPr>
        <w:t xml:space="preserve">both </w:t>
      </w:r>
      <w:r w:rsidR="005703FB" w:rsidRPr="00C742C1">
        <w:rPr>
          <w:rFonts w:ascii="Times New Roman" w:hAnsi="Times New Roman" w:cs="Times New Roman"/>
          <w:lang w:val="en-GB"/>
        </w:rPr>
        <w:t xml:space="preserve">British and </w:t>
      </w:r>
      <w:r w:rsidR="001F0D9B" w:rsidRPr="00C742C1">
        <w:rPr>
          <w:rFonts w:ascii="Times New Roman" w:hAnsi="Times New Roman" w:cs="Times New Roman"/>
          <w:lang w:val="en-GB"/>
        </w:rPr>
        <w:t>India</w:t>
      </w:r>
      <w:r w:rsidR="00FE11BC" w:rsidRPr="00C742C1">
        <w:rPr>
          <w:rFonts w:ascii="Times New Roman" w:hAnsi="Times New Roman" w:cs="Times New Roman"/>
          <w:lang w:val="en-GB"/>
        </w:rPr>
        <w:t>n</w:t>
      </w:r>
      <w:r w:rsidR="005703FB" w:rsidRPr="00C742C1">
        <w:rPr>
          <w:rFonts w:ascii="Times New Roman" w:hAnsi="Times New Roman" w:cs="Times New Roman"/>
          <w:lang w:val="en-GB"/>
        </w:rPr>
        <w:t xml:space="preserve"> m</w:t>
      </w:r>
      <w:r w:rsidR="007D6909" w:rsidRPr="00C742C1">
        <w:rPr>
          <w:rFonts w:ascii="Times New Roman" w:hAnsi="Times New Roman" w:cs="Times New Roman"/>
          <w:lang w:val="en-GB"/>
        </w:rPr>
        <w:t>odernist and postmodern aesthetics. Her later work hinges upon choreographic strategies such as fragmentation, interruption, the explicit quotation of classical forms</w:t>
      </w:r>
      <w:r w:rsidR="00CA2CE5" w:rsidRPr="00C742C1">
        <w:rPr>
          <w:rFonts w:ascii="Times New Roman" w:hAnsi="Times New Roman" w:cs="Times New Roman"/>
          <w:lang w:val="en-GB"/>
        </w:rPr>
        <w:t>,</w:t>
      </w:r>
      <w:r w:rsidR="00EF6747" w:rsidRPr="00C742C1">
        <w:rPr>
          <w:rFonts w:ascii="Times New Roman" w:hAnsi="Times New Roman" w:cs="Times New Roman"/>
          <w:lang w:val="en-GB"/>
        </w:rPr>
        <w:t xml:space="preserve"> and </w:t>
      </w:r>
      <w:r w:rsidR="00EF6747" w:rsidRPr="00C742C1">
        <w:rPr>
          <w:rFonts w:ascii="Times New Roman" w:hAnsi="Times New Roman" w:cs="Times New Roman"/>
          <w:lang w:val="en-GB"/>
        </w:rPr>
        <w:t>an investigation into the elusive nature of history and identity</w:t>
      </w:r>
      <w:r w:rsidR="007D6909" w:rsidRPr="00C742C1">
        <w:rPr>
          <w:rFonts w:ascii="Times New Roman" w:hAnsi="Times New Roman" w:cs="Times New Roman"/>
          <w:lang w:val="en-GB"/>
        </w:rPr>
        <w:t xml:space="preserve">.  </w:t>
      </w:r>
    </w:p>
    <w:p w14:paraId="775F6A45" w14:textId="77777777" w:rsidR="005E5C18" w:rsidRPr="00C742C1" w:rsidRDefault="005E5C18">
      <w:pPr>
        <w:rPr>
          <w:rFonts w:ascii="Times New Roman" w:hAnsi="Times New Roman" w:cs="Times New Roman"/>
          <w:lang w:val="en-GB"/>
        </w:rPr>
      </w:pPr>
    </w:p>
    <w:p w14:paraId="227CCA6F" w14:textId="77777777" w:rsidR="005E5C18" w:rsidRPr="00C742C1" w:rsidRDefault="0029555E">
      <w:pPr>
        <w:rPr>
          <w:rFonts w:ascii="Times New Roman" w:hAnsi="Times New Roman" w:cs="Times New Roman"/>
          <w:b/>
          <w:lang w:val="en-GB"/>
        </w:rPr>
      </w:pPr>
      <w:r w:rsidRPr="00C742C1">
        <w:rPr>
          <w:rFonts w:ascii="Times New Roman" w:hAnsi="Times New Roman" w:cs="Times New Roman"/>
          <w:b/>
          <w:lang w:val="en-GB"/>
        </w:rPr>
        <w:t>Legacy</w:t>
      </w:r>
    </w:p>
    <w:p w14:paraId="286ED76C" w14:textId="035929BF" w:rsidR="006C06A8" w:rsidRPr="00C742C1" w:rsidRDefault="005E5C18">
      <w:pPr>
        <w:rPr>
          <w:rFonts w:ascii="Times New Roman" w:hAnsi="Times New Roman" w:cs="Times New Roman"/>
          <w:lang w:val="en-GB"/>
        </w:rPr>
      </w:pPr>
      <w:r w:rsidRPr="00C742C1">
        <w:rPr>
          <w:rFonts w:ascii="Times New Roman" w:hAnsi="Times New Roman" w:cs="Times New Roman"/>
          <w:lang w:val="en-GB"/>
        </w:rPr>
        <w:t xml:space="preserve">Together with </w:t>
      </w:r>
      <w:r w:rsidR="00EB1874" w:rsidRPr="00C742C1">
        <w:rPr>
          <w:rFonts w:ascii="Times New Roman" w:hAnsi="Times New Roman" w:cs="Times New Roman"/>
          <w:lang w:val="en-GB"/>
        </w:rPr>
        <w:t>organis</w:t>
      </w:r>
      <w:r w:rsidRPr="00C742C1">
        <w:rPr>
          <w:rFonts w:ascii="Times New Roman" w:hAnsi="Times New Roman" w:cs="Times New Roman"/>
          <w:lang w:val="en-GB"/>
        </w:rPr>
        <w:t xml:space="preserve">ations such as </w:t>
      </w:r>
      <w:proofErr w:type="spellStart"/>
      <w:r w:rsidR="00EB1874" w:rsidRPr="00C742C1">
        <w:rPr>
          <w:rFonts w:ascii="Times New Roman" w:hAnsi="Times New Roman" w:cs="Times New Roman"/>
          <w:lang w:val="en-GB"/>
        </w:rPr>
        <w:t>Akademi</w:t>
      </w:r>
      <w:proofErr w:type="spellEnd"/>
      <w:r w:rsidR="00EB1874" w:rsidRPr="00C742C1">
        <w:rPr>
          <w:rFonts w:ascii="Times New Roman" w:hAnsi="Times New Roman" w:cs="Times New Roman"/>
          <w:lang w:val="en-GB"/>
        </w:rPr>
        <w:t xml:space="preserve"> and </w:t>
      </w:r>
      <w:proofErr w:type="spellStart"/>
      <w:r w:rsidR="00EB1874" w:rsidRPr="00C742C1">
        <w:rPr>
          <w:rFonts w:ascii="Times New Roman" w:hAnsi="Times New Roman" w:cs="Times New Roman"/>
          <w:lang w:val="en-GB"/>
        </w:rPr>
        <w:t>Sampad</w:t>
      </w:r>
      <w:proofErr w:type="spellEnd"/>
      <w:r w:rsidR="00EB1874" w:rsidRPr="00C742C1">
        <w:rPr>
          <w:rFonts w:ascii="Times New Roman" w:hAnsi="Times New Roman" w:cs="Times New Roman"/>
          <w:lang w:val="en-GB"/>
        </w:rPr>
        <w:t xml:space="preserve">, </w:t>
      </w:r>
      <w:proofErr w:type="spellStart"/>
      <w:r w:rsidR="00EB1874" w:rsidRPr="00C742C1">
        <w:rPr>
          <w:rFonts w:ascii="Times New Roman" w:hAnsi="Times New Roman" w:cs="Times New Roman"/>
          <w:lang w:val="en-GB"/>
        </w:rPr>
        <w:t>Jeyasingh</w:t>
      </w:r>
      <w:proofErr w:type="spellEnd"/>
      <w:r w:rsidR="00EB1874" w:rsidRPr="00C742C1">
        <w:rPr>
          <w:rFonts w:ascii="Times New Roman" w:hAnsi="Times New Roman" w:cs="Times New Roman"/>
          <w:lang w:val="en-GB"/>
        </w:rPr>
        <w:t xml:space="preserve"> helped create the </w:t>
      </w:r>
      <w:r w:rsidR="00CD4133" w:rsidRPr="00C742C1">
        <w:rPr>
          <w:rFonts w:ascii="Times New Roman" w:hAnsi="Times New Roman" w:cs="Times New Roman"/>
          <w:lang w:val="en-GB"/>
        </w:rPr>
        <w:t>field</w:t>
      </w:r>
      <w:r w:rsidR="00EB1874" w:rsidRPr="00C742C1">
        <w:rPr>
          <w:rFonts w:ascii="Times New Roman" w:hAnsi="Times New Roman" w:cs="Times New Roman"/>
          <w:lang w:val="en-GB"/>
        </w:rPr>
        <w:t xml:space="preserve"> of South Asian dance in Britain, now a vital are</w:t>
      </w:r>
      <w:r w:rsidR="00C11684" w:rsidRPr="00C742C1">
        <w:rPr>
          <w:rFonts w:ascii="Times New Roman" w:hAnsi="Times New Roman" w:cs="Times New Roman"/>
          <w:lang w:val="en-GB"/>
        </w:rPr>
        <w:t>n</w:t>
      </w:r>
      <w:r w:rsidR="00EB1874" w:rsidRPr="00C742C1">
        <w:rPr>
          <w:rFonts w:ascii="Times New Roman" w:hAnsi="Times New Roman" w:cs="Times New Roman"/>
          <w:lang w:val="en-GB"/>
        </w:rPr>
        <w:t xml:space="preserve">a of </w:t>
      </w:r>
      <w:r w:rsidR="00C11684" w:rsidRPr="00C742C1">
        <w:rPr>
          <w:rFonts w:ascii="Times New Roman" w:hAnsi="Times New Roman" w:cs="Times New Roman"/>
          <w:lang w:val="en-GB"/>
        </w:rPr>
        <w:t xml:space="preserve">choreographic </w:t>
      </w:r>
      <w:r w:rsidR="00EB1874" w:rsidRPr="00C742C1">
        <w:rPr>
          <w:rFonts w:ascii="Times New Roman" w:hAnsi="Times New Roman" w:cs="Times New Roman"/>
          <w:lang w:val="en-GB"/>
        </w:rPr>
        <w:t xml:space="preserve">exploration. </w:t>
      </w:r>
      <w:r w:rsidR="00CA2CE5" w:rsidRPr="00C742C1">
        <w:rPr>
          <w:rFonts w:ascii="Times New Roman" w:hAnsi="Times New Roman" w:cs="Times New Roman"/>
          <w:lang w:val="en-GB"/>
        </w:rPr>
        <w:t xml:space="preserve"> </w:t>
      </w:r>
      <w:r w:rsidR="006C06A8" w:rsidRPr="00C742C1">
        <w:rPr>
          <w:rFonts w:ascii="Times New Roman" w:hAnsi="Times New Roman" w:cs="Times New Roman"/>
          <w:lang w:val="en-GB"/>
        </w:rPr>
        <w:t>I</w:t>
      </w:r>
      <w:r w:rsidR="00C11684" w:rsidRPr="00C742C1">
        <w:rPr>
          <w:rFonts w:ascii="Times New Roman" w:hAnsi="Times New Roman" w:cs="Times New Roman"/>
          <w:lang w:val="en-GB"/>
        </w:rPr>
        <w:t>mportant</w:t>
      </w:r>
      <w:r w:rsidR="00CA2CE5" w:rsidRPr="00C742C1">
        <w:rPr>
          <w:rFonts w:ascii="Times New Roman" w:hAnsi="Times New Roman" w:cs="Times New Roman"/>
          <w:lang w:val="en-GB"/>
        </w:rPr>
        <w:t xml:space="preserve"> </w:t>
      </w:r>
      <w:r w:rsidR="005703FB" w:rsidRPr="00C742C1">
        <w:rPr>
          <w:rFonts w:ascii="Times New Roman" w:hAnsi="Times New Roman" w:cs="Times New Roman"/>
          <w:lang w:val="en-GB"/>
        </w:rPr>
        <w:t xml:space="preserve">emerging choreographers—such </w:t>
      </w:r>
      <w:r w:rsidR="006C06A8" w:rsidRPr="00C742C1">
        <w:rPr>
          <w:rFonts w:ascii="Times New Roman" w:hAnsi="Times New Roman" w:cs="Times New Roman"/>
          <w:lang w:val="en-GB"/>
        </w:rPr>
        <w:t xml:space="preserve">as Natasha </w:t>
      </w:r>
      <w:proofErr w:type="spellStart"/>
      <w:r w:rsidR="006C06A8" w:rsidRPr="00C742C1">
        <w:rPr>
          <w:rFonts w:ascii="Times New Roman" w:hAnsi="Times New Roman" w:cs="Times New Roman"/>
          <w:lang w:val="en-GB"/>
        </w:rPr>
        <w:t>Bakht</w:t>
      </w:r>
      <w:proofErr w:type="spellEnd"/>
      <w:r w:rsidR="006C06A8" w:rsidRPr="00C742C1">
        <w:rPr>
          <w:rFonts w:ascii="Times New Roman" w:hAnsi="Times New Roman" w:cs="Times New Roman"/>
          <w:lang w:val="en-GB"/>
        </w:rPr>
        <w:t xml:space="preserve">, </w:t>
      </w:r>
      <w:proofErr w:type="spellStart"/>
      <w:r w:rsidR="006C06A8" w:rsidRPr="00C742C1">
        <w:rPr>
          <w:rFonts w:ascii="Times New Roman" w:hAnsi="Times New Roman" w:cs="Times New Roman"/>
          <w:lang w:val="en-GB"/>
        </w:rPr>
        <w:t>Mavin</w:t>
      </w:r>
      <w:proofErr w:type="spellEnd"/>
      <w:r w:rsidR="006C06A8" w:rsidRPr="00C742C1">
        <w:rPr>
          <w:rFonts w:ascii="Times New Roman" w:hAnsi="Times New Roman" w:cs="Times New Roman"/>
          <w:lang w:val="en-GB"/>
        </w:rPr>
        <w:t xml:space="preserve"> </w:t>
      </w:r>
      <w:proofErr w:type="spellStart"/>
      <w:r w:rsidR="006C06A8" w:rsidRPr="00C742C1">
        <w:rPr>
          <w:rFonts w:ascii="Times New Roman" w:hAnsi="Times New Roman" w:cs="Times New Roman"/>
          <w:lang w:val="en-GB"/>
        </w:rPr>
        <w:t>Khoo</w:t>
      </w:r>
      <w:proofErr w:type="spellEnd"/>
      <w:r w:rsidR="006C06A8" w:rsidRPr="00C742C1">
        <w:rPr>
          <w:rFonts w:ascii="Times New Roman" w:hAnsi="Times New Roman" w:cs="Times New Roman"/>
          <w:lang w:val="en-GB"/>
        </w:rPr>
        <w:t xml:space="preserve">, and </w:t>
      </w:r>
      <w:proofErr w:type="spellStart"/>
      <w:r w:rsidR="006C06A8" w:rsidRPr="00C742C1">
        <w:rPr>
          <w:rFonts w:ascii="Times New Roman" w:hAnsi="Times New Roman" w:cs="Times New Roman"/>
          <w:lang w:val="en-GB"/>
        </w:rPr>
        <w:t>Jiva</w:t>
      </w:r>
      <w:proofErr w:type="spellEnd"/>
      <w:r w:rsidR="006C06A8" w:rsidRPr="00C742C1">
        <w:rPr>
          <w:rFonts w:ascii="Times New Roman" w:hAnsi="Times New Roman" w:cs="Times New Roman"/>
          <w:lang w:val="en-GB"/>
        </w:rPr>
        <w:t xml:space="preserve"> </w:t>
      </w:r>
      <w:proofErr w:type="spellStart"/>
      <w:r w:rsidR="006C06A8" w:rsidRPr="00C742C1">
        <w:rPr>
          <w:rFonts w:ascii="Times New Roman" w:hAnsi="Times New Roman" w:cs="Times New Roman"/>
          <w:lang w:val="en-GB"/>
        </w:rPr>
        <w:t>Parthipan</w:t>
      </w:r>
      <w:proofErr w:type="spellEnd"/>
      <w:r w:rsidR="005703FB" w:rsidRPr="00C742C1">
        <w:rPr>
          <w:rFonts w:ascii="Times New Roman" w:hAnsi="Times New Roman" w:cs="Times New Roman"/>
          <w:lang w:val="en-GB"/>
        </w:rPr>
        <w:t xml:space="preserve">—danced </w:t>
      </w:r>
      <w:r w:rsidR="006C06A8" w:rsidRPr="00C742C1">
        <w:rPr>
          <w:rFonts w:ascii="Times New Roman" w:hAnsi="Times New Roman" w:cs="Times New Roman"/>
          <w:lang w:val="en-GB"/>
        </w:rPr>
        <w:t xml:space="preserve">in her company. </w:t>
      </w:r>
      <w:r w:rsidR="001F0D9B" w:rsidRPr="00C742C1">
        <w:rPr>
          <w:rFonts w:ascii="Times New Roman" w:hAnsi="Times New Roman" w:cs="Times New Roman"/>
          <w:lang w:val="en-GB"/>
        </w:rPr>
        <w:t>Similarly</w:t>
      </w:r>
      <w:r w:rsidR="00CA2CE5" w:rsidRPr="00C742C1">
        <w:rPr>
          <w:rFonts w:ascii="Times New Roman" w:hAnsi="Times New Roman" w:cs="Times New Roman"/>
          <w:lang w:val="en-GB"/>
        </w:rPr>
        <w:t>,</w:t>
      </w:r>
      <w:r w:rsidR="001F0D9B" w:rsidRPr="00C742C1">
        <w:rPr>
          <w:rFonts w:ascii="Times New Roman" w:hAnsi="Times New Roman" w:cs="Times New Roman"/>
          <w:lang w:val="en-GB"/>
        </w:rPr>
        <w:t xml:space="preserve"> postmodern British Asian choreographers like </w:t>
      </w:r>
      <w:proofErr w:type="spellStart"/>
      <w:r w:rsidR="001F0D9B" w:rsidRPr="00C742C1">
        <w:rPr>
          <w:rFonts w:ascii="Times New Roman" w:hAnsi="Times New Roman" w:cs="Times New Roman"/>
          <w:lang w:val="en-GB"/>
        </w:rPr>
        <w:t>Akram</w:t>
      </w:r>
      <w:proofErr w:type="spellEnd"/>
      <w:r w:rsidR="001F0D9B" w:rsidRPr="00C742C1">
        <w:rPr>
          <w:rFonts w:ascii="Times New Roman" w:hAnsi="Times New Roman" w:cs="Times New Roman"/>
          <w:lang w:val="en-GB"/>
        </w:rPr>
        <w:t xml:space="preserve"> Khan owe much to </w:t>
      </w:r>
      <w:proofErr w:type="spellStart"/>
      <w:r w:rsidR="001F0D9B" w:rsidRPr="00C742C1">
        <w:rPr>
          <w:rFonts w:ascii="Times New Roman" w:hAnsi="Times New Roman" w:cs="Times New Roman"/>
          <w:lang w:val="en-GB"/>
        </w:rPr>
        <w:t>Jeyasingh’s</w:t>
      </w:r>
      <w:proofErr w:type="spellEnd"/>
      <w:r w:rsidR="001F0D9B" w:rsidRPr="00C742C1">
        <w:rPr>
          <w:rFonts w:ascii="Times New Roman" w:hAnsi="Times New Roman" w:cs="Times New Roman"/>
          <w:lang w:val="en-GB"/>
        </w:rPr>
        <w:t xml:space="preserve"> groundbreaking </w:t>
      </w:r>
      <w:r w:rsidR="001F0D9B" w:rsidRPr="00C742C1">
        <w:rPr>
          <w:rFonts w:ascii="Times New Roman" w:hAnsi="Times New Roman" w:cs="Times New Roman"/>
          <w:lang w:val="en-GB"/>
        </w:rPr>
        <w:t xml:space="preserve">experiments. </w:t>
      </w:r>
      <w:r w:rsidR="00C11684" w:rsidRPr="00C742C1">
        <w:rPr>
          <w:rFonts w:ascii="Times New Roman" w:hAnsi="Times New Roman" w:cs="Times New Roman"/>
          <w:lang w:val="en-GB"/>
        </w:rPr>
        <w:t>Her</w:t>
      </w:r>
      <w:r w:rsidR="001F0D9B" w:rsidRPr="00C742C1">
        <w:rPr>
          <w:rFonts w:ascii="Times New Roman" w:hAnsi="Times New Roman" w:cs="Times New Roman"/>
          <w:lang w:val="en-GB"/>
        </w:rPr>
        <w:t xml:space="preserve"> company has changed the British contemporary dance milieu, challenging associations of modernism with whiteness/</w:t>
      </w:r>
      <w:proofErr w:type="spellStart"/>
      <w:r w:rsidR="001F0D9B" w:rsidRPr="00C742C1">
        <w:rPr>
          <w:rFonts w:ascii="Times New Roman" w:hAnsi="Times New Roman" w:cs="Times New Roman"/>
          <w:lang w:val="en-GB"/>
        </w:rPr>
        <w:t>Britishness</w:t>
      </w:r>
      <w:proofErr w:type="spellEnd"/>
      <w:r w:rsidR="001F0D9B" w:rsidRPr="00C742C1">
        <w:rPr>
          <w:rFonts w:ascii="Times New Roman" w:hAnsi="Times New Roman" w:cs="Times New Roman"/>
          <w:lang w:val="en-GB"/>
        </w:rPr>
        <w:t xml:space="preserve">, and </w:t>
      </w:r>
      <w:r w:rsidR="00A93B04" w:rsidRPr="00C742C1">
        <w:rPr>
          <w:rFonts w:ascii="Times New Roman" w:hAnsi="Times New Roman" w:cs="Times New Roman"/>
          <w:lang w:val="en-GB"/>
        </w:rPr>
        <w:t xml:space="preserve">reminding a </w:t>
      </w:r>
      <w:r w:rsidR="00A93B04" w:rsidRPr="00C742C1">
        <w:rPr>
          <w:rFonts w:ascii="Times New Roman" w:hAnsi="Times New Roman" w:cs="Times New Roman"/>
          <w:lang w:val="en-GB"/>
        </w:rPr>
        <w:lastRenderedPageBreak/>
        <w:t xml:space="preserve">British dance public that modern aesthetics run throughout a number of forms, including postcolonial ones. </w:t>
      </w:r>
      <w:r w:rsidR="001F0D9B" w:rsidRPr="00C742C1">
        <w:rPr>
          <w:rFonts w:ascii="Times New Roman" w:hAnsi="Times New Roman" w:cs="Times New Roman"/>
          <w:lang w:val="en-GB"/>
        </w:rPr>
        <w:t xml:space="preserve"> </w:t>
      </w:r>
    </w:p>
    <w:p w14:paraId="487C1262" w14:textId="77777777" w:rsidR="00CA2CE5" w:rsidRPr="00C742C1" w:rsidRDefault="00CA2CE5">
      <w:pPr>
        <w:rPr>
          <w:rFonts w:ascii="Times New Roman" w:hAnsi="Times New Roman" w:cs="Times New Roman"/>
          <w:lang w:val="en-GB"/>
        </w:rPr>
      </w:pPr>
    </w:p>
    <w:p w14:paraId="7DA9AAE1" w14:textId="0DA0C4F3" w:rsidR="00CA2CE5" w:rsidRPr="00C742C1" w:rsidRDefault="00CA2CE5">
      <w:pPr>
        <w:rPr>
          <w:rFonts w:ascii="Times New Roman" w:hAnsi="Times New Roman" w:cs="Times New Roman"/>
          <w:lang w:val="en-GB"/>
        </w:rPr>
      </w:pPr>
      <w:proofErr w:type="spellStart"/>
      <w:r w:rsidRPr="00C742C1">
        <w:rPr>
          <w:rFonts w:ascii="Times New Roman" w:hAnsi="Times New Roman" w:cs="Times New Roman"/>
          <w:lang w:val="en-GB"/>
        </w:rPr>
        <w:t>Jeyasingh’s</w:t>
      </w:r>
      <w:proofErr w:type="spellEnd"/>
      <w:r w:rsidRPr="00C742C1">
        <w:rPr>
          <w:rFonts w:ascii="Times New Roman" w:hAnsi="Times New Roman" w:cs="Times New Roman"/>
          <w:lang w:val="en-GB"/>
        </w:rPr>
        <w:t xml:space="preserve"> company has toured primarily in Britain, although the company toured India for the first time in 2010. </w:t>
      </w:r>
      <w:proofErr w:type="spellStart"/>
      <w:r w:rsidR="00540A3A" w:rsidRPr="00C742C1">
        <w:rPr>
          <w:rFonts w:ascii="Times New Roman" w:hAnsi="Times New Roman" w:cs="Times New Roman"/>
        </w:rPr>
        <w:t>Jeyasingh</w:t>
      </w:r>
      <w:proofErr w:type="spellEnd"/>
      <w:r w:rsidR="00540A3A" w:rsidRPr="00C742C1">
        <w:rPr>
          <w:rFonts w:ascii="Times New Roman" w:hAnsi="Times New Roman" w:cs="Times New Roman"/>
        </w:rPr>
        <w:t xml:space="preserve">, however, is resistant to the idea that her work is Indian and thus should automatically be of interest in India. </w:t>
      </w:r>
      <w:r w:rsidRPr="00C742C1">
        <w:rPr>
          <w:rFonts w:ascii="Times New Roman" w:hAnsi="Times New Roman" w:cs="Times New Roman"/>
          <w:lang w:val="en-GB"/>
        </w:rPr>
        <w:t xml:space="preserve">She also has received international commissions from arts organizations in Venice, </w:t>
      </w:r>
      <w:r w:rsidR="008A24EF" w:rsidRPr="00C742C1">
        <w:rPr>
          <w:rFonts w:ascii="Times New Roman" w:hAnsi="Times New Roman" w:cs="Times New Roman"/>
          <w:lang w:val="en-GB"/>
        </w:rPr>
        <w:t xml:space="preserve">Toronto, </w:t>
      </w:r>
      <w:r w:rsidR="001E5808" w:rsidRPr="00C742C1">
        <w:rPr>
          <w:rFonts w:ascii="Times New Roman" w:hAnsi="Times New Roman" w:cs="Times New Roman"/>
          <w:lang w:val="en-GB"/>
        </w:rPr>
        <w:t>Hong Kong,</w:t>
      </w:r>
      <w:r w:rsidRPr="00C742C1">
        <w:rPr>
          <w:rFonts w:ascii="Times New Roman" w:hAnsi="Times New Roman" w:cs="Times New Roman"/>
          <w:lang w:val="en-GB"/>
        </w:rPr>
        <w:t xml:space="preserve"> and Beijing.</w:t>
      </w:r>
      <w:r w:rsidRPr="00C742C1">
        <w:rPr>
          <w:rFonts w:ascii="Times New Roman" w:hAnsi="Times New Roman" w:cs="Times New Roman"/>
        </w:rPr>
        <w:t xml:space="preserve"> She sees her choreography as British and</w:t>
      </w:r>
      <w:r w:rsidR="008A24EF" w:rsidRPr="00C742C1">
        <w:rPr>
          <w:rFonts w:ascii="Times New Roman" w:hAnsi="Times New Roman" w:cs="Times New Roman"/>
        </w:rPr>
        <w:t>,</w:t>
      </w:r>
      <w:r w:rsidRPr="00C742C1">
        <w:rPr>
          <w:rFonts w:ascii="Times New Roman" w:hAnsi="Times New Roman" w:cs="Times New Roman"/>
        </w:rPr>
        <w:t xml:space="preserve"> </w:t>
      </w:r>
      <w:r w:rsidR="008A24EF" w:rsidRPr="00C742C1">
        <w:rPr>
          <w:rFonts w:ascii="Times New Roman" w:hAnsi="Times New Roman" w:cs="Times New Roman"/>
        </w:rPr>
        <w:t>yet</w:t>
      </w:r>
      <w:r w:rsidRPr="00C742C1">
        <w:rPr>
          <w:rFonts w:ascii="Times New Roman" w:hAnsi="Times New Roman" w:cs="Times New Roman"/>
        </w:rPr>
        <w:t xml:space="preserve">, as resolutely global. In this way, her work participates in the globalization of contemporary dance in the late twentieth and early twenty-first centuries. </w:t>
      </w:r>
    </w:p>
    <w:p w14:paraId="3F4B0E92" w14:textId="77777777" w:rsidR="006C06A8" w:rsidRPr="00C742C1" w:rsidRDefault="006C06A8">
      <w:pPr>
        <w:rPr>
          <w:rFonts w:ascii="Times New Roman" w:hAnsi="Times New Roman" w:cs="Times New Roman"/>
          <w:lang w:val="en-GB"/>
        </w:rPr>
      </w:pPr>
    </w:p>
    <w:p w14:paraId="3D7AC3B1" w14:textId="77777777" w:rsidR="006C06A8" w:rsidRPr="00C742C1" w:rsidRDefault="0029555E">
      <w:pPr>
        <w:rPr>
          <w:rFonts w:ascii="Times New Roman" w:hAnsi="Times New Roman" w:cs="Times New Roman"/>
          <w:b/>
          <w:lang w:val="en-GB"/>
        </w:rPr>
      </w:pPr>
      <w:r w:rsidRPr="00C742C1">
        <w:rPr>
          <w:rFonts w:ascii="Times New Roman" w:hAnsi="Times New Roman" w:cs="Times New Roman"/>
          <w:b/>
          <w:lang w:val="en-GB"/>
        </w:rPr>
        <w:t>Janet O’Shea</w:t>
      </w:r>
    </w:p>
    <w:p w14:paraId="29B2302C" w14:textId="77777777" w:rsidR="0029555E" w:rsidRPr="00C742C1" w:rsidRDefault="0029555E">
      <w:pPr>
        <w:rPr>
          <w:rFonts w:ascii="Times New Roman" w:hAnsi="Times New Roman" w:cs="Times New Roman"/>
          <w:b/>
          <w:lang w:val="en-GB"/>
        </w:rPr>
      </w:pPr>
    </w:p>
    <w:p w14:paraId="33EEDDC7" w14:textId="77777777" w:rsidR="0029555E" w:rsidRPr="00C742C1" w:rsidRDefault="0029555E">
      <w:pPr>
        <w:rPr>
          <w:rFonts w:ascii="Times New Roman" w:hAnsi="Times New Roman" w:cs="Times New Roman"/>
          <w:b/>
          <w:lang w:val="en-GB"/>
        </w:rPr>
      </w:pPr>
    </w:p>
    <w:p w14:paraId="6DBEF44E" w14:textId="77777777" w:rsidR="006C06A8" w:rsidRPr="00C742C1" w:rsidRDefault="0029555E">
      <w:pPr>
        <w:rPr>
          <w:rFonts w:ascii="Times New Roman" w:hAnsi="Times New Roman" w:cs="Times New Roman"/>
          <w:b/>
          <w:lang w:val="en-GB"/>
        </w:rPr>
      </w:pPr>
      <w:proofErr w:type="gramStart"/>
      <w:r w:rsidRPr="00C742C1">
        <w:rPr>
          <w:rFonts w:ascii="Times New Roman" w:hAnsi="Times New Roman" w:cs="Times New Roman"/>
          <w:b/>
          <w:lang w:val="en-GB"/>
        </w:rPr>
        <w:t xml:space="preserve">Selected </w:t>
      </w:r>
      <w:r w:rsidR="006C06A8" w:rsidRPr="00C742C1">
        <w:rPr>
          <w:rFonts w:ascii="Times New Roman" w:hAnsi="Times New Roman" w:cs="Times New Roman"/>
          <w:b/>
          <w:lang w:val="en-GB"/>
        </w:rPr>
        <w:t xml:space="preserve"> Works</w:t>
      </w:r>
      <w:proofErr w:type="gramEnd"/>
      <w:r w:rsidR="006C06A8" w:rsidRPr="00C742C1">
        <w:rPr>
          <w:rFonts w:ascii="Times New Roman" w:hAnsi="Times New Roman" w:cs="Times New Roman"/>
          <w:b/>
          <w:lang w:val="en-GB"/>
        </w:rPr>
        <w:t>:</w:t>
      </w:r>
    </w:p>
    <w:p w14:paraId="51AF4C72" w14:textId="77777777" w:rsidR="006C06A8" w:rsidRPr="00C742C1" w:rsidRDefault="00E60066">
      <w:pPr>
        <w:rPr>
          <w:rFonts w:ascii="Times New Roman" w:hAnsi="Times New Roman" w:cs="Times New Roman"/>
          <w:lang w:val="en-GB"/>
        </w:rPr>
      </w:pPr>
      <w:r w:rsidRPr="00C742C1">
        <w:rPr>
          <w:rFonts w:ascii="Times New Roman" w:hAnsi="Times New Roman" w:cs="Times New Roman"/>
          <w:i/>
          <w:lang w:val="en-GB"/>
        </w:rPr>
        <w:t>Configurations</w:t>
      </w:r>
      <w:r w:rsidRPr="00C742C1">
        <w:rPr>
          <w:rFonts w:ascii="Times New Roman" w:hAnsi="Times New Roman" w:cs="Times New Roman"/>
          <w:lang w:val="en-GB"/>
        </w:rPr>
        <w:t xml:space="preserve"> (1988)</w:t>
      </w:r>
    </w:p>
    <w:p w14:paraId="4D1491D9" w14:textId="77777777" w:rsidR="00E60066" w:rsidRPr="00C742C1" w:rsidRDefault="00E60066">
      <w:pPr>
        <w:rPr>
          <w:rFonts w:ascii="Times New Roman" w:hAnsi="Times New Roman" w:cs="Times New Roman"/>
          <w:lang w:val="en-GB"/>
        </w:rPr>
      </w:pPr>
      <w:r w:rsidRPr="00C742C1">
        <w:rPr>
          <w:rFonts w:ascii="Times New Roman" w:hAnsi="Times New Roman" w:cs="Times New Roman"/>
          <w:i/>
          <w:lang w:val="en-GB"/>
        </w:rPr>
        <w:t xml:space="preserve">Correspondences </w:t>
      </w:r>
      <w:r w:rsidRPr="00C742C1">
        <w:rPr>
          <w:rFonts w:ascii="Times New Roman" w:hAnsi="Times New Roman" w:cs="Times New Roman"/>
          <w:lang w:val="en-GB"/>
        </w:rPr>
        <w:t xml:space="preserve"> (1990)</w:t>
      </w:r>
    </w:p>
    <w:p w14:paraId="292C02E8" w14:textId="77777777" w:rsidR="008B17A1" w:rsidRPr="00C742C1" w:rsidRDefault="00AF0A02">
      <w:pPr>
        <w:rPr>
          <w:rFonts w:ascii="Times New Roman" w:hAnsi="Times New Roman" w:cs="Times New Roman"/>
          <w:lang w:val="en-GB"/>
        </w:rPr>
      </w:pPr>
      <w:r w:rsidRPr="00C742C1">
        <w:rPr>
          <w:rFonts w:ascii="Times New Roman" w:hAnsi="Times New Roman" w:cs="Times New Roman"/>
          <w:i/>
          <w:lang w:val="en-GB"/>
        </w:rPr>
        <w:t>Byzantium</w:t>
      </w:r>
      <w:r w:rsidRPr="00C742C1">
        <w:rPr>
          <w:rFonts w:ascii="Times New Roman" w:hAnsi="Times New Roman" w:cs="Times New Roman"/>
          <w:lang w:val="en-GB"/>
        </w:rPr>
        <w:t xml:space="preserve"> (1991)</w:t>
      </w:r>
    </w:p>
    <w:p w14:paraId="1878464A" w14:textId="77777777" w:rsidR="008B17A1" w:rsidRPr="00C742C1" w:rsidRDefault="008B17A1">
      <w:pPr>
        <w:rPr>
          <w:rFonts w:ascii="Times New Roman" w:hAnsi="Times New Roman" w:cs="Times New Roman"/>
          <w:lang w:val="en-GB"/>
        </w:rPr>
      </w:pPr>
      <w:r w:rsidRPr="00C742C1">
        <w:rPr>
          <w:rFonts w:ascii="Times New Roman" w:hAnsi="Times New Roman" w:cs="Times New Roman"/>
          <w:i/>
          <w:lang w:val="en-GB"/>
        </w:rPr>
        <w:t>Making of Maps</w:t>
      </w:r>
      <w:r w:rsidRPr="00C742C1">
        <w:rPr>
          <w:rFonts w:ascii="Times New Roman" w:hAnsi="Times New Roman" w:cs="Times New Roman"/>
          <w:lang w:val="en-GB"/>
        </w:rPr>
        <w:t xml:space="preserve"> (1992)</w:t>
      </w:r>
    </w:p>
    <w:p w14:paraId="592D4DB6" w14:textId="77777777" w:rsidR="008B17A1" w:rsidRPr="00C742C1" w:rsidRDefault="008B17A1">
      <w:pPr>
        <w:rPr>
          <w:rFonts w:ascii="Times New Roman" w:hAnsi="Times New Roman" w:cs="Times New Roman"/>
          <w:lang w:val="en-GB"/>
        </w:rPr>
      </w:pPr>
      <w:r w:rsidRPr="00C742C1">
        <w:rPr>
          <w:rFonts w:ascii="Times New Roman" w:hAnsi="Times New Roman" w:cs="Times New Roman"/>
          <w:i/>
          <w:lang w:val="en-GB"/>
        </w:rPr>
        <w:t xml:space="preserve">Romance… with Footnotes </w:t>
      </w:r>
      <w:r w:rsidRPr="00C742C1">
        <w:rPr>
          <w:rFonts w:ascii="Times New Roman" w:hAnsi="Times New Roman" w:cs="Times New Roman"/>
          <w:lang w:val="en-GB"/>
        </w:rPr>
        <w:t>(1993)</w:t>
      </w:r>
    </w:p>
    <w:p w14:paraId="3A0B2E3D" w14:textId="77777777" w:rsidR="008B17A1" w:rsidRPr="00C742C1" w:rsidRDefault="008B17A1">
      <w:pPr>
        <w:rPr>
          <w:rFonts w:ascii="Times New Roman" w:hAnsi="Times New Roman" w:cs="Times New Roman"/>
          <w:lang w:val="en-GB"/>
        </w:rPr>
      </w:pPr>
      <w:r w:rsidRPr="00C742C1">
        <w:rPr>
          <w:rFonts w:ascii="Times New Roman" w:hAnsi="Times New Roman" w:cs="Times New Roman"/>
          <w:i/>
          <w:lang w:val="en-GB"/>
        </w:rPr>
        <w:t xml:space="preserve">Raid </w:t>
      </w:r>
      <w:r w:rsidRPr="00C742C1">
        <w:rPr>
          <w:rFonts w:ascii="Times New Roman" w:hAnsi="Times New Roman" w:cs="Times New Roman"/>
          <w:lang w:val="en-GB"/>
        </w:rPr>
        <w:t>(1995)</w:t>
      </w:r>
    </w:p>
    <w:p w14:paraId="59F99BF2" w14:textId="77777777" w:rsidR="004446D0" w:rsidRPr="00C742C1" w:rsidRDefault="004446D0">
      <w:pPr>
        <w:rPr>
          <w:rFonts w:ascii="Times New Roman" w:hAnsi="Times New Roman" w:cs="Times New Roman"/>
          <w:lang w:val="en-GB"/>
        </w:rPr>
      </w:pPr>
      <w:r w:rsidRPr="00C742C1">
        <w:rPr>
          <w:rFonts w:ascii="Times New Roman" w:hAnsi="Times New Roman" w:cs="Times New Roman"/>
          <w:i/>
          <w:lang w:val="en-GB"/>
        </w:rPr>
        <w:t>Palimpsest</w:t>
      </w:r>
      <w:r w:rsidRPr="00C742C1">
        <w:rPr>
          <w:rFonts w:ascii="Times New Roman" w:hAnsi="Times New Roman" w:cs="Times New Roman"/>
          <w:lang w:val="en-GB"/>
        </w:rPr>
        <w:t xml:space="preserve"> (1996)</w:t>
      </w:r>
    </w:p>
    <w:p w14:paraId="57E07F2F" w14:textId="77777777" w:rsidR="004446D0" w:rsidRPr="00C742C1" w:rsidRDefault="004446D0">
      <w:pPr>
        <w:rPr>
          <w:rFonts w:ascii="Times New Roman" w:hAnsi="Times New Roman" w:cs="Times New Roman"/>
          <w:lang w:val="en-GB"/>
        </w:rPr>
      </w:pPr>
      <w:r w:rsidRPr="00C742C1">
        <w:rPr>
          <w:rFonts w:ascii="Times New Roman" w:hAnsi="Times New Roman" w:cs="Times New Roman"/>
          <w:i/>
          <w:lang w:val="en-GB"/>
        </w:rPr>
        <w:t>Fine Frenzy</w:t>
      </w:r>
      <w:r w:rsidRPr="00C742C1">
        <w:rPr>
          <w:rFonts w:ascii="Times New Roman" w:hAnsi="Times New Roman" w:cs="Times New Roman"/>
          <w:lang w:val="en-GB"/>
        </w:rPr>
        <w:t xml:space="preserve"> (1999)</w:t>
      </w:r>
    </w:p>
    <w:p w14:paraId="5A7C19F8" w14:textId="77777777" w:rsidR="004446D0" w:rsidRPr="00C742C1" w:rsidRDefault="004446D0">
      <w:pPr>
        <w:rPr>
          <w:rFonts w:ascii="Times New Roman" w:hAnsi="Times New Roman" w:cs="Times New Roman"/>
          <w:lang w:val="en-GB"/>
        </w:rPr>
      </w:pPr>
      <w:r w:rsidRPr="00C742C1">
        <w:rPr>
          <w:rFonts w:ascii="Times New Roman" w:hAnsi="Times New Roman" w:cs="Times New Roman"/>
          <w:i/>
          <w:lang w:val="en-GB"/>
        </w:rPr>
        <w:t xml:space="preserve">Surface Tension </w:t>
      </w:r>
      <w:r w:rsidRPr="00C742C1">
        <w:rPr>
          <w:rFonts w:ascii="Times New Roman" w:hAnsi="Times New Roman" w:cs="Times New Roman"/>
          <w:lang w:val="en-GB"/>
        </w:rPr>
        <w:t>(2000)</w:t>
      </w:r>
    </w:p>
    <w:p w14:paraId="65FD2E83" w14:textId="77777777" w:rsidR="004446D0" w:rsidRPr="00C742C1" w:rsidRDefault="004446D0">
      <w:pPr>
        <w:rPr>
          <w:rFonts w:ascii="Times New Roman" w:hAnsi="Times New Roman" w:cs="Times New Roman"/>
          <w:lang w:val="en-GB"/>
        </w:rPr>
      </w:pPr>
      <w:proofErr w:type="spellStart"/>
      <w:r w:rsidRPr="00C742C1">
        <w:rPr>
          <w:rFonts w:ascii="Times New Roman" w:hAnsi="Times New Roman" w:cs="Times New Roman"/>
          <w:i/>
          <w:lang w:val="en-GB"/>
        </w:rPr>
        <w:t>Phantasmaton</w:t>
      </w:r>
      <w:proofErr w:type="spellEnd"/>
      <w:r w:rsidRPr="00C742C1">
        <w:rPr>
          <w:rFonts w:ascii="Times New Roman" w:hAnsi="Times New Roman" w:cs="Times New Roman"/>
          <w:lang w:val="en-GB"/>
        </w:rPr>
        <w:t xml:space="preserve"> (2002)</w:t>
      </w:r>
    </w:p>
    <w:p w14:paraId="3F645A6E" w14:textId="50A5A10B" w:rsidR="00540A3A" w:rsidRPr="00C742C1" w:rsidRDefault="00540A3A">
      <w:pPr>
        <w:rPr>
          <w:rFonts w:ascii="Times New Roman" w:hAnsi="Times New Roman" w:cs="Times New Roman"/>
          <w:lang w:val="en-GB"/>
        </w:rPr>
      </w:pPr>
      <w:r w:rsidRPr="00C742C1">
        <w:rPr>
          <w:rFonts w:ascii="Times New Roman" w:hAnsi="Times New Roman" w:cs="Times New Roman"/>
          <w:i/>
          <w:lang w:val="en-GB"/>
        </w:rPr>
        <w:t>Foliage Chorus</w:t>
      </w:r>
      <w:r w:rsidRPr="00C742C1">
        <w:rPr>
          <w:rFonts w:ascii="Times New Roman" w:hAnsi="Times New Roman" w:cs="Times New Roman"/>
          <w:lang w:val="en-GB"/>
        </w:rPr>
        <w:t xml:space="preserve"> (2004)</w:t>
      </w:r>
    </w:p>
    <w:p w14:paraId="3CEE3540" w14:textId="77777777" w:rsidR="004446D0" w:rsidRPr="00C742C1" w:rsidRDefault="004446D0">
      <w:pPr>
        <w:rPr>
          <w:rFonts w:ascii="Times New Roman" w:hAnsi="Times New Roman" w:cs="Times New Roman"/>
          <w:lang w:val="en-GB"/>
        </w:rPr>
      </w:pPr>
      <w:r w:rsidRPr="00C742C1">
        <w:rPr>
          <w:rFonts w:ascii="Times New Roman" w:hAnsi="Times New Roman" w:cs="Times New Roman"/>
          <w:i/>
          <w:lang w:val="en-GB"/>
        </w:rPr>
        <w:t xml:space="preserve">Flicker </w:t>
      </w:r>
      <w:r w:rsidRPr="00C742C1">
        <w:rPr>
          <w:rFonts w:ascii="Times New Roman" w:hAnsi="Times New Roman" w:cs="Times New Roman"/>
          <w:lang w:val="en-GB"/>
        </w:rPr>
        <w:t>(2005)</w:t>
      </w:r>
    </w:p>
    <w:p w14:paraId="197DB40A" w14:textId="77777777" w:rsidR="004446D0" w:rsidRPr="00C742C1" w:rsidRDefault="004446D0">
      <w:pPr>
        <w:rPr>
          <w:rFonts w:ascii="Times New Roman" w:hAnsi="Times New Roman" w:cs="Times New Roman"/>
          <w:lang w:val="en-GB"/>
        </w:rPr>
      </w:pPr>
      <w:r w:rsidRPr="00C742C1">
        <w:rPr>
          <w:rFonts w:ascii="Times New Roman" w:hAnsi="Times New Roman" w:cs="Times New Roman"/>
          <w:i/>
          <w:lang w:val="en-GB"/>
        </w:rPr>
        <w:t>Exit No Exit</w:t>
      </w:r>
      <w:r w:rsidRPr="00C742C1">
        <w:rPr>
          <w:rFonts w:ascii="Times New Roman" w:hAnsi="Times New Roman" w:cs="Times New Roman"/>
          <w:lang w:val="en-GB"/>
        </w:rPr>
        <w:t xml:space="preserve"> (2006)</w:t>
      </w:r>
    </w:p>
    <w:p w14:paraId="0670AAAB" w14:textId="77777777" w:rsidR="00FC5926" w:rsidRPr="00C742C1" w:rsidRDefault="00FC5926">
      <w:pPr>
        <w:rPr>
          <w:rFonts w:ascii="Times New Roman" w:hAnsi="Times New Roman" w:cs="Times New Roman"/>
          <w:lang w:val="en-GB"/>
        </w:rPr>
      </w:pPr>
      <w:proofErr w:type="spellStart"/>
      <w:r w:rsidRPr="00C742C1">
        <w:rPr>
          <w:rFonts w:ascii="Times New Roman" w:hAnsi="Times New Roman" w:cs="Times New Roman"/>
          <w:i/>
          <w:lang w:val="en-GB"/>
        </w:rPr>
        <w:t>Faultline</w:t>
      </w:r>
      <w:proofErr w:type="spellEnd"/>
      <w:r w:rsidRPr="00C742C1">
        <w:rPr>
          <w:rFonts w:ascii="Times New Roman" w:hAnsi="Times New Roman" w:cs="Times New Roman"/>
          <w:i/>
          <w:lang w:val="en-GB"/>
        </w:rPr>
        <w:t xml:space="preserve"> </w:t>
      </w:r>
      <w:r w:rsidRPr="00C742C1">
        <w:rPr>
          <w:rFonts w:ascii="Times New Roman" w:hAnsi="Times New Roman" w:cs="Times New Roman"/>
          <w:lang w:val="en-GB"/>
        </w:rPr>
        <w:t>(2007)</w:t>
      </w:r>
    </w:p>
    <w:p w14:paraId="2B501D17" w14:textId="77777777" w:rsidR="00FC5926" w:rsidRPr="00C742C1" w:rsidRDefault="00FC5926">
      <w:pPr>
        <w:rPr>
          <w:rFonts w:ascii="Times New Roman" w:hAnsi="Times New Roman" w:cs="Times New Roman"/>
          <w:lang w:val="en-GB"/>
        </w:rPr>
      </w:pPr>
      <w:proofErr w:type="gramStart"/>
      <w:r w:rsidRPr="00C742C1">
        <w:rPr>
          <w:rFonts w:ascii="Times New Roman" w:hAnsi="Times New Roman" w:cs="Times New Roman"/>
          <w:i/>
          <w:lang w:val="en-GB"/>
        </w:rPr>
        <w:t>Just Add Water?</w:t>
      </w:r>
      <w:proofErr w:type="gramEnd"/>
      <w:r w:rsidRPr="00C742C1">
        <w:rPr>
          <w:rFonts w:ascii="Times New Roman" w:hAnsi="Times New Roman" w:cs="Times New Roman"/>
          <w:i/>
          <w:lang w:val="en-GB"/>
        </w:rPr>
        <w:t xml:space="preserve"> </w:t>
      </w:r>
      <w:r w:rsidRPr="00C742C1">
        <w:rPr>
          <w:rFonts w:ascii="Times New Roman" w:hAnsi="Times New Roman" w:cs="Times New Roman"/>
          <w:lang w:val="en-GB"/>
        </w:rPr>
        <w:t>(2009)</w:t>
      </w:r>
    </w:p>
    <w:p w14:paraId="3B78D352" w14:textId="77777777" w:rsidR="00FC5926" w:rsidRPr="00C742C1" w:rsidRDefault="00FC5926">
      <w:pPr>
        <w:rPr>
          <w:rFonts w:ascii="Times New Roman" w:hAnsi="Times New Roman" w:cs="Times New Roman"/>
          <w:lang w:val="en-GB"/>
        </w:rPr>
      </w:pPr>
      <w:r w:rsidRPr="00C742C1">
        <w:rPr>
          <w:rFonts w:ascii="Times New Roman" w:hAnsi="Times New Roman" w:cs="Times New Roman"/>
          <w:i/>
          <w:lang w:val="en-GB"/>
        </w:rPr>
        <w:t>Bruise Blood</w:t>
      </w:r>
      <w:r w:rsidRPr="00C742C1">
        <w:rPr>
          <w:rFonts w:ascii="Times New Roman" w:hAnsi="Times New Roman" w:cs="Times New Roman"/>
          <w:lang w:val="en-GB"/>
        </w:rPr>
        <w:t xml:space="preserve"> (2009)</w:t>
      </w:r>
    </w:p>
    <w:p w14:paraId="39C4BEC3" w14:textId="13FD725B" w:rsidR="004B09B3" w:rsidRPr="00C742C1" w:rsidRDefault="004B09B3">
      <w:pPr>
        <w:rPr>
          <w:rFonts w:ascii="Times New Roman" w:hAnsi="Times New Roman" w:cs="Times New Roman"/>
          <w:lang w:val="en-GB"/>
        </w:rPr>
      </w:pPr>
      <w:r w:rsidRPr="00C742C1">
        <w:rPr>
          <w:rFonts w:ascii="Times New Roman" w:hAnsi="Times New Roman" w:cs="Times New Roman"/>
          <w:i/>
          <w:lang w:val="en-GB"/>
        </w:rPr>
        <w:t xml:space="preserve">Counterpoint </w:t>
      </w:r>
      <w:r w:rsidRPr="00C742C1">
        <w:rPr>
          <w:rFonts w:ascii="Times New Roman" w:hAnsi="Times New Roman" w:cs="Times New Roman"/>
          <w:lang w:val="en-GB"/>
        </w:rPr>
        <w:t>(2010)</w:t>
      </w:r>
    </w:p>
    <w:p w14:paraId="0651CFA7" w14:textId="5F600B61" w:rsidR="00173896" w:rsidRPr="00C742C1" w:rsidRDefault="00173896">
      <w:pPr>
        <w:rPr>
          <w:rFonts w:ascii="Times New Roman" w:hAnsi="Times New Roman" w:cs="Times New Roman"/>
          <w:lang w:val="en-GB"/>
        </w:rPr>
      </w:pPr>
      <w:proofErr w:type="spellStart"/>
      <w:r w:rsidRPr="00C742C1">
        <w:rPr>
          <w:rFonts w:ascii="Times New Roman" w:hAnsi="Times New Roman" w:cs="Times New Roman"/>
          <w:i/>
          <w:lang w:val="en-GB"/>
        </w:rPr>
        <w:t>TooMortal</w:t>
      </w:r>
      <w:proofErr w:type="spellEnd"/>
      <w:r w:rsidRPr="00C742C1">
        <w:rPr>
          <w:rFonts w:ascii="Times New Roman" w:hAnsi="Times New Roman" w:cs="Times New Roman"/>
          <w:lang w:val="en-GB"/>
        </w:rPr>
        <w:t xml:space="preserve"> (2012)</w:t>
      </w:r>
    </w:p>
    <w:p w14:paraId="254FD412" w14:textId="5FC4A21F" w:rsidR="00A93B04" w:rsidRPr="00C742C1" w:rsidRDefault="000C3877">
      <w:pPr>
        <w:rPr>
          <w:rFonts w:ascii="Times New Roman" w:hAnsi="Times New Roman" w:cs="Times New Roman"/>
          <w:lang w:val="en-GB"/>
        </w:rPr>
      </w:pPr>
      <w:r w:rsidRPr="00C742C1">
        <w:rPr>
          <w:rFonts w:ascii="Times New Roman" w:hAnsi="Times New Roman" w:cs="Times New Roman"/>
          <w:i/>
          <w:lang w:val="en-GB"/>
        </w:rPr>
        <w:t xml:space="preserve">Strange Blooms </w:t>
      </w:r>
      <w:r w:rsidRPr="00C742C1">
        <w:rPr>
          <w:rFonts w:ascii="Times New Roman" w:hAnsi="Times New Roman" w:cs="Times New Roman"/>
          <w:lang w:val="en-GB"/>
        </w:rPr>
        <w:t>(2013)</w:t>
      </w:r>
    </w:p>
    <w:p w14:paraId="158C5BCD" w14:textId="39C6F2B5" w:rsidR="000C3877" w:rsidRPr="00C742C1" w:rsidRDefault="000C3877">
      <w:pPr>
        <w:rPr>
          <w:rFonts w:ascii="Times New Roman" w:hAnsi="Times New Roman" w:cs="Times New Roman"/>
          <w:lang w:val="en-GB"/>
        </w:rPr>
      </w:pPr>
      <w:proofErr w:type="spellStart"/>
      <w:r w:rsidRPr="00C742C1">
        <w:rPr>
          <w:rFonts w:ascii="Times New Roman" w:hAnsi="Times New Roman" w:cs="Times New Roman"/>
          <w:i/>
          <w:lang w:val="en-GB"/>
        </w:rPr>
        <w:t>Bayadere</w:t>
      </w:r>
      <w:proofErr w:type="spellEnd"/>
      <w:r w:rsidRPr="00C742C1">
        <w:rPr>
          <w:rFonts w:ascii="Times New Roman" w:hAnsi="Times New Roman" w:cs="Times New Roman"/>
          <w:i/>
          <w:lang w:val="en-GB"/>
        </w:rPr>
        <w:t xml:space="preserve"> – Ninth Life </w:t>
      </w:r>
      <w:r w:rsidRPr="00C742C1">
        <w:rPr>
          <w:rFonts w:ascii="Times New Roman" w:hAnsi="Times New Roman" w:cs="Times New Roman"/>
          <w:lang w:val="en-GB"/>
        </w:rPr>
        <w:t>(2015)</w:t>
      </w:r>
    </w:p>
    <w:p w14:paraId="59BCA9FE" w14:textId="77777777" w:rsidR="000C3877" w:rsidRPr="00C742C1" w:rsidRDefault="000C3877">
      <w:pPr>
        <w:rPr>
          <w:rFonts w:ascii="Times New Roman" w:hAnsi="Times New Roman" w:cs="Times New Roman"/>
          <w:b/>
          <w:lang w:val="en-GB"/>
        </w:rPr>
      </w:pPr>
    </w:p>
    <w:p w14:paraId="23DAA082" w14:textId="65970ACE" w:rsidR="0072289F" w:rsidRPr="00C742C1" w:rsidRDefault="00457DDE">
      <w:pPr>
        <w:rPr>
          <w:rFonts w:ascii="Times New Roman" w:hAnsi="Times New Roman" w:cs="Times New Roman"/>
          <w:b/>
          <w:lang w:val="en-GB"/>
        </w:rPr>
      </w:pPr>
      <w:r w:rsidRPr="00C742C1">
        <w:rPr>
          <w:rFonts w:ascii="Times New Roman" w:hAnsi="Times New Roman" w:cs="Times New Roman"/>
          <w:b/>
          <w:lang w:val="en-GB"/>
        </w:rPr>
        <w:t>Artist’s Writings</w:t>
      </w:r>
      <w:r w:rsidR="0029555E" w:rsidRPr="00C742C1">
        <w:rPr>
          <w:rFonts w:ascii="Times New Roman" w:hAnsi="Times New Roman" w:cs="Times New Roman"/>
          <w:b/>
          <w:lang w:val="en-GB"/>
        </w:rPr>
        <w:t xml:space="preserve"> </w:t>
      </w:r>
    </w:p>
    <w:p w14:paraId="154C724C" w14:textId="2B019201" w:rsidR="00D21008" w:rsidRPr="00C742C1" w:rsidRDefault="0072289F">
      <w:pPr>
        <w:rPr>
          <w:rFonts w:ascii="Times New Roman" w:hAnsi="Times New Roman" w:cs="Times New Roman"/>
          <w:lang w:val="en-GB"/>
        </w:rPr>
      </w:pPr>
      <w:proofErr w:type="spellStart"/>
      <w:proofErr w:type="gramStart"/>
      <w:r w:rsidRPr="00C742C1">
        <w:rPr>
          <w:rFonts w:ascii="Times New Roman" w:hAnsi="Times New Roman" w:cs="Times New Roman"/>
          <w:lang w:val="en-GB"/>
        </w:rPr>
        <w:t>Jeyasingh</w:t>
      </w:r>
      <w:proofErr w:type="spellEnd"/>
      <w:r w:rsidRPr="00C742C1">
        <w:rPr>
          <w:rFonts w:ascii="Times New Roman" w:hAnsi="Times New Roman" w:cs="Times New Roman"/>
          <w:lang w:val="en-GB"/>
        </w:rPr>
        <w:t>, S</w:t>
      </w:r>
      <w:r w:rsidR="005703FB" w:rsidRPr="00C742C1">
        <w:rPr>
          <w:rFonts w:ascii="Times New Roman" w:hAnsi="Times New Roman" w:cs="Times New Roman"/>
          <w:lang w:val="en-GB"/>
        </w:rPr>
        <w:t>. (1990)</w:t>
      </w:r>
      <w:r w:rsidRPr="00C742C1">
        <w:rPr>
          <w:rFonts w:ascii="Times New Roman" w:hAnsi="Times New Roman" w:cs="Times New Roman"/>
          <w:lang w:val="en-GB"/>
        </w:rPr>
        <w:t xml:space="preserve"> </w:t>
      </w:r>
      <w:r w:rsidR="005703FB" w:rsidRPr="00C742C1">
        <w:rPr>
          <w:rFonts w:ascii="Times New Roman" w:hAnsi="Times New Roman" w:cs="Times New Roman"/>
          <w:lang w:val="en-GB"/>
        </w:rPr>
        <w:t>‘</w:t>
      </w:r>
      <w:r w:rsidRPr="00C742C1">
        <w:rPr>
          <w:rFonts w:ascii="Times New Roman" w:hAnsi="Times New Roman" w:cs="Times New Roman"/>
          <w:lang w:val="en-GB"/>
        </w:rPr>
        <w:t>Getting Off the Orient Express</w:t>
      </w:r>
      <w:r w:rsidR="005703FB" w:rsidRPr="00C742C1">
        <w:rPr>
          <w:rFonts w:ascii="Times New Roman" w:hAnsi="Times New Roman" w:cs="Times New Roman"/>
          <w:lang w:val="en-GB"/>
        </w:rPr>
        <w:t>,’</w:t>
      </w:r>
      <w:r w:rsidRPr="00C742C1">
        <w:rPr>
          <w:rFonts w:ascii="Times New Roman" w:hAnsi="Times New Roman" w:cs="Times New Roman"/>
          <w:lang w:val="en-GB"/>
        </w:rPr>
        <w:t xml:space="preserve"> </w:t>
      </w:r>
      <w:r w:rsidRPr="00C742C1">
        <w:rPr>
          <w:rFonts w:ascii="Times New Roman" w:hAnsi="Times New Roman" w:cs="Times New Roman"/>
          <w:i/>
          <w:lang w:val="en-GB"/>
        </w:rPr>
        <w:t xml:space="preserve">Dance Theatre Journal </w:t>
      </w:r>
      <w:r w:rsidR="00D21008" w:rsidRPr="00C742C1">
        <w:rPr>
          <w:rFonts w:ascii="Times New Roman" w:hAnsi="Times New Roman" w:cs="Times New Roman"/>
          <w:lang w:val="en-GB"/>
        </w:rPr>
        <w:t>8, 2: 34</w:t>
      </w:r>
      <w:r w:rsidR="00FC0A1B" w:rsidRPr="00C742C1">
        <w:rPr>
          <w:rFonts w:ascii="Times New Roman" w:hAnsi="Times New Roman" w:cs="Times New Roman"/>
          <w:lang w:val="en-GB"/>
        </w:rPr>
        <w:t>-37.</w:t>
      </w:r>
      <w:proofErr w:type="gramEnd"/>
      <w:r w:rsidR="00FC0A1B" w:rsidRPr="00C742C1">
        <w:rPr>
          <w:rFonts w:ascii="Times New Roman" w:hAnsi="Times New Roman" w:cs="Times New Roman"/>
          <w:lang w:val="en-GB"/>
        </w:rPr>
        <w:t xml:space="preserve"> </w:t>
      </w:r>
      <w:proofErr w:type="spellStart"/>
      <w:r w:rsidR="00E84AF5" w:rsidRPr="00C742C1">
        <w:rPr>
          <w:rFonts w:ascii="Times New Roman" w:hAnsi="Times New Roman" w:cs="Times New Roman"/>
          <w:lang w:val="en-GB"/>
        </w:rPr>
        <w:t>Rprt</w:t>
      </w:r>
      <w:proofErr w:type="spellEnd"/>
      <w:r w:rsidR="00E84AF5" w:rsidRPr="00C742C1">
        <w:rPr>
          <w:rFonts w:ascii="Times New Roman" w:hAnsi="Times New Roman" w:cs="Times New Roman"/>
          <w:lang w:val="en-GB"/>
        </w:rPr>
        <w:t xml:space="preserve"> </w:t>
      </w:r>
      <w:r w:rsidR="00FC0A1B" w:rsidRPr="00C742C1">
        <w:rPr>
          <w:rFonts w:ascii="Times New Roman" w:hAnsi="Times New Roman" w:cs="Times New Roman"/>
          <w:lang w:val="en-GB"/>
        </w:rPr>
        <w:t xml:space="preserve">(2010) </w:t>
      </w:r>
      <w:r w:rsidR="00E84AF5" w:rsidRPr="00C742C1">
        <w:rPr>
          <w:rFonts w:ascii="Times New Roman" w:hAnsi="Times New Roman" w:cs="Times New Roman"/>
          <w:lang w:val="en-GB"/>
        </w:rPr>
        <w:t xml:space="preserve">in </w:t>
      </w:r>
      <w:r w:rsidR="00E84AF5" w:rsidRPr="00C742C1">
        <w:rPr>
          <w:rFonts w:ascii="Times New Roman" w:hAnsi="Times New Roman" w:cs="Times New Roman"/>
          <w:i/>
          <w:lang w:val="en-GB"/>
        </w:rPr>
        <w:t xml:space="preserve">The </w:t>
      </w:r>
      <w:proofErr w:type="spellStart"/>
      <w:r w:rsidR="00E84AF5" w:rsidRPr="00C742C1">
        <w:rPr>
          <w:rFonts w:ascii="Times New Roman" w:hAnsi="Times New Roman" w:cs="Times New Roman"/>
          <w:i/>
          <w:lang w:val="en-GB"/>
        </w:rPr>
        <w:t>Routledge</w:t>
      </w:r>
      <w:proofErr w:type="spellEnd"/>
      <w:r w:rsidR="00E84AF5" w:rsidRPr="00C742C1">
        <w:rPr>
          <w:rFonts w:ascii="Times New Roman" w:hAnsi="Times New Roman" w:cs="Times New Roman"/>
          <w:i/>
          <w:lang w:val="en-GB"/>
        </w:rPr>
        <w:t xml:space="preserve"> Dance Studies Reader</w:t>
      </w:r>
      <w:r w:rsidR="00E84AF5" w:rsidRPr="00C742C1">
        <w:rPr>
          <w:rFonts w:ascii="Times New Roman" w:hAnsi="Times New Roman" w:cs="Times New Roman"/>
          <w:lang w:val="en-GB"/>
        </w:rPr>
        <w:t xml:space="preserve">, </w:t>
      </w:r>
      <w:r w:rsidR="0043523C" w:rsidRPr="00C742C1">
        <w:rPr>
          <w:rFonts w:ascii="Times New Roman" w:hAnsi="Times New Roman" w:cs="Times New Roman"/>
          <w:lang w:val="en-GB"/>
        </w:rPr>
        <w:t>2</w:t>
      </w:r>
      <w:r w:rsidR="0043523C" w:rsidRPr="00C742C1">
        <w:rPr>
          <w:rFonts w:ascii="Times New Roman" w:hAnsi="Times New Roman" w:cs="Times New Roman"/>
          <w:vertAlign w:val="superscript"/>
          <w:lang w:val="en-GB"/>
        </w:rPr>
        <w:t>nd</w:t>
      </w:r>
      <w:r w:rsidR="0043523C" w:rsidRPr="00C742C1">
        <w:rPr>
          <w:rFonts w:ascii="Times New Roman" w:hAnsi="Times New Roman" w:cs="Times New Roman"/>
          <w:lang w:val="en-GB"/>
        </w:rPr>
        <w:t xml:space="preserve"> ed., </w:t>
      </w:r>
      <w:proofErr w:type="gramStart"/>
      <w:r w:rsidR="00E84AF5" w:rsidRPr="00C742C1">
        <w:rPr>
          <w:rFonts w:ascii="Times New Roman" w:hAnsi="Times New Roman" w:cs="Times New Roman"/>
          <w:lang w:val="en-GB"/>
        </w:rPr>
        <w:t>eds</w:t>
      </w:r>
      <w:proofErr w:type="gramEnd"/>
      <w:r w:rsidR="00E84AF5" w:rsidRPr="00C742C1">
        <w:rPr>
          <w:rFonts w:ascii="Times New Roman" w:hAnsi="Times New Roman" w:cs="Times New Roman"/>
          <w:lang w:val="en-GB"/>
        </w:rPr>
        <w:t xml:space="preserve">. A. Carter and J. O’Shea, </w:t>
      </w:r>
      <w:r w:rsidR="00FC0A1B" w:rsidRPr="00C742C1">
        <w:rPr>
          <w:rFonts w:ascii="Times New Roman" w:hAnsi="Times New Roman" w:cs="Times New Roman"/>
          <w:lang w:val="en-GB"/>
        </w:rPr>
        <w:t xml:space="preserve">Oxon and New York: </w:t>
      </w:r>
      <w:proofErr w:type="spellStart"/>
      <w:r w:rsidR="00FC0A1B" w:rsidRPr="00C742C1">
        <w:rPr>
          <w:rFonts w:ascii="Times New Roman" w:hAnsi="Times New Roman" w:cs="Times New Roman"/>
          <w:lang w:val="en-GB"/>
        </w:rPr>
        <w:t>Routledge</w:t>
      </w:r>
      <w:proofErr w:type="spellEnd"/>
      <w:r w:rsidR="00FC0A1B" w:rsidRPr="00C742C1">
        <w:rPr>
          <w:rFonts w:ascii="Times New Roman" w:hAnsi="Times New Roman" w:cs="Times New Roman"/>
          <w:lang w:val="en-GB"/>
        </w:rPr>
        <w:t>, 181-87.</w:t>
      </w:r>
    </w:p>
    <w:p w14:paraId="30C99AA3" w14:textId="77777777" w:rsidR="00D21008" w:rsidRPr="00C742C1" w:rsidRDefault="00D21008">
      <w:pPr>
        <w:rPr>
          <w:rFonts w:ascii="Times New Roman" w:hAnsi="Times New Roman" w:cs="Times New Roman"/>
          <w:lang w:val="en-GB"/>
        </w:rPr>
      </w:pPr>
    </w:p>
    <w:p w14:paraId="413E2E90" w14:textId="0A430296" w:rsidR="00D21008" w:rsidRPr="00C742C1" w:rsidRDefault="005703FB">
      <w:pPr>
        <w:rPr>
          <w:rFonts w:ascii="Times New Roman" w:hAnsi="Times New Roman" w:cs="Times New Roman"/>
          <w:lang w:val="en-GB"/>
        </w:rPr>
      </w:pPr>
      <w:r w:rsidRPr="00C742C1">
        <w:rPr>
          <w:rFonts w:ascii="Times New Roman" w:hAnsi="Times New Roman" w:cs="Times New Roman"/>
          <w:lang w:val="en-GB"/>
        </w:rPr>
        <w:t>---------- (1992),</w:t>
      </w:r>
      <w:r w:rsidR="00D21008" w:rsidRPr="00C742C1">
        <w:rPr>
          <w:rFonts w:ascii="Times New Roman" w:hAnsi="Times New Roman" w:cs="Times New Roman"/>
          <w:lang w:val="en-GB"/>
        </w:rPr>
        <w:t xml:space="preserve"> </w:t>
      </w:r>
      <w:r w:rsidRPr="00C742C1">
        <w:rPr>
          <w:rFonts w:ascii="Times New Roman" w:hAnsi="Times New Roman" w:cs="Times New Roman"/>
          <w:lang w:val="en-GB"/>
        </w:rPr>
        <w:t>‘</w:t>
      </w:r>
      <w:r w:rsidR="00D21008" w:rsidRPr="00C742C1">
        <w:rPr>
          <w:rFonts w:ascii="Times New Roman" w:hAnsi="Times New Roman" w:cs="Times New Roman"/>
          <w:lang w:val="en-GB"/>
        </w:rPr>
        <w:t>What is Dance?</w:t>
      </w:r>
      <w:r w:rsidRPr="00C742C1">
        <w:rPr>
          <w:rFonts w:ascii="Times New Roman" w:hAnsi="Times New Roman" w:cs="Times New Roman"/>
          <w:lang w:val="en-GB"/>
        </w:rPr>
        <w:t>’</w:t>
      </w:r>
      <w:r w:rsidR="00D21008" w:rsidRPr="00C742C1">
        <w:rPr>
          <w:rFonts w:ascii="Times New Roman" w:hAnsi="Times New Roman" w:cs="Times New Roman"/>
          <w:lang w:val="en-GB"/>
        </w:rPr>
        <w:t xml:space="preserve"> </w:t>
      </w:r>
      <w:r w:rsidR="00D21008" w:rsidRPr="00C742C1">
        <w:rPr>
          <w:rFonts w:ascii="Times New Roman" w:hAnsi="Times New Roman" w:cs="Times New Roman"/>
          <w:i/>
          <w:lang w:val="en-GB"/>
        </w:rPr>
        <w:t>Dance Now</w:t>
      </w:r>
      <w:r w:rsidRPr="00C742C1">
        <w:rPr>
          <w:rFonts w:ascii="Times New Roman" w:hAnsi="Times New Roman" w:cs="Times New Roman"/>
          <w:lang w:val="en-GB"/>
        </w:rPr>
        <w:t xml:space="preserve">, </w:t>
      </w:r>
      <w:proofErr w:type="gramStart"/>
      <w:r w:rsidR="00D21008" w:rsidRPr="00C742C1">
        <w:rPr>
          <w:rFonts w:ascii="Times New Roman" w:hAnsi="Times New Roman" w:cs="Times New Roman"/>
          <w:lang w:val="en-GB"/>
        </w:rPr>
        <w:t>Spring</w:t>
      </w:r>
      <w:proofErr w:type="gramEnd"/>
      <w:r w:rsidR="00D21008" w:rsidRPr="00C742C1">
        <w:rPr>
          <w:rFonts w:ascii="Times New Roman" w:hAnsi="Times New Roman" w:cs="Times New Roman"/>
          <w:lang w:val="en-GB"/>
        </w:rPr>
        <w:t>, 21</w:t>
      </w:r>
      <w:r w:rsidRPr="00C742C1">
        <w:rPr>
          <w:rFonts w:ascii="Times New Roman" w:hAnsi="Times New Roman" w:cs="Times New Roman"/>
          <w:lang w:val="en-GB"/>
        </w:rPr>
        <w:t>-22</w:t>
      </w:r>
    </w:p>
    <w:p w14:paraId="098D31DE" w14:textId="77777777" w:rsidR="00D21008" w:rsidRPr="00C742C1" w:rsidRDefault="00D21008">
      <w:pPr>
        <w:rPr>
          <w:rFonts w:ascii="Times New Roman" w:hAnsi="Times New Roman" w:cs="Times New Roman"/>
          <w:lang w:val="en-GB"/>
        </w:rPr>
      </w:pPr>
    </w:p>
    <w:p w14:paraId="08BEC62D" w14:textId="01FE5652" w:rsidR="00D21008" w:rsidRPr="00C742C1" w:rsidRDefault="005703FB">
      <w:pPr>
        <w:rPr>
          <w:rFonts w:ascii="Times New Roman" w:hAnsi="Times New Roman" w:cs="Times New Roman"/>
          <w:lang w:val="en-GB"/>
        </w:rPr>
      </w:pPr>
      <w:r w:rsidRPr="00C742C1">
        <w:rPr>
          <w:rFonts w:ascii="Times New Roman" w:hAnsi="Times New Roman" w:cs="Times New Roman"/>
          <w:lang w:val="en-GB"/>
        </w:rPr>
        <w:t>---------- (</w:t>
      </w:r>
      <w:r w:rsidR="00D21008" w:rsidRPr="00C742C1">
        <w:rPr>
          <w:rFonts w:ascii="Times New Roman" w:hAnsi="Times New Roman" w:cs="Times New Roman"/>
          <w:lang w:val="en-GB"/>
        </w:rPr>
        <w:t>1995</w:t>
      </w:r>
      <w:r w:rsidRPr="00C742C1">
        <w:rPr>
          <w:rFonts w:ascii="Times New Roman" w:hAnsi="Times New Roman" w:cs="Times New Roman"/>
          <w:lang w:val="en-GB"/>
        </w:rPr>
        <w:t>), ‘</w:t>
      </w:r>
      <w:r w:rsidR="00D21008" w:rsidRPr="00C742C1">
        <w:rPr>
          <w:rFonts w:ascii="Times New Roman" w:hAnsi="Times New Roman" w:cs="Times New Roman"/>
          <w:lang w:val="en-GB"/>
        </w:rPr>
        <w:t>Imaginary Homelands: Creating a New Dance Language</w:t>
      </w:r>
      <w:r w:rsidRPr="00C742C1">
        <w:rPr>
          <w:rFonts w:ascii="Times New Roman" w:hAnsi="Times New Roman" w:cs="Times New Roman"/>
          <w:lang w:val="en-GB"/>
        </w:rPr>
        <w:t xml:space="preserve">,’ in </w:t>
      </w:r>
      <w:r w:rsidR="00D21008" w:rsidRPr="00C742C1">
        <w:rPr>
          <w:rFonts w:ascii="Times New Roman" w:hAnsi="Times New Roman" w:cs="Times New Roman"/>
          <w:i/>
          <w:lang w:val="en-GB"/>
        </w:rPr>
        <w:t>Border Tensions</w:t>
      </w:r>
      <w:r w:rsidR="00FC0A1B" w:rsidRPr="00C742C1">
        <w:rPr>
          <w:rFonts w:ascii="Times New Roman" w:hAnsi="Times New Roman" w:cs="Times New Roman"/>
          <w:i/>
          <w:lang w:val="en-GB"/>
        </w:rPr>
        <w:t>: Dance Discourse</w:t>
      </w:r>
      <w:r w:rsidR="00FC0A1B" w:rsidRPr="00C742C1">
        <w:rPr>
          <w:rFonts w:ascii="Times New Roman" w:hAnsi="Times New Roman" w:cs="Times New Roman"/>
          <w:lang w:val="en-GB"/>
        </w:rPr>
        <w:t xml:space="preserve">, </w:t>
      </w:r>
      <w:r w:rsidR="00D21008" w:rsidRPr="00C742C1">
        <w:rPr>
          <w:rFonts w:ascii="Times New Roman" w:hAnsi="Times New Roman" w:cs="Times New Roman"/>
          <w:lang w:val="en-GB"/>
        </w:rPr>
        <w:t>Guildford: University of Surrey, 191</w:t>
      </w:r>
      <w:r w:rsidR="00FC0A1B" w:rsidRPr="00C742C1">
        <w:rPr>
          <w:rFonts w:ascii="Times New Roman" w:hAnsi="Times New Roman" w:cs="Times New Roman"/>
          <w:lang w:val="en-GB"/>
        </w:rPr>
        <w:t xml:space="preserve">-97. </w:t>
      </w:r>
      <w:r w:rsidR="00D21008" w:rsidRPr="00C742C1">
        <w:rPr>
          <w:rFonts w:ascii="Times New Roman" w:hAnsi="Times New Roman" w:cs="Times New Roman"/>
          <w:lang w:val="en-GB"/>
        </w:rPr>
        <w:t xml:space="preserve"> </w:t>
      </w:r>
      <w:proofErr w:type="spellStart"/>
      <w:r w:rsidR="0043523C" w:rsidRPr="00C742C1">
        <w:rPr>
          <w:rFonts w:ascii="Times New Roman" w:hAnsi="Times New Roman" w:cs="Times New Roman"/>
          <w:lang w:val="en-GB"/>
        </w:rPr>
        <w:t>Rprt</w:t>
      </w:r>
      <w:proofErr w:type="spellEnd"/>
      <w:r w:rsidR="0043523C" w:rsidRPr="00C742C1">
        <w:rPr>
          <w:rFonts w:ascii="Times New Roman" w:hAnsi="Times New Roman" w:cs="Times New Roman"/>
          <w:lang w:val="en-GB"/>
        </w:rPr>
        <w:t xml:space="preserve"> (1998) </w:t>
      </w:r>
      <w:proofErr w:type="gramStart"/>
      <w:r w:rsidR="0043523C" w:rsidRPr="00C742C1">
        <w:rPr>
          <w:rFonts w:ascii="Times New Roman" w:hAnsi="Times New Roman" w:cs="Times New Roman"/>
          <w:lang w:val="en-GB"/>
        </w:rPr>
        <w:t xml:space="preserve">in  </w:t>
      </w:r>
      <w:r w:rsidR="0043523C" w:rsidRPr="00C742C1">
        <w:rPr>
          <w:rFonts w:ascii="Times New Roman" w:hAnsi="Times New Roman" w:cs="Times New Roman"/>
          <w:i/>
          <w:lang w:val="en-GB"/>
        </w:rPr>
        <w:t>The</w:t>
      </w:r>
      <w:proofErr w:type="gramEnd"/>
      <w:r w:rsidR="0043523C" w:rsidRPr="00C742C1">
        <w:rPr>
          <w:rFonts w:ascii="Times New Roman" w:hAnsi="Times New Roman" w:cs="Times New Roman"/>
          <w:i/>
          <w:lang w:val="en-GB"/>
        </w:rPr>
        <w:t xml:space="preserve"> </w:t>
      </w:r>
      <w:proofErr w:type="spellStart"/>
      <w:r w:rsidR="0043523C" w:rsidRPr="00C742C1">
        <w:rPr>
          <w:rFonts w:ascii="Times New Roman" w:hAnsi="Times New Roman" w:cs="Times New Roman"/>
          <w:i/>
          <w:lang w:val="en-GB"/>
        </w:rPr>
        <w:t>Routledge</w:t>
      </w:r>
      <w:proofErr w:type="spellEnd"/>
      <w:r w:rsidR="0043523C" w:rsidRPr="00C742C1">
        <w:rPr>
          <w:rFonts w:ascii="Times New Roman" w:hAnsi="Times New Roman" w:cs="Times New Roman"/>
          <w:i/>
          <w:lang w:val="en-GB"/>
        </w:rPr>
        <w:t xml:space="preserve"> Dance Studies Reader, </w:t>
      </w:r>
      <w:r w:rsidR="0043523C" w:rsidRPr="00C742C1">
        <w:rPr>
          <w:rFonts w:ascii="Times New Roman" w:hAnsi="Times New Roman" w:cs="Times New Roman"/>
          <w:lang w:val="en-GB"/>
        </w:rPr>
        <w:t xml:space="preserve">ed. A. Carter, London and New York: </w:t>
      </w:r>
      <w:proofErr w:type="spellStart"/>
      <w:r w:rsidR="0043523C" w:rsidRPr="00C742C1">
        <w:rPr>
          <w:rFonts w:ascii="Times New Roman" w:hAnsi="Times New Roman" w:cs="Times New Roman"/>
          <w:lang w:val="en-GB"/>
        </w:rPr>
        <w:t>Routledge</w:t>
      </w:r>
      <w:proofErr w:type="spellEnd"/>
      <w:r w:rsidR="0043523C" w:rsidRPr="00C742C1">
        <w:rPr>
          <w:rFonts w:ascii="Times New Roman" w:hAnsi="Times New Roman" w:cs="Times New Roman"/>
          <w:lang w:val="en-GB"/>
        </w:rPr>
        <w:t>, 46-52.</w:t>
      </w:r>
    </w:p>
    <w:p w14:paraId="23AF39D1" w14:textId="77777777" w:rsidR="00FC0A1B" w:rsidRPr="00C742C1" w:rsidRDefault="00FC0A1B">
      <w:pPr>
        <w:rPr>
          <w:rFonts w:ascii="Times New Roman" w:hAnsi="Times New Roman" w:cs="Times New Roman"/>
          <w:lang w:val="en-GB"/>
        </w:rPr>
      </w:pPr>
    </w:p>
    <w:p w14:paraId="1449C259" w14:textId="4E0CBDBA" w:rsidR="00FC0A1B" w:rsidRPr="00C742C1" w:rsidRDefault="00FC0A1B">
      <w:pPr>
        <w:rPr>
          <w:rFonts w:ascii="Times New Roman" w:hAnsi="Times New Roman" w:cs="Times New Roman"/>
          <w:lang w:val="en-GB"/>
        </w:rPr>
      </w:pPr>
      <w:r w:rsidRPr="00C742C1">
        <w:rPr>
          <w:rFonts w:ascii="Times New Roman" w:hAnsi="Times New Roman" w:cs="Times New Roman"/>
          <w:lang w:val="en-GB"/>
        </w:rPr>
        <w:t xml:space="preserve">---------- (1997) ‘Text context dance,’ in </w:t>
      </w:r>
      <w:r w:rsidRPr="00C742C1">
        <w:rPr>
          <w:rFonts w:ascii="Times New Roman" w:hAnsi="Times New Roman" w:cs="Times New Roman"/>
          <w:i/>
          <w:lang w:val="en-GB"/>
        </w:rPr>
        <w:t>Choreography and Dance: South Asian Dance</w:t>
      </w:r>
      <w:r w:rsidRPr="00C742C1">
        <w:rPr>
          <w:rFonts w:ascii="Times New Roman" w:hAnsi="Times New Roman" w:cs="Times New Roman"/>
          <w:lang w:val="en-GB"/>
        </w:rPr>
        <w:t xml:space="preserve">, ed. A. </w:t>
      </w:r>
      <w:proofErr w:type="spellStart"/>
      <w:r w:rsidRPr="00C742C1">
        <w:rPr>
          <w:rFonts w:ascii="Times New Roman" w:hAnsi="Times New Roman" w:cs="Times New Roman"/>
          <w:lang w:val="en-GB"/>
        </w:rPr>
        <w:t>Iyer</w:t>
      </w:r>
      <w:proofErr w:type="spellEnd"/>
      <w:r w:rsidRPr="00C742C1">
        <w:rPr>
          <w:rFonts w:ascii="Times New Roman" w:hAnsi="Times New Roman" w:cs="Times New Roman"/>
          <w:lang w:val="en-GB"/>
        </w:rPr>
        <w:t xml:space="preserve">, Amsterdam: Harwood Academic Publishing, </w:t>
      </w:r>
      <w:r w:rsidR="0043523C" w:rsidRPr="00C742C1">
        <w:rPr>
          <w:rFonts w:ascii="Times New Roman" w:hAnsi="Times New Roman" w:cs="Times New Roman"/>
          <w:lang w:val="en-GB"/>
        </w:rPr>
        <w:t>4 (2), 31-34.</w:t>
      </w:r>
      <w:r w:rsidRPr="00C742C1">
        <w:rPr>
          <w:rFonts w:ascii="Times New Roman" w:hAnsi="Times New Roman" w:cs="Times New Roman"/>
          <w:lang w:val="en-GB"/>
        </w:rPr>
        <w:t xml:space="preserve"> </w:t>
      </w:r>
    </w:p>
    <w:p w14:paraId="19C56C7D" w14:textId="77777777" w:rsidR="0072289F" w:rsidRPr="00C742C1" w:rsidRDefault="0072289F">
      <w:pPr>
        <w:rPr>
          <w:rFonts w:ascii="Times New Roman" w:hAnsi="Times New Roman" w:cs="Times New Roman"/>
          <w:b/>
          <w:lang w:val="en-GB"/>
        </w:rPr>
      </w:pPr>
    </w:p>
    <w:p w14:paraId="33747811" w14:textId="2FC8A11C" w:rsidR="00E60066" w:rsidRPr="00C742C1" w:rsidRDefault="00E60066">
      <w:pPr>
        <w:rPr>
          <w:rFonts w:ascii="Times New Roman" w:hAnsi="Times New Roman" w:cs="Times New Roman"/>
          <w:lang w:val="en-GB"/>
        </w:rPr>
      </w:pPr>
      <w:r w:rsidRPr="00C742C1">
        <w:rPr>
          <w:rFonts w:ascii="Times New Roman" w:hAnsi="Times New Roman" w:cs="Times New Roman"/>
          <w:b/>
          <w:lang w:val="en-GB"/>
        </w:rPr>
        <w:t>References and further reading</w:t>
      </w:r>
      <w:r w:rsidRPr="00C742C1">
        <w:rPr>
          <w:rFonts w:ascii="Times New Roman" w:hAnsi="Times New Roman" w:cs="Times New Roman"/>
          <w:lang w:val="en-GB"/>
        </w:rPr>
        <w:t>:</w:t>
      </w:r>
    </w:p>
    <w:p w14:paraId="58ED4E5E" w14:textId="1E07D3A7" w:rsidR="0043523C" w:rsidRPr="00C742C1" w:rsidRDefault="0043523C">
      <w:pPr>
        <w:rPr>
          <w:rFonts w:ascii="Times New Roman" w:hAnsi="Times New Roman" w:cs="Times New Roman"/>
          <w:lang w:val="en-GB"/>
        </w:rPr>
      </w:pPr>
      <w:proofErr w:type="spellStart"/>
      <w:r w:rsidRPr="00C742C1">
        <w:rPr>
          <w:rFonts w:ascii="Times New Roman" w:hAnsi="Times New Roman" w:cs="Times New Roman"/>
          <w:lang w:val="en-GB"/>
        </w:rPr>
        <w:t>Briginshaw</w:t>
      </w:r>
      <w:proofErr w:type="spellEnd"/>
      <w:r w:rsidRPr="00C742C1">
        <w:rPr>
          <w:rFonts w:ascii="Times New Roman" w:hAnsi="Times New Roman" w:cs="Times New Roman"/>
          <w:lang w:val="en-GB"/>
        </w:rPr>
        <w:t xml:space="preserve">, V. (2001) ‘’Hybridity and nomadic subjectivity in </w:t>
      </w:r>
      <w:proofErr w:type="spellStart"/>
      <w:r w:rsidRPr="00C742C1">
        <w:rPr>
          <w:rFonts w:ascii="Times New Roman" w:hAnsi="Times New Roman" w:cs="Times New Roman"/>
          <w:lang w:val="en-GB"/>
        </w:rPr>
        <w:t>Shobana</w:t>
      </w:r>
      <w:proofErr w:type="spellEnd"/>
      <w:r w:rsidRPr="00C742C1">
        <w:rPr>
          <w:rFonts w:ascii="Times New Roman" w:hAnsi="Times New Roman" w:cs="Times New Roman"/>
          <w:lang w:val="en-GB"/>
        </w:rPr>
        <w:t xml:space="preserve"> </w:t>
      </w:r>
      <w:proofErr w:type="spellStart"/>
      <w:r w:rsidRPr="00C742C1">
        <w:rPr>
          <w:rFonts w:ascii="Times New Roman" w:hAnsi="Times New Roman" w:cs="Times New Roman"/>
          <w:lang w:val="en-GB"/>
        </w:rPr>
        <w:t>Jeyasingh’s</w:t>
      </w:r>
      <w:proofErr w:type="spellEnd"/>
      <w:r w:rsidRPr="00C742C1">
        <w:rPr>
          <w:rFonts w:ascii="Times New Roman" w:hAnsi="Times New Roman" w:cs="Times New Roman"/>
          <w:lang w:val="en-GB"/>
        </w:rPr>
        <w:t xml:space="preserve"> </w:t>
      </w:r>
      <w:r w:rsidRPr="00C742C1">
        <w:rPr>
          <w:rFonts w:ascii="Times New Roman" w:hAnsi="Times New Roman" w:cs="Times New Roman"/>
          <w:i/>
          <w:lang w:val="en-GB"/>
        </w:rPr>
        <w:t>Duets with Automobiles</w:t>
      </w:r>
      <w:r w:rsidRPr="00C742C1">
        <w:rPr>
          <w:rFonts w:ascii="Times New Roman" w:hAnsi="Times New Roman" w:cs="Times New Roman"/>
          <w:lang w:val="en-GB"/>
        </w:rPr>
        <w:t xml:space="preserve">,’ in </w:t>
      </w:r>
      <w:r w:rsidRPr="00C742C1">
        <w:rPr>
          <w:rFonts w:ascii="Times New Roman" w:hAnsi="Times New Roman" w:cs="Times New Roman"/>
          <w:i/>
          <w:lang w:val="en-GB"/>
        </w:rPr>
        <w:t>Dance, Space and Subjectivity</w:t>
      </w:r>
      <w:r w:rsidRPr="00C742C1">
        <w:rPr>
          <w:rFonts w:ascii="Times New Roman" w:hAnsi="Times New Roman" w:cs="Times New Roman"/>
          <w:lang w:val="en-GB"/>
        </w:rPr>
        <w:t>, London: Palgrave, 97-111.</w:t>
      </w:r>
    </w:p>
    <w:p w14:paraId="16731B5C" w14:textId="77777777" w:rsidR="0043523C" w:rsidRPr="00C742C1" w:rsidRDefault="0043523C">
      <w:pPr>
        <w:rPr>
          <w:rFonts w:ascii="Times New Roman" w:hAnsi="Times New Roman" w:cs="Times New Roman"/>
          <w:lang w:val="en-GB"/>
        </w:rPr>
      </w:pPr>
    </w:p>
    <w:p w14:paraId="162EE4FE" w14:textId="60964160" w:rsidR="005A269F" w:rsidRPr="00C742C1" w:rsidRDefault="005A269F">
      <w:pPr>
        <w:rPr>
          <w:rFonts w:ascii="Times New Roman" w:hAnsi="Times New Roman" w:cs="Times New Roman"/>
          <w:lang w:val="en-GB"/>
        </w:rPr>
      </w:pPr>
      <w:r w:rsidRPr="00C742C1">
        <w:rPr>
          <w:rFonts w:ascii="Times New Roman" w:hAnsi="Times New Roman" w:cs="Times New Roman"/>
          <w:lang w:val="en-GB"/>
        </w:rPr>
        <w:t>Jordan, S</w:t>
      </w:r>
      <w:r w:rsidR="0043523C" w:rsidRPr="00C742C1">
        <w:rPr>
          <w:rFonts w:ascii="Times New Roman" w:hAnsi="Times New Roman" w:cs="Times New Roman"/>
          <w:lang w:val="en-GB"/>
        </w:rPr>
        <w:t>. (1996)</w:t>
      </w:r>
      <w:r w:rsidRPr="00C742C1">
        <w:rPr>
          <w:rFonts w:ascii="Times New Roman" w:hAnsi="Times New Roman" w:cs="Times New Roman"/>
          <w:lang w:val="en-GB"/>
        </w:rPr>
        <w:t xml:space="preserve"> </w:t>
      </w:r>
      <w:r w:rsidR="0043523C" w:rsidRPr="00C742C1">
        <w:rPr>
          <w:rFonts w:ascii="Times New Roman" w:hAnsi="Times New Roman" w:cs="Times New Roman"/>
          <w:lang w:val="en-GB"/>
        </w:rPr>
        <w:t>‘</w:t>
      </w:r>
      <w:r w:rsidRPr="00C742C1">
        <w:rPr>
          <w:rFonts w:ascii="Times New Roman" w:hAnsi="Times New Roman" w:cs="Times New Roman"/>
          <w:lang w:val="en-GB"/>
        </w:rPr>
        <w:t xml:space="preserve">Networking Dances: Home and Away in the Choreography of </w:t>
      </w:r>
      <w:proofErr w:type="spellStart"/>
      <w:r w:rsidRPr="00C742C1">
        <w:rPr>
          <w:rFonts w:ascii="Times New Roman" w:hAnsi="Times New Roman" w:cs="Times New Roman"/>
          <w:lang w:val="en-GB"/>
        </w:rPr>
        <w:t>Shobana</w:t>
      </w:r>
      <w:proofErr w:type="spellEnd"/>
      <w:r w:rsidRPr="00C742C1">
        <w:rPr>
          <w:rFonts w:ascii="Times New Roman" w:hAnsi="Times New Roman" w:cs="Times New Roman"/>
          <w:lang w:val="en-GB"/>
        </w:rPr>
        <w:t xml:space="preserve"> </w:t>
      </w:r>
      <w:proofErr w:type="spellStart"/>
      <w:r w:rsidRPr="00C742C1">
        <w:rPr>
          <w:rFonts w:ascii="Times New Roman" w:hAnsi="Times New Roman" w:cs="Times New Roman"/>
          <w:lang w:val="en-GB"/>
        </w:rPr>
        <w:t>Jeyasingh</w:t>
      </w:r>
      <w:proofErr w:type="spellEnd"/>
      <w:r w:rsidR="0043523C" w:rsidRPr="00C742C1">
        <w:rPr>
          <w:rFonts w:ascii="Times New Roman" w:hAnsi="Times New Roman" w:cs="Times New Roman"/>
          <w:lang w:val="en-GB"/>
        </w:rPr>
        <w:t xml:space="preserve">,’ in </w:t>
      </w:r>
      <w:r w:rsidR="0043523C" w:rsidRPr="00C742C1">
        <w:rPr>
          <w:rFonts w:ascii="Times New Roman" w:hAnsi="Times New Roman" w:cs="Times New Roman"/>
          <w:i/>
          <w:lang w:val="en-GB"/>
        </w:rPr>
        <w:t>New Dances from Old Cultures: Green Mill Papers 1996</w:t>
      </w:r>
      <w:r w:rsidR="0043523C" w:rsidRPr="00C742C1">
        <w:rPr>
          <w:rFonts w:ascii="Times New Roman" w:hAnsi="Times New Roman" w:cs="Times New Roman"/>
          <w:lang w:val="en-GB"/>
        </w:rPr>
        <w:t xml:space="preserve">, </w:t>
      </w:r>
      <w:proofErr w:type="gramStart"/>
      <w:r w:rsidR="0043523C" w:rsidRPr="00C742C1">
        <w:rPr>
          <w:rFonts w:ascii="Times New Roman" w:hAnsi="Times New Roman" w:cs="Times New Roman"/>
          <w:lang w:val="en-GB"/>
        </w:rPr>
        <w:t>eds</w:t>
      </w:r>
      <w:proofErr w:type="gramEnd"/>
      <w:r w:rsidR="0043523C" w:rsidRPr="00C742C1">
        <w:rPr>
          <w:rFonts w:ascii="Times New Roman" w:hAnsi="Times New Roman" w:cs="Times New Roman"/>
          <w:lang w:val="en-GB"/>
        </w:rPr>
        <w:t>.</w:t>
      </w:r>
      <w:r w:rsidRPr="00C742C1">
        <w:rPr>
          <w:rFonts w:ascii="Times New Roman" w:hAnsi="Times New Roman" w:cs="Times New Roman"/>
          <w:lang w:val="en-GB"/>
        </w:rPr>
        <w:t xml:space="preserve"> C</w:t>
      </w:r>
      <w:r w:rsidR="0043523C" w:rsidRPr="00C742C1">
        <w:rPr>
          <w:rFonts w:ascii="Times New Roman" w:hAnsi="Times New Roman" w:cs="Times New Roman"/>
          <w:lang w:val="en-GB"/>
        </w:rPr>
        <w:t xml:space="preserve">. </w:t>
      </w:r>
      <w:r w:rsidRPr="00C742C1">
        <w:rPr>
          <w:rFonts w:ascii="Times New Roman" w:hAnsi="Times New Roman" w:cs="Times New Roman"/>
          <w:lang w:val="en-GB"/>
        </w:rPr>
        <w:t>Hill and U</w:t>
      </w:r>
      <w:r w:rsidR="0043523C" w:rsidRPr="00C742C1">
        <w:rPr>
          <w:rFonts w:ascii="Times New Roman" w:hAnsi="Times New Roman" w:cs="Times New Roman"/>
          <w:lang w:val="en-GB"/>
        </w:rPr>
        <w:t xml:space="preserve">., </w:t>
      </w:r>
      <w:proofErr w:type="spellStart"/>
      <w:r w:rsidR="0043523C" w:rsidRPr="00C742C1">
        <w:rPr>
          <w:rFonts w:ascii="Times New Roman" w:hAnsi="Times New Roman" w:cs="Times New Roman"/>
          <w:lang w:val="en-GB"/>
        </w:rPr>
        <w:t>Braddon</w:t>
      </w:r>
      <w:proofErr w:type="spellEnd"/>
      <w:r w:rsidR="0043523C" w:rsidRPr="00C742C1">
        <w:rPr>
          <w:rFonts w:ascii="Times New Roman" w:hAnsi="Times New Roman" w:cs="Times New Roman"/>
          <w:lang w:val="en-GB"/>
        </w:rPr>
        <w:t xml:space="preserve">: </w:t>
      </w:r>
      <w:r w:rsidR="00AD5196" w:rsidRPr="00C742C1">
        <w:rPr>
          <w:rFonts w:ascii="Times New Roman" w:hAnsi="Times New Roman" w:cs="Times New Roman"/>
          <w:lang w:val="en-GB"/>
        </w:rPr>
        <w:t xml:space="preserve">The Australian Dance Council. </w:t>
      </w:r>
    </w:p>
    <w:p w14:paraId="20139C52" w14:textId="77777777" w:rsidR="005A269F" w:rsidRPr="00C742C1" w:rsidRDefault="005A269F">
      <w:pPr>
        <w:rPr>
          <w:rFonts w:ascii="Times New Roman" w:hAnsi="Times New Roman" w:cs="Times New Roman"/>
          <w:lang w:val="en-GB"/>
        </w:rPr>
      </w:pPr>
    </w:p>
    <w:p w14:paraId="7F2C4D9F" w14:textId="7921AF58" w:rsidR="001714C4" w:rsidRPr="00C742C1" w:rsidRDefault="001714C4">
      <w:pPr>
        <w:rPr>
          <w:rFonts w:ascii="Times New Roman" w:hAnsi="Times New Roman" w:cs="Times New Roman"/>
          <w:lang w:val="en-GB"/>
        </w:rPr>
      </w:pPr>
      <w:proofErr w:type="spellStart"/>
      <w:r w:rsidRPr="00C742C1">
        <w:rPr>
          <w:rFonts w:ascii="Times New Roman" w:hAnsi="Times New Roman" w:cs="Times New Roman"/>
          <w:lang w:val="en-GB"/>
        </w:rPr>
        <w:t>Katrak</w:t>
      </w:r>
      <w:proofErr w:type="spellEnd"/>
      <w:r w:rsidRPr="00C742C1">
        <w:rPr>
          <w:rFonts w:ascii="Times New Roman" w:hAnsi="Times New Roman" w:cs="Times New Roman"/>
          <w:lang w:val="en-GB"/>
        </w:rPr>
        <w:t xml:space="preserve">, K.H. (2011) </w:t>
      </w:r>
      <w:r w:rsidRPr="00C742C1">
        <w:rPr>
          <w:rFonts w:ascii="Times New Roman" w:hAnsi="Times New Roman" w:cs="Times New Roman"/>
          <w:i/>
          <w:lang w:val="en-GB"/>
        </w:rPr>
        <w:t>Contemporary Indian Dance: New Creative Choreography in India and the Diaspora</w:t>
      </w:r>
      <w:r w:rsidRPr="00C742C1">
        <w:rPr>
          <w:rFonts w:ascii="Times New Roman" w:hAnsi="Times New Roman" w:cs="Times New Roman"/>
          <w:lang w:val="en-GB"/>
        </w:rPr>
        <w:t xml:space="preserve">, New York: Palgrave Macmillan. </w:t>
      </w:r>
    </w:p>
    <w:p w14:paraId="61AAC612" w14:textId="77777777" w:rsidR="001714C4" w:rsidRPr="00C742C1" w:rsidRDefault="001714C4">
      <w:pPr>
        <w:rPr>
          <w:rFonts w:ascii="Times New Roman" w:hAnsi="Times New Roman" w:cs="Times New Roman"/>
          <w:lang w:val="en-GB"/>
        </w:rPr>
      </w:pPr>
    </w:p>
    <w:p w14:paraId="4F4ACF66" w14:textId="77777777" w:rsidR="001D4784" w:rsidRPr="00C742C1" w:rsidRDefault="0079390A" w:rsidP="001D4784">
      <w:pPr>
        <w:rPr>
          <w:rFonts w:ascii="Times New Roman" w:hAnsi="Times New Roman" w:cs="Times New Roman"/>
          <w:lang w:val="en-GB"/>
        </w:rPr>
      </w:pPr>
      <w:r w:rsidRPr="00C742C1">
        <w:rPr>
          <w:rFonts w:ascii="Times New Roman" w:hAnsi="Times New Roman" w:cs="Times New Roman"/>
          <w:lang w:val="en-GB"/>
        </w:rPr>
        <w:t>O’Shea, J</w:t>
      </w:r>
      <w:r w:rsidR="001D4784" w:rsidRPr="00C742C1">
        <w:rPr>
          <w:rFonts w:ascii="Times New Roman" w:hAnsi="Times New Roman" w:cs="Times New Roman"/>
          <w:lang w:val="en-GB"/>
        </w:rPr>
        <w:t xml:space="preserve">. </w:t>
      </w:r>
      <w:proofErr w:type="gramStart"/>
      <w:r w:rsidR="001D4784" w:rsidRPr="00C742C1">
        <w:rPr>
          <w:rFonts w:ascii="Times New Roman" w:hAnsi="Times New Roman" w:cs="Times New Roman"/>
          <w:lang w:val="en-GB"/>
        </w:rPr>
        <w:t>( 2007</w:t>
      </w:r>
      <w:proofErr w:type="gramEnd"/>
      <w:r w:rsidR="001D4784" w:rsidRPr="00C742C1">
        <w:rPr>
          <w:rFonts w:ascii="Times New Roman" w:hAnsi="Times New Roman" w:cs="Times New Roman"/>
          <w:lang w:val="en-GB"/>
        </w:rPr>
        <w:t xml:space="preserve">) </w:t>
      </w:r>
      <w:r w:rsidR="001D4784" w:rsidRPr="00C742C1">
        <w:rPr>
          <w:rFonts w:ascii="Times New Roman" w:hAnsi="Times New Roman" w:cs="Times New Roman"/>
          <w:i/>
          <w:lang w:val="en-GB"/>
        </w:rPr>
        <w:t xml:space="preserve">At Home in the World: </w:t>
      </w:r>
      <w:proofErr w:type="spellStart"/>
      <w:r w:rsidR="001D4784" w:rsidRPr="00C742C1">
        <w:rPr>
          <w:rFonts w:ascii="Times New Roman" w:hAnsi="Times New Roman" w:cs="Times New Roman"/>
          <w:i/>
          <w:lang w:val="en-GB"/>
        </w:rPr>
        <w:t>Bharata</w:t>
      </w:r>
      <w:proofErr w:type="spellEnd"/>
      <w:r w:rsidR="001D4784" w:rsidRPr="00C742C1">
        <w:rPr>
          <w:rFonts w:ascii="Times New Roman" w:hAnsi="Times New Roman" w:cs="Times New Roman"/>
          <w:i/>
          <w:lang w:val="en-GB"/>
        </w:rPr>
        <w:t xml:space="preserve"> </w:t>
      </w:r>
      <w:proofErr w:type="spellStart"/>
      <w:r w:rsidR="001D4784" w:rsidRPr="00C742C1">
        <w:rPr>
          <w:rFonts w:ascii="Times New Roman" w:hAnsi="Times New Roman" w:cs="Times New Roman"/>
          <w:i/>
          <w:lang w:val="en-GB"/>
        </w:rPr>
        <w:t>Natyam</w:t>
      </w:r>
      <w:proofErr w:type="spellEnd"/>
      <w:r w:rsidR="001D4784" w:rsidRPr="00C742C1">
        <w:rPr>
          <w:rFonts w:ascii="Times New Roman" w:hAnsi="Times New Roman" w:cs="Times New Roman"/>
          <w:i/>
          <w:lang w:val="en-GB"/>
        </w:rPr>
        <w:t xml:space="preserve"> on the Global Stage</w:t>
      </w:r>
      <w:r w:rsidR="001D4784" w:rsidRPr="00C742C1">
        <w:rPr>
          <w:rFonts w:ascii="Times New Roman" w:hAnsi="Times New Roman" w:cs="Times New Roman"/>
          <w:lang w:val="en-GB"/>
        </w:rPr>
        <w:t xml:space="preserve">. Middletown: Wesleyan University Press. </w:t>
      </w:r>
    </w:p>
    <w:p w14:paraId="50C190ED" w14:textId="77777777" w:rsidR="001D4784" w:rsidRPr="00C742C1" w:rsidRDefault="001D4784">
      <w:pPr>
        <w:rPr>
          <w:rFonts w:ascii="Times New Roman" w:hAnsi="Times New Roman" w:cs="Times New Roman"/>
          <w:lang w:val="en-GB"/>
        </w:rPr>
      </w:pPr>
    </w:p>
    <w:p w14:paraId="2B60CA89" w14:textId="147FAE46" w:rsidR="000F1138" w:rsidRPr="00C742C1" w:rsidRDefault="001D4784">
      <w:pPr>
        <w:rPr>
          <w:rFonts w:ascii="Times New Roman" w:hAnsi="Times New Roman" w:cs="Times New Roman"/>
          <w:lang w:val="en-GB"/>
        </w:rPr>
      </w:pPr>
      <w:r w:rsidRPr="00C742C1">
        <w:rPr>
          <w:rFonts w:ascii="Times New Roman" w:hAnsi="Times New Roman" w:cs="Times New Roman"/>
          <w:lang w:val="en-GB"/>
        </w:rPr>
        <w:t>---------  (2008)</w:t>
      </w:r>
      <w:r w:rsidR="0079390A" w:rsidRPr="00C742C1">
        <w:rPr>
          <w:rFonts w:ascii="Times New Roman" w:hAnsi="Times New Roman" w:cs="Times New Roman"/>
          <w:lang w:val="en-GB"/>
        </w:rPr>
        <w:t xml:space="preserve"> </w:t>
      </w:r>
      <w:r w:rsidRPr="00C742C1">
        <w:rPr>
          <w:rFonts w:ascii="Times New Roman" w:hAnsi="Times New Roman" w:cs="Times New Roman"/>
          <w:lang w:val="en-GB"/>
        </w:rPr>
        <w:t>‘</w:t>
      </w:r>
      <w:r w:rsidR="0079390A" w:rsidRPr="00C742C1">
        <w:rPr>
          <w:rFonts w:ascii="Times New Roman" w:hAnsi="Times New Roman" w:cs="Times New Roman"/>
          <w:lang w:val="en-GB"/>
        </w:rPr>
        <w:t xml:space="preserve">Unbalancing the Authentic/Partnering Classicism: </w:t>
      </w:r>
      <w:proofErr w:type="spellStart"/>
      <w:r w:rsidR="0079390A" w:rsidRPr="00C742C1">
        <w:rPr>
          <w:rFonts w:ascii="Times New Roman" w:hAnsi="Times New Roman" w:cs="Times New Roman"/>
          <w:lang w:val="en-GB"/>
        </w:rPr>
        <w:t>Shobana</w:t>
      </w:r>
      <w:proofErr w:type="spellEnd"/>
      <w:r w:rsidR="0079390A" w:rsidRPr="00C742C1">
        <w:rPr>
          <w:rFonts w:ascii="Times New Roman" w:hAnsi="Times New Roman" w:cs="Times New Roman"/>
          <w:lang w:val="en-GB"/>
        </w:rPr>
        <w:t xml:space="preserve"> </w:t>
      </w:r>
      <w:proofErr w:type="spellStart"/>
      <w:r w:rsidR="0079390A" w:rsidRPr="00C742C1">
        <w:rPr>
          <w:rFonts w:ascii="Times New Roman" w:hAnsi="Times New Roman" w:cs="Times New Roman"/>
          <w:lang w:val="en-GB"/>
        </w:rPr>
        <w:t>Jeyasingh’s</w:t>
      </w:r>
      <w:proofErr w:type="spellEnd"/>
      <w:r w:rsidR="0079390A" w:rsidRPr="00C742C1">
        <w:rPr>
          <w:rFonts w:ascii="Times New Roman" w:hAnsi="Times New Roman" w:cs="Times New Roman"/>
          <w:lang w:val="en-GB"/>
        </w:rPr>
        <w:t xml:space="preserve"> Choreography and the </w:t>
      </w:r>
      <w:proofErr w:type="spellStart"/>
      <w:r w:rsidR="0079390A" w:rsidRPr="00C742C1">
        <w:rPr>
          <w:rFonts w:ascii="Times New Roman" w:hAnsi="Times New Roman" w:cs="Times New Roman"/>
          <w:lang w:val="en-GB"/>
        </w:rPr>
        <w:t>Bharata</w:t>
      </w:r>
      <w:proofErr w:type="spellEnd"/>
      <w:r w:rsidR="0079390A" w:rsidRPr="00C742C1">
        <w:rPr>
          <w:rFonts w:ascii="Times New Roman" w:hAnsi="Times New Roman" w:cs="Times New Roman"/>
          <w:lang w:val="en-GB"/>
        </w:rPr>
        <w:t xml:space="preserve"> </w:t>
      </w:r>
      <w:proofErr w:type="spellStart"/>
      <w:r w:rsidR="0079390A" w:rsidRPr="00C742C1">
        <w:rPr>
          <w:rFonts w:ascii="Times New Roman" w:hAnsi="Times New Roman" w:cs="Times New Roman"/>
          <w:lang w:val="en-GB"/>
        </w:rPr>
        <w:t>Natyam</w:t>
      </w:r>
      <w:proofErr w:type="spellEnd"/>
      <w:r w:rsidRPr="00C742C1">
        <w:rPr>
          <w:rFonts w:ascii="Times New Roman" w:hAnsi="Times New Roman" w:cs="Times New Roman"/>
          <w:lang w:val="en-GB"/>
        </w:rPr>
        <w:t xml:space="preserve"> “</w:t>
      </w:r>
      <w:r w:rsidR="0079390A" w:rsidRPr="00C742C1">
        <w:rPr>
          <w:rFonts w:ascii="Times New Roman" w:hAnsi="Times New Roman" w:cs="Times New Roman"/>
          <w:lang w:val="en-GB"/>
        </w:rPr>
        <w:t>Tradition</w:t>
      </w:r>
      <w:r w:rsidRPr="00C742C1">
        <w:rPr>
          <w:rFonts w:ascii="Times New Roman" w:hAnsi="Times New Roman" w:cs="Times New Roman"/>
          <w:lang w:val="en-GB"/>
        </w:rPr>
        <w:t>”,’ i</w:t>
      </w:r>
      <w:r w:rsidR="0079390A" w:rsidRPr="00C742C1">
        <w:rPr>
          <w:rFonts w:ascii="Times New Roman" w:hAnsi="Times New Roman" w:cs="Times New Roman"/>
          <w:lang w:val="en-GB"/>
        </w:rPr>
        <w:t xml:space="preserve">n </w:t>
      </w:r>
      <w:r w:rsidRPr="00C742C1">
        <w:rPr>
          <w:rFonts w:ascii="Times New Roman" w:hAnsi="Times New Roman" w:cs="Times New Roman"/>
          <w:i/>
          <w:lang w:val="en-GB"/>
        </w:rPr>
        <w:t>Decentring Dancing Texts: The Challenge of Interpreting Dances</w:t>
      </w:r>
      <w:r w:rsidRPr="00C742C1">
        <w:rPr>
          <w:rFonts w:ascii="Times New Roman" w:hAnsi="Times New Roman" w:cs="Times New Roman"/>
          <w:lang w:val="en-GB"/>
        </w:rPr>
        <w:t xml:space="preserve">, ed. J. </w:t>
      </w:r>
      <w:r w:rsidR="0079390A" w:rsidRPr="00C742C1">
        <w:rPr>
          <w:rFonts w:ascii="Times New Roman" w:hAnsi="Times New Roman" w:cs="Times New Roman"/>
          <w:lang w:val="en-GB"/>
        </w:rPr>
        <w:t xml:space="preserve">Lansdale, </w:t>
      </w:r>
      <w:r w:rsidR="005A269F" w:rsidRPr="00C742C1">
        <w:rPr>
          <w:rFonts w:ascii="Times New Roman" w:hAnsi="Times New Roman" w:cs="Times New Roman"/>
          <w:lang w:val="en-GB"/>
        </w:rPr>
        <w:t>Basingstoke: Palgrave Macmillan.</w:t>
      </w:r>
      <w:r w:rsidR="004F0C8A" w:rsidRPr="00C742C1">
        <w:rPr>
          <w:rFonts w:ascii="Times New Roman" w:hAnsi="Times New Roman" w:cs="Times New Roman"/>
          <w:lang w:val="en-GB"/>
        </w:rPr>
        <w:t xml:space="preserve"> </w:t>
      </w:r>
    </w:p>
    <w:p w14:paraId="1C50B995" w14:textId="77777777" w:rsidR="001714C4" w:rsidRPr="00C742C1" w:rsidRDefault="001714C4">
      <w:pPr>
        <w:rPr>
          <w:rFonts w:ascii="Times New Roman" w:hAnsi="Times New Roman" w:cs="Times New Roman"/>
          <w:lang w:val="en-GB"/>
        </w:rPr>
      </w:pPr>
    </w:p>
    <w:p w14:paraId="5FEC5149" w14:textId="6A2B8C86" w:rsidR="001714C4" w:rsidRPr="00C742C1" w:rsidRDefault="001714C4">
      <w:pPr>
        <w:rPr>
          <w:rFonts w:ascii="Times New Roman" w:hAnsi="Times New Roman" w:cs="Times New Roman"/>
          <w:lang w:val="en-GB"/>
        </w:rPr>
      </w:pPr>
      <w:proofErr w:type="spellStart"/>
      <w:r w:rsidRPr="00C742C1">
        <w:rPr>
          <w:rFonts w:ascii="Times New Roman" w:hAnsi="Times New Roman" w:cs="Times New Roman"/>
          <w:lang w:val="en-GB"/>
        </w:rPr>
        <w:t>Prickett</w:t>
      </w:r>
      <w:proofErr w:type="spellEnd"/>
      <w:r w:rsidRPr="00C742C1">
        <w:rPr>
          <w:rFonts w:ascii="Times New Roman" w:hAnsi="Times New Roman" w:cs="Times New Roman"/>
          <w:lang w:val="en-GB"/>
        </w:rPr>
        <w:t>, S. (2013) ‘Encountering the South Asian Diaspora: Dance Education, Heritage and Public Performance in London,</w:t>
      </w:r>
      <w:r w:rsidR="004471D4" w:rsidRPr="00C742C1">
        <w:rPr>
          <w:rFonts w:ascii="Times New Roman" w:hAnsi="Times New Roman" w:cs="Times New Roman"/>
          <w:lang w:val="en-GB"/>
        </w:rPr>
        <w:t>’</w:t>
      </w:r>
      <w:r w:rsidRPr="00C742C1">
        <w:rPr>
          <w:rFonts w:ascii="Times New Roman" w:hAnsi="Times New Roman" w:cs="Times New Roman"/>
          <w:lang w:val="en-GB"/>
        </w:rPr>
        <w:t xml:space="preserve"> in </w:t>
      </w:r>
      <w:r w:rsidRPr="00C742C1">
        <w:rPr>
          <w:rFonts w:ascii="Times New Roman" w:hAnsi="Times New Roman" w:cs="Times New Roman"/>
          <w:i/>
          <w:lang w:val="en-GB"/>
        </w:rPr>
        <w:t>Embodied Politics: Dance, Protest</w:t>
      </w:r>
      <w:r w:rsidRPr="00C742C1">
        <w:rPr>
          <w:rFonts w:ascii="Times New Roman" w:hAnsi="Times New Roman" w:cs="Times New Roman"/>
          <w:lang w:val="en-GB"/>
        </w:rPr>
        <w:t xml:space="preserve"> </w:t>
      </w:r>
      <w:r w:rsidRPr="00C742C1">
        <w:rPr>
          <w:rFonts w:ascii="Times New Roman" w:hAnsi="Times New Roman" w:cs="Times New Roman"/>
          <w:i/>
          <w:lang w:val="en-GB"/>
        </w:rPr>
        <w:t>and</w:t>
      </w:r>
      <w:r w:rsidRPr="00C742C1">
        <w:rPr>
          <w:rFonts w:ascii="Times New Roman" w:hAnsi="Times New Roman" w:cs="Times New Roman"/>
          <w:lang w:val="en-GB"/>
        </w:rPr>
        <w:t xml:space="preserve"> </w:t>
      </w:r>
      <w:r w:rsidRPr="00C742C1">
        <w:rPr>
          <w:rFonts w:ascii="Times New Roman" w:hAnsi="Times New Roman" w:cs="Times New Roman"/>
          <w:i/>
          <w:lang w:val="en-GB"/>
        </w:rPr>
        <w:t>Identities</w:t>
      </w:r>
      <w:r w:rsidRPr="00C742C1">
        <w:rPr>
          <w:rFonts w:ascii="Times New Roman" w:hAnsi="Times New Roman" w:cs="Times New Roman"/>
          <w:lang w:val="en-GB"/>
        </w:rPr>
        <w:t xml:space="preserve">, </w:t>
      </w:r>
      <w:proofErr w:type="spellStart"/>
      <w:r w:rsidRPr="00C742C1">
        <w:rPr>
          <w:rFonts w:ascii="Times New Roman" w:hAnsi="Times New Roman" w:cs="Times New Roman"/>
          <w:lang w:val="en-GB"/>
        </w:rPr>
        <w:t>Binsted</w:t>
      </w:r>
      <w:proofErr w:type="spellEnd"/>
      <w:r w:rsidRPr="00C742C1">
        <w:rPr>
          <w:rFonts w:ascii="Times New Roman" w:hAnsi="Times New Roman" w:cs="Times New Roman"/>
          <w:lang w:val="en-GB"/>
        </w:rPr>
        <w:t xml:space="preserve">: Dance Books, 134-77. </w:t>
      </w:r>
    </w:p>
    <w:p w14:paraId="3B46ADF4" w14:textId="77777777" w:rsidR="000F1138" w:rsidRPr="00C742C1" w:rsidRDefault="000F1138">
      <w:pPr>
        <w:rPr>
          <w:rFonts w:ascii="Times New Roman" w:hAnsi="Times New Roman" w:cs="Times New Roman"/>
          <w:lang w:val="en-GB"/>
        </w:rPr>
      </w:pPr>
    </w:p>
    <w:p w14:paraId="17CE630D" w14:textId="78AD174F" w:rsidR="00951E52" w:rsidRPr="00C742C1" w:rsidRDefault="005A269F">
      <w:pPr>
        <w:rPr>
          <w:rFonts w:ascii="Times New Roman" w:hAnsi="Times New Roman" w:cs="Times New Roman"/>
          <w:lang w:val="en-GB"/>
        </w:rPr>
      </w:pPr>
      <w:r w:rsidRPr="00C742C1">
        <w:rPr>
          <w:rFonts w:ascii="Times New Roman" w:hAnsi="Times New Roman" w:cs="Times New Roman"/>
          <w:lang w:val="en-GB"/>
        </w:rPr>
        <w:t>Roy, S</w:t>
      </w:r>
      <w:r w:rsidR="001D4784" w:rsidRPr="00C742C1">
        <w:rPr>
          <w:rFonts w:ascii="Times New Roman" w:hAnsi="Times New Roman" w:cs="Times New Roman"/>
          <w:lang w:val="en-GB"/>
        </w:rPr>
        <w:t>. (1997) ‘</w:t>
      </w:r>
      <w:r w:rsidR="00BF01E9" w:rsidRPr="00C742C1">
        <w:rPr>
          <w:rFonts w:ascii="Times New Roman" w:hAnsi="Times New Roman" w:cs="Times New Roman"/>
          <w:lang w:val="en-GB"/>
        </w:rPr>
        <w:t xml:space="preserve">Dirt, Noise, Traffic: </w:t>
      </w:r>
      <w:r w:rsidR="00520155" w:rsidRPr="00C742C1">
        <w:rPr>
          <w:rFonts w:ascii="Times New Roman" w:hAnsi="Times New Roman" w:cs="Times New Roman"/>
          <w:lang w:val="en-GB"/>
        </w:rPr>
        <w:t>Contemporary Indian Dance in the Western City: Modernity, Ethnicity, and Hybridity</w:t>
      </w:r>
      <w:r w:rsidR="001D4784" w:rsidRPr="00C742C1">
        <w:rPr>
          <w:rFonts w:ascii="Times New Roman" w:hAnsi="Times New Roman" w:cs="Times New Roman"/>
          <w:lang w:val="en-GB"/>
        </w:rPr>
        <w:t xml:space="preserve">,’ in </w:t>
      </w:r>
      <w:r w:rsidR="00520155" w:rsidRPr="00C742C1">
        <w:rPr>
          <w:rFonts w:ascii="Times New Roman" w:hAnsi="Times New Roman" w:cs="Times New Roman"/>
          <w:i/>
          <w:lang w:val="en-GB"/>
        </w:rPr>
        <w:t>Dance and the City</w:t>
      </w:r>
      <w:r w:rsidR="004471D4" w:rsidRPr="00C742C1">
        <w:rPr>
          <w:rFonts w:ascii="Times New Roman" w:hAnsi="Times New Roman" w:cs="Times New Roman"/>
          <w:lang w:val="en-GB"/>
        </w:rPr>
        <w:t>,</w:t>
      </w:r>
      <w:r w:rsidR="001D4784" w:rsidRPr="00C742C1">
        <w:rPr>
          <w:rFonts w:ascii="Times New Roman" w:hAnsi="Times New Roman" w:cs="Times New Roman"/>
          <w:lang w:val="en-GB"/>
        </w:rPr>
        <w:t xml:space="preserve"> ed. H. Thomas,</w:t>
      </w:r>
      <w:r w:rsidR="00520155" w:rsidRPr="00C742C1">
        <w:rPr>
          <w:rFonts w:ascii="Times New Roman" w:hAnsi="Times New Roman" w:cs="Times New Roman"/>
          <w:lang w:val="en-GB"/>
        </w:rPr>
        <w:t xml:space="preserve"> New York: St. Martin</w:t>
      </w:r>
      <w:r w:rsidR="00BB04E4" w:rsidRPr="00C742C1">
        <w:rPr>
          <w:rFonts w:ascii="Times New Roman" w:hAnsi="Times New Roman" w:cs="Times New Roman"/>
          <w:lang w:val="en-GB"/>
        </w:rPr>
        <w:t>’s</w:t>
      </w:r>
      <w:r w:rsidR="00520155" w:rsidRPr="00C742C1">
        <w:rPr>
          <w:rFonts w:ascii="Times New Roman" w:hAnsi="Times New Roman" w:cs="Times New Roman"/>
          <w:lang w:val="en-GB"/>
        </w:rPr>
        <w:t xml:space="preserve"> Press</w:t>
      </w:r>
      <w:r w:rsidR="001714C4" w:rsidRPr="00C742C1">
        <w:rPr>
          <w:rFonts w:ascii="Times New Roman" w:hAnsi="Times New Roman" w:cs="Times New Roman"/>
          <w:lang w:val="en-GB"/>
        </w:rPr>
        <w:t>, 68-85</w:t>
      </w:r>
      <w:r w:rsidR="00520155" w:rsidRPr="00C742C1">
        <w:rPr>
          <w:rFonts w:ascii="Times New Roman" w:hAnsi="Times New Roman" w:cs="Times New Roman"/>
          <w:lang w:val="en-GB"/>
        </w:rPr>
        <w:t xml:space="preserve">. </w:t>
      </w:r>
    </w:p>
    <w:p w14:paraId="63BAA36A" w14:textId="77777777" w:rsidR="00951E52" w:rsidRPr="00C742C1" w:rsidRDefault="00951E52">
      <w:pPr>
        <w:rPr>
          <w:rFonts w:ascii="Times New Roman" w:hAnsi="Times New Roman" w:cs="Times New Roman"/>
          <w:lang w:val="en-GB"/>
        </w:rPr>
      </w:pPr>
    </w:p>
    <w:p w14:paraId="25FC1253" w14:textId="23643606" w:rsidR="00CA0355" w:rsidRPr="00C742C1" w:rsidRDefault="00CA0355">
      <w:pPr>
        <w:rPr>
          <w:rFonts w:ascii="Times New Roman" w:hAnsi="Times New Roman" w:cs="Times New Roman"/>
          <w:b/>
          <w:lang w:val="en-GB"/>
        </w:rPr>
      </w:pPr>
      <w:r w:rsidRPr="00C742C1">
        <w:rPr>
          <w:rFonts w:ascii="Times New Roman" w:hAnsi="Times New Roman" w:cs="Times New Roman"/>
          <w:b/>
          <w:lang w:val="en-GB"/>
        </w:rPr>
        <w:t>Digital Documentation</w:t>
      </w:r>
    </w:p>
    <w:p w14:paraId="0A1C1478" w14:textId="6BEA6F8D" w:rsidR="00027C67" w:rsidRPr="00C742C1" w:rsidRDefault="00CA0355">
      <w:pPr>
        <w:rPr>
          <w:rFonts w:ascii="Times New Roman" w:hAnsi="Times New Roman" w:cs="Times New Roman"/>
          <w:lang w:val="en-GB"/>
        </w:rPr>
      </w:pPr>
      <w:r w:rsidRPr="00C742C1">
        <w:rPr>
          <w:rFonts w:ascii="Times New Roman" w:hAnsi="Times New Roman" w:cs="Times New Roman"/>
          <w:lang w:val="en-GB"/>
        </w:rPr>
        <w:t>Roy, S. (2009)</w:t>
      </w:r>
      <w:r w:rsidR="00951E52" w:rsidRPr="00C742C1">
        <w:rPr>
          <w:rFonts w:ascii="Times New Roman" w:hAnsi="Times New Roman" w:cs="Times New Roman"/>
          <w:lang w:val="en-GB"/>
        </w:rPr>
        <w:t xml:space="preserve"> </w:t>
      </w:r>
      <w:r w:rsidRPr="00C742C1">
        <w:rPr>
          <w:rFonts w:ascii="Times New Roman" w:hAnsi="Times New Roman" w:cs="Times New Roman"/>
          <w:lang w:val="en-GB"/>
        </w:rPr>
        <w:t>‘</w:t>
      </w:r>
      <w:r w:rsidR="00951E52" w:rsidRPr="00C742C1">
        <w:rPr>
          <w:rFonts w:ascii="Times New Roman" w:hAnsi="Times New Roman" w:cs="Times New Roman"/>
          <w:lang w:val="en-GB"/>
        </w:rPr>
        <w:t xml:space="preserve">Step-by-Step Guide to Dance: </w:t>
      </w:r>
      <w:proofErr w:type="spellStart"/>
      <w:r w:rsidR="00951E52" w:rsidRPr="00C742C1">
        <w:rPr>
          <w:rFonts w:ascii="Times New Roman" w:hAnsi="Times New Roman" w:cs="Times New Roman"/>
          <w:lang w:val="en-GB"/>
        </w:rPr>
        <w:t>Shobana</w:t>
      </w:r>
      <w:proofErr w:type="spellEnd"/>
      <w:r w:rsidR="00951E52" w:rsidRPr="00C742C1">
        <w:rPr>
          <w:rFonts w:ascii="Times New Roman" w:hAnsi="Times New Roman" w:cs="Times New Roman"/>
          <w:lang w:val="en-GB"/>
        </w:rPr>
        <w:t xml:space="preserve"> </w:t>
      </w:r>
      <w:proofErr w:type="spellStart"/>
      <w:r w:rsidR="00951E52" w:rsidRPr="00C742C1">
        <w:rPr>
          <w:rFonts w:ascii="Times New Roman" w:hAnsi="Times New Roman" w:cs="Times New Roman"/>
          <w:lang w:val="en-GB"/>
        </w:rPr>
        <w:t>Jeyasingh</w:t>
      </w:r>
      <w:proofErr w:type="spellEnd"/>
      <w:r w:rsidRPr="00C742C1">
        <w:rPr>
          <w:rFonts w:ascii="Times New Roman" w:hAnsi="Times New Roman" w:cs="Times New Roman"/>
          <w:lang w:val="en-GB"/>
        </w:rPr>
        <w:t>,’</w:t>
      </w:r>
      <w:r w:rsidR="00951E52" w:rsidRPr="00C742C1">
        <w:rPr>
          <w:rFonts w:ascii="Times New Roman" w:hAnsi="Times New Roman" w:cs="Times New Roman"/>
          <w:lang w:val="en-GB"/>
        </w:rPr>
        <w:t xml:space="preserve"> </w:t>
      </w:r>
      <w:r w:rsidR="00951E52" w:rsidRPr="00C742C1">
        <w:rPr>
          <w:rFonts w:ascii="Times New Roman" w:hAnsi="Times New Roman" w:cs="Times New Roman"/>
          <w:i/>
          <w:lang w:val="en-GB"/>
        </w:rPr>
        <w:t>The Guardian</w:t>
      </w:r>
      <w:r w:rsidRPr="00C742C1">
        <w:rPr>
          <w:rFonts w:ascii="Times New Roman" w:hAnsi="Times New Roman" w:cs="Times New Roman"/>
          <w:lang w:val="en-GB"/>
        </w:rPr>
        <w:t xml:space="preserve">, </w:t>
      </w:r>
      <w:r w:rsidR="00951E52" w:rsidRPr="00C742C1">
        <w:rPr>
          <w:rFonts w:ascii="Times New Roman" w:hAnsi="Times New Roman" w:cs="Times New Roman"/>
          <w:lang w:val="en-GB"/>
        </w:rPr>
        <w:t>21 October</w:t>
      </w:r>
      <w:r w:rsidRPr="00C742C1">
        <w:rPr>
          <w:rFonts w:ascii="Times New Roman" w:hAnsi="Times New Roman" w:cs="Times New Roman"/>
          <w:lang w:val="en-GB"/>
        </w:rPr>
        <w:t>.</w:t>
      </w:r>
      <w:r w:rsidR="00951E52" w:rsidRPr="00C742C1">
        <w:rPr>
          <w:rFonts w:ascii="Times New Roman" w:hAnsi="Times New Roman" w:cs="Times New Roman"/>
          <w:lang w:val="en-GB"/>
        </w:rPr>
        <w:t xml:space="preserve"> </w:t>
      </w:r>
      <w:hyperlink r:id="rId7" w:history="1">
        <w:r w:rsidR="00C179DE" w:rsidRPr="00C742C1">
          <w:rPr>
            <w:rStyle w:val="Hyperlink"/>
            <w:rFonts w:ascii="Times New Roman" w:hAnsi="Times New Roman" w:cs="Times New Roman"/>
            <w:lang w:val="en-GB"/>
          </w:rPr>
          <w:t>http://www.guardian.co.uk/stage/2009/oct/20/shobana-jeyasingh</w:t>
        </w:r>
      </w:hyperlink>
      <w:r w:rsidR="00951E52" w:rsidRPr="00C742C1">
        <w:rPr>
          <w:rFonts w:ascii="Times New Roman" w:hAnsi="Times New Roman" w:cs="Times New Roman"/>
          <w:lang w:val="en-GB"/>
        </w:rPr>
        <w:t>.</w:t>
      </w:r>
      <w:r w:rsidR="00C179DE" w:rsidRPr="00C742C1">
        <w:rPr>
          <w:rFonts w:ascii="Times New Roman" w:hAnsi="Times New Roman" w:cs="Times New Roman"/>
          <w:lang w:val="en-GB"/>
        </w:rPr>
        <w:t xml:space="preserve"> </w:t>
      </w:r>
    </w:p>
    <w:p w14:paraId="7249F5D7" w14:textId="77777777" w:rsidR="0029555E" w:rsidRPr="00C742C1" w:rsidRDefault="0029555E">
      <w:pPr>
        <w:rPr>
          <w:rFonts w:ascii="Times New Roman" w:hAnsi="Times New Roman" w:cs="Times New Roman"/>
          <w:lang w:val="en-GB"/>
        </w:rPr>
      </w:pPr>
    </w:p>
    <w:p w14:paraId="212EAD3D" w14:textId="62FFDA73" w:rsidR="00506189" w:rsidRPr="00C742C1" w:rsidRDefault="0029555E">
      <w:pPr>
        <w:rPr>
          <w:rFonts w:ascii="Times New Roman" w:eastAsia="Times New Roman" w:hAnsi="Times New Roman" w:cs="Times New Roman"/>
          <w:color w:val="000026"/>
          <w:shd w:val="clear" w:color="auto" w:fill="FFFFFF"/>
          <w:lang w:eastAsia="en-US"/>
        </w:rPr>
      </w:pPr>
      <w:r w:rsidRPr="00C742C1">
        <w:rPr>
          <w:rFonts w:ascii="Times New Roman" w:hAnsi="Times New Roman" w:cs="Times New Roman"/>
          <w:b/>
          <w:lang w:val="en-GB"/>
        </w:rPr>
        <w:t>Film Documentation</w:t>
      </w:r>
      <w:proofErr w:type="spellStart"/>
      <w:r w:rsidR="00CC667D" w:rsidRPr="00C742C1">
        <w:rPr>
          <w:rFonts w:ascii="Times New Roman" w:eastAsia="Times New Roman" w:hAnsi="Times New Roman" w:cs="Times New Roman"/>
          <w:color w:val="000026"/>
          <w:shd w:val="clear" w:color="auto" w:fill="FFFFFF"/>
          <w:lang w:eastAsia="en-US"/>
        </w:rPr>
        <w:t>Jeyasingh</w:t>
      </w:r>
      <w:proofErr w:type="spellEnd"/>
      <w:r w:rsidR="00CC667D" w:rsidRPr="00C742C1">
        <w:rPr>
          <w:rFonts w:ascii="Times New Roman" w:eastAsia="Times New Roman" w:hAnsi="Times New Roman" w:cs="Times New Roman"/>
          <w:color w:val="000026"/>
          <w:shd w:val="clear" w:color="auto" w:fill="FFFFFF"/>
          <w:lang w:eastAsia="en-US"/>
        </w:rPr>
        <w:t>, S. (1993)</w:t>
      </w:r>
      <w:r w:rsidR="00CC667D" w:rsidRPr="00C742C1">
        <w:rPr>
          <w:rFonts w:ascii="Times New Roman" w:eastAsia="Times New Roman" w:hAnsi="Times New Roman" w:cs="Times New Roman"/>
          <w:i/>
          <w:color w:val="000026"/>
          <w:shd w:val="clear" w:color="auto" w:fill="FFFFFF"/>
          <w:lang w:eastAsia="en-US"/>
        </w:rPr>
        <w:t xml:space="preserve"> </w:t>
      </w:r>
      <w:r w:rsidR="00506189" w:rsidRPr="00C742C1">
        <w:rPr>
          <w:rFonts w:ascii="Times New Roman" w:eastAsia="Times New Roman" w:hAnsi="Times New Roman" w:cs="Times New Roman"/>
          <w:i/>
          <w:color w:val="000026"/>
          <w:shd w:val="clear" w:color="auto" w:fill="FFFFFF"/>
          <w:lang w:eastAsia="en-US"/>
        </w:rPr>
        <w:t>Duets with Automobiles</w:t>
      </w:r>
      <w:r w:rsidR="00CC667D" w:rsidRPr="00C742C1">
        <w:rPr>
          <w:rFonts w:ascii="Times New Roman" w:eastAsia="Times New Roman" w:hAnsi="Times New Roman" w:cs="Times New Roman"/>
          <w:i/>
          <w:color w:val="000026"/>
          <w:shd w:val="clear" w:color="auto" w:fill="FFFFFF"/>
          <w:lang w:eastAsia="en-US"/>
        </w:rPr>
        <w:t xml:space="preserve">, </w:t>
      </w:r>
      <w:r w:rsidR="00CC667D" w:rsidRPr="00C742C1">
        <w:rPr>
          <w:rFonts w:ascii="Times New Roman" w:eastAsia="Times New Roman" w:hAnsi="Times New Roman" w:cs="Times New Roman"/>
          <w:color w:val="000026"/>
          <w:shd w:val="clear" w:color="auto" w:fill="FFFFFF"/>
          <w:lang w:eastAsia="en-US"/>
        </w:rPr>
        <w:t xml:space="preserve">London: Illuminations Media. </w:t>
      </w:r>
    </w:p>
    <w:p w14:paraId="46CB7EF2" w14:textId="413C144F" w:rsidR="00CC667D" w:rsidRPr="00C742C1" w:rsidRDefault="00CC667D">
      <w:pPr>
        <w:rPr>
          <w:rFonts w:ascii="Times New Roman" w:eastAsia="Times New Roman" w:hAnsi="Times New Roman" w:cs="Times New Roman"/>
          <w:color w:val="000026"/>
          <w:shd w:val="clear" w:color="auto" w:fill="FFFFFF"/>
          <w:lang w:eastAsia="en-US"/>
        </w:rPr>
      </w:pPr>
      <w:hyperlink r:id="rId8" w:history="1">
        <w:r w:rsidRPr="00C742C1">
          <w:rPr>
            <w:rStyle w:val="Hyperlink"/>
            <w:rFonts w:ascii="Times New Roman" w:eastAsia="Times New Roman" w:hAnsi="Times New Roman" w:cs="Times New Roman"/>
            <w:shd w:val="clear" w:color="auto" w:fill="FFFFFF"/>
            <w:lang w:eastAsia="en-US"/>
          </w:rPr>
          <w:t>http://www.shobanajeyasingh.co.uk/works/duets-with-automobiles/</w:t>
        </w:r>
      </w:hyperlink>
    </w:p>
    <w:p w14:paraId="632F4AFE" w14:textId="07D1DDFD" w:rsidR="00506189" w:rsidRPr="00C742C1" w:rsidRDefault="00506189">
      <w:pPr>
        <w:rPr>
          <w:rFonts w:ascii="Times New Roman" w:eastAsia="Times New Roman" w:hAnsi="Times New Roman" w:cs="Times New Roman"/>
          <w:color w:val="000026"/>
          <w:shd w:val="clear" w:color="auto" w:fill="FFFFFF"/>
          <w:lang w:eastAsia="en-US"/>
        </w:rPr>
      </w:pPr>
      <w:r w:rsidRPr="00C742C1">
        <w:rPr>
          <w:rFonts w:ascii="Times New Roman" w:eastAsia="Times New Roman" w:hAnsi="Times New Roman" w:cs="Times New Roman"/>
          <w:color w:val="000026"/>
          <w:shd w:val="clear" w:color="auto" w:fill="FFFFFF"/>
          <w:lang w:eastAsia="en-US"/>
        </w:rPr>
        <w:t xml:space="preserve"> </w:t>
      </w:r>
    </w:p>
    <w:p w14:paraId="7565BB69" w14:textId="77777777" w:rsidR="009705B2" w:rsidRPr="00C742C1" w:rsidRDefault="00CC667D" w:rsidP="00CC667D">
      <w:pPr>
        <w:rPr>
          <w:rFonts w:ascii="Times New Roman" w:hAnsi="Times New Roman" w:cs="Times New Roman"/>
          <w:lang w:val="en-GB"/>
        </w:rPr>
      </w:pPr>
      <w:r w:rsidRPr="00C742C1">
        <w:rPr>
          <w:rFonts w:ascii="Times New Roman" w:eastAsia="Times New Roman" w:hAnsi="Times New Roman" w:cs="Times New Roman"/>
          <w:color w:val="000026"/>
          <w:shd w:val="clear" w:color="auto" w:fill="FFFFFF"/>
          <w:lang w:eastAsia="en-US"/>
        </w:rPr>
        <w:t xml:space="preserve">---------- (2000) </w:t>
      </w:r>
      <w:r w:rsidRPr="00C742C1">
        <w:rPr>
          <w:rFonts w:ascii="Times New Roman" w:eastAsia="Times New Roman" w:hAnsi="Times New Roman" w:cs="Times New Roman"/>
          <w:i/>
          <w:color w:val="000026"/>
          <w:shd w:val="clear" w:color="auto" w:fill="FFFFFF"/>
          <w:lang w:eastAsia="en-US"/>
        </w:rPr>
        <w:t>Surface Tension</w:t>
      </w:r>
      <w:r w:rsidRPr="00C742C1">
        <w:rPr>
          <w:rFonts w:ascii="Times New Roman" w:eastAsia="Times New Roman" w:hAnsi="Times New Roman" w:cs="Times New Roman"/>
          <w:color w:val="000026"/>
          <w:shd w:val="clear" w:color="auto" w:fill="FFFFFF"/>
          <w:lang w:eastAsia="en-US"/>
        </w:rPr>
        <w:t xml:space="preserve">, </w:t>
      </w:r>
      <w:r w:rsidRPr="00C742C1">
        <w:rPr>
          <w:rFonts w:ascii="Times New Roman" w:hAnsi="Times New Roman" w:cs="Times New Roman"/>
          <w:lang w:val="en-GB"/>
        </w:rPr>
        <w:t xml:space="preserve">London: </w:t>
      </w:r>
      <w:proofErr w:type="spellStart"/>
      <w:r w:rsidRPr="00C742C1">
        <w:rPr>
          <w:rFonts w:ascii="Times New Roman" w:hAnsi="Times New Roman" w:cs="Times New Roman"/>
          <w:lang w:val="en-GB"/>
        </w:rPr>
        <w:t>Shobana</w:t>
      </w:r>
      <w:proofErr w:type="spellEnd"/>
      <w:r w:rsidRPr="00C742C1">
        <w:rPr>
          <w:rFonts w:ascii="Times New Roman" w:hAnsi="Times New Roman" w:cs="Times New Roman"/>
          <w:lang w:val="en-GB"/>
        </w:rPr>
        <w:t xml:space="preserve"> </w:t>
      </w:r>
      <w:proofErr w:type="spellStart"/>
      <w:r w:rsidRPr="00C742C1">
        <w:rPr>
          <w:rFonts w:ascii="Times New Roman" w:hAnsi="Times New Roman" w:cs="Times New Roman"/>
          <w:lang w:val="en-GB"/>
        </w:rPr>
        <w:t>Jeyasingh</w:t>
      </w:r>
      <w:proofErr w:type="spellEnd"/>
      <w:r w:rsidRPr="00C742C1">
        <w:rPr>
          <w:rFonts w:ascii="Times New Roman" w:hAnsi="Times New Roman" w:cs="Times New Roman"/>
          <w:lang w:val="en-GB"/>
        </w:rPr>
        <w:t xml:space="preserve"> Dance Company. </w:t>
      </w:r>
    </w:p>
    <w:p w14:paraId="770B9FAD" w14:textId="4D75E8F5" w:rsidR="004471D4" w:rsidRPr="00C742C1" w:rsidRDefault="004471D4" w:rsidP="00CC667D">
      <w:pPr>
        <w:rPr>
          <w:rFonts w:ascii="Times New Roman" w:hAnsi="Times New Roman" w:cs="Times New Roman"/>
          <w:lang w:val="en-GB"/>
        </w:rPr>
      </w:pPr>
      <w:hyperlink r:id="rId9" w:history="1">
        <w:r w:rsidRPr="00C742C1">
          <w:rPr>
            <w:rStyle w:val="Hyperlink"/>
            <w:rFonts w:ascii="Times New Roman" w:hAnsi="Times New Roman" w:cs="Times New Roman"/>
            <w:lang w:val="en-GB"/>
          </w:rPr>
          <w:t>http://www.shobanajeyasingh.co.uk/wp-content/uploads/Faultline-and-ST_DVD_order2012.pdf</w:t>
        </w:r>
      </w:hyperlink>
    </w:p>
    <w:p w14:paraId="7CC0A506" w14:textId="3F76D15A" w:rsidR="00CC667D" w:rsidRPr="00C742C1" w:rsidRDefault="00CC667D" w:rsidP="00CC667D">
      <w:pPr>
        <w:rPr>
          <w:rFonts w:ascii="Times New Roman" w:hAnsi="Times New Roman" w:cs="Times New Roman"/>
          <w:lang w:val="en-GB"/>
        </w:rPr>
      </w:pPr>
    </w:p>
    <w:p w14:paraId="1B8CA652" w14:textId="77777777" w:rsidR="00540A3A" w:rsidRPr="00C742C1" w:rsidRDefault="00540A3A" w:rsidP="00540A3A">
      <w:pPr>
        <w:rPr>
          <w:rFonts w:ascii="Times New Roman" w:eastAsia="Times New Roman" w:hAnsi="Times New Roman" w:cs="Times New Roman"/>
          <w:lang w:eastAsia="en-US"/>
        </w:rPr>
      </w:pPr>
      <w:r w:rsidRPr="00C742C1">
        <w:rPr>
          <w:rFonts w:ascii="Times New Roman" w:eastAsia="Times New Roman" w:hAnsi="Times New Roman" w:cs="Times New Roman"/>
          <w:bCs/>
          <w:iCs/>
          <w:color w:val="000026"/>
          <w:shd w:val="clear" w:color="auto" w:fill="FFFFFF"/>
          <w:lang w:eastAsia="en-US"/>
        </w:rPr>
        <w:t>----------- (2004)</w:t>
      </w:r>
      <w:r w:rsidRPr="00C742C1">
        <w:rPr>
          <w:rFonts w:ascii="Times New Roman" w:eastAsia="Times New Roman" w:hAnsi="Times New Roman" w:cs="Times New Roman"/>
          <w:bCs/>
          <w:i/>
          <w:iCs/>
          <w:color w:val="000026"/>
          <w:shd w:val="clear" w:color="auto" w:fill="FFFFFF"/>
          <w:lang w:eastAsia="en-US"/>
        </w:rPr>
        <w:t xml:space="preserve"> Animating Architecture: Foliage Chorus</w:t>
      </w:r>
      <w:r w:rsidRPr="00C742C1">
        <w:rPr>
          <w:rFonts w:ascii="Times New Roman" w:eastAsia="Times New Roman" w:hAnsi="Times New Roman" w:cs="Times New Roman"/>
          <w:color w:val="000026"/>
          <w:shd w:val="clear" w:color="auto" w:fill="FFFFFF"/>
          <w:lang w:eastAsia="en-US"/>
        </w:rPr>
        <w:t xml:space="preserve">, London: </w:t>
      </w:r>
      <w:proofErr w:type="spellStart"/>
      <w:r w:rsidRPr="00C742C1">
        <w:rPr>
          <w:rFonts w:ascii="Times New Roman" w:eastAsia="Times New Roman" w:hAnsi="Times New Roman" w:cs="Times New Roman"/>
          <w:color w:val="000026"/>
          <w:shd w:val="clear" w:color="auto" w:fill="FFFFFF"/>
          <w:lang w:eastAsia="en-US"/>
        </w:rPr>
        <w:t>ResCen</w:t>
      </w:r>
      <w:proofErr w:type="spellEnd"/>
      <w:r w:rsidRPr="00C742C1">
        <w:rPr>
          <w:rFonts w:ascii="Times New Roman" w:eastAsia="Times New Roman" w:hAnsi="Times New Roman" w:cs="Times New Roman"/>
          <w:color w:val="000026"/>
          <w:shd w:val="clear" w:color="auto" w:fill="FFFFFF"/>
          <w:lang w:eastAsia="en-US"/>
        </w:rPr>
        <w:t xml:space="preserve"> Publications</w:t>
      </w:r>
    </w:p>
    <w:p w14:paraId="7DD561D1" w14:textId="77777777" w:rsidR="00540A3A" w:rsidRPr="00C742C1" w:rsidRDefault="00540A3A" w:rsidP="00540A3A">
      <w:pPr>
        <w:rPr>
          <w:rFonts w:ascii="Times New Roman" w:eastAsia="Times New Roman" w:hAnsi="Times New Roman" w:cs="Times New Roman"/>
          <w:color w:val="000026"/>
          <w:shd w:val="clear" w:color="auto" w:fill="FFFFFF"/>
          <w:lang w:eastAsia="en-US"/>
        </w:rPr>
      </w:pPr>
      <w:hyperlink r:id="rId10" w:history="1">
        <w:r w:rsidRPr="00C742C1">
          <w:rPr>
            <w:rStyle w:val="Hyperlink"/>
            <w:rFonts w:ascii="Times New Roman" w:eastAsia="Times New Roman" w:hAnsi="Times New Roman" w:cs="Times New Roman"/>
            <w:shd w:val="clear" w:color="auto" w:fill="FFFFFF"/>
            <w:lang w:eastAsia="en-US"/>
          </w:rPr>
          <w:t>http://www.rescen.net/Shobana_Jeyasingh/foliage.html#.Vdt3krxViko</w:t>
        </w:r>
      </w:hyperlink>
    </w:p>
    <w:p w14:paraId="285CEE82" w14:textId="77777777" w:rsidR="00506189" w:rsidRPr="00C742C1" w:rsidRDefault="00506189">
      <w:pPr>
        <w:rPr>
          <w:rFonts w:ascii="Times New Roman" w:eastAsia="Times New Roman" w:hAnsi="Times New Roman" w:cs="Times New Roman"/>
          <w:color w:val="000026"/>
          <w:shd w:val="clear" w:color="auto" w:fill="FFFFFF"/>
          <w:lang w:eastAsia="en-US"/>
        </w:rPr>
      </w:pPr>
    </w:p>
    <w:p w14:paraId="0A0054A3" w14:textId="59CB9436" w:rsidR="002E0809" w:rsidRPr="00C742C1" w:rsidRDefault="00CC667D">
      <w:pPr>
        <w:rPr>
          <w:rFonts w:ascii="Times New Roman" w:hAnsi="Times New Roman" w:cs="Times New Roman"/>
          <w:lang w:val="en-GB"/>
        </w:rPr>
      </w:pPr>
      <w:r w:rsidRPr="00C742C1">
        <w:rPr>
          <w:rFonts w:ascii="Times New Roman" w:hAnsi="Times New Roman" w:cs="Times New Roman"/>
          <w:lang w:val="en-GB"/>
        </w:rPr>
        <w:t>----------- (2007</w:t>
      </w:r>
      <w:proofErr w:type="gramStart"/>
      <w:r w:rsidRPr="00C742C1">
        <w:rPr>
          <w:rFonts w:ascii="Times New Roman" w:hAnsi="Times New Roman" w:cs="Times New Roman"/>
          <w:lang w:val="en-GB"/>
        </w:rPr>
        <w:t>)</w:t>
      </w:r>
      <w:r w:rsidRPr="00C742C1">
        <w:rPr>
          <w:rFonts w:ascii="Times New Roman" w:hAnsi="Times New Roman" w:cs="Times New Roman"/>
          <w:i/>
          <w:lang w:val="en-GB"/>
        </w:rPr>
        <w:t xml:space="preserve">  </w:t>
      </w:r>
      <w:proofErr w:type="spellStart"/>
      <w:r w:rsidR="002E0809" w:rsidRPr="00C742C1">
        <w:rPr>
          <w:rFonts w:ascii="Times New Roman" w:hAnsi="Times New Roman" w:cs="Times New Roman"/>
          <w:i/>
          <w:lang w:val="en-GB"/>
        </w:rPr>
        <w:t>Faultline</w:t>
      </w:r>
      <w:proofErr w:type="spellEnd"/>
      <w:proofErr w:type="gramEnd"/>
      <w:r w:rsidRPr="00C742C1">
        <w:rPr>
          <w:rFonts w:ascii="Times New Roman" w:hAnsi="Times New Roman" w:cs="Times New Roman"/>
          <w:i/>
          <w:lang w:val="en-GB"/>
        </w:rPr>
        <w:t xml:space="preserve">, </w:t>
      </w:r>
      <w:r w:rsidRPr="00C742C1">
        <w:rPr>
          <w:rFonts w:ascii="Times New Roman" w:hAnsi="Times New Roman" w:cs="Times New Roman"/>
          <w:lang w:val="en-GB"/>
        </w:rPr>
        <w:t xml:space="preserve">London: </w:t>
      </w:r>
      <w:proofErr w:type="spellStart"/>
      <w:r w:rsidRPr="00C742C1">
        <w:rPr>
          <w:rFonts w:ascii="Times New Roman" w:hAnsi="Times New Roman" w:cs="Times New Roman"/>
          <w:lang w:val="en-GB"/>
        </w:rPr>
        <w:t>Shobana</w:t>
      </w:r>
      <w:proofErr w:type="spellEnd"/>
      <w:r w:rsidRPr="00C742C1">
        <w:rPr>
          <w:rFonts w:ascii="Times New Roman" w:hAnsi="Times New Roman" w:cs="Times New Roman"/>
          <w:lang w:val="en-GB"/>
        </w:rPr>
        <w:t xml:space="preserve"> </w:t>
      </w:r>
      <w:proofErr w:type="spellStart"/>
      <w:r w:rsidRPr="00C742C1">
        <w:rPr>
          <w:rFonts w:ascii="Times New Roman" w:hAnsi="Times New Roman" w:cs="Times New Roman"/>
          <w:lang w:val="en-GB"/>
        </w:rPr>
        <w:t>Jeyasingh</w:t>
      </w:r>
      <w:proofErr w:type="spellEnd"/>
      <w:r w:rsidRPr="00C742C1">
        <w:rPr>
          <w:rFonts w:ascii="Times New Roman" w:hAnsi="Times New Roman" w:cs="Times New Roman"/>
          <w:lang w:val="en-GB"/>
        </w:rPr>
        <w:t xml:space="preserve"> Dance Company. </w:t>
      </w:r>
      <w:r w:rsidR="00506189" w:rsidRPr="00C742C1">
        <w:rPr>
          <w:rFonts w:ascii="Times New Roman" w:hAnsi="Times New Roman" w:cs="Times New Roman"/>
          <w:lang w:val="en-GB"/>
        </w:rPr>
        <w:t xml:space="preserve"> </w:t>
      </w:r>
    </w:p>
    <w:p w14:paraId="3DE952BB" w14:textId="29B3CED8" w:rsidR="001D4784" w:rsidRPr="00C742C1" w:rsidRDefault="00CC667D">
      <w:pPr>
        <w:rPr>
          <w:rFonts w:ascii="Times New Roman" w:hAnsi="Times New Roman" w:cs="Times New Roman"/>
          <w:lang w:val="en-GB"/>
        </w:rPr>
      </w:pPr>
      <w:hyperlink r:id="rId11" w:history="1">
        <w:r w:rsidRPr="00C742C1">
          <w:rPr>
            <w:rStyle w:val="Hyperlink"/>
            <w:rFonts w:ascii="Times New Roman" w:hAnsi="Times New Roman" w:cs="Times New Roman"/>
            <w:lang w:val="en-GB"/>
          </w:rPr>
          <w:t>http://www.shobanajeyasingh.co.uk/works/faultline/</w:t>
        </w:r>
      </w:hyperlink>
    </w:p>
    <w:p w14:paraId="70720595" w14:textId="77777777" w:rsidR="00506189" w:rsidRPr="00C742C1" w:rsidRDefault="00506189">
      <w:pPr>
        <w:rPr>
          <w:rFonts w:ascii="Times New Roman" w:hAnsi="Times New Roman" w:cs="Times New Roman"/>
          <w:lang w:val="en-GB"/>
        </w:rPr>
      </w:pPr>
    </w:p>
    <w:p w14:paraId="614D28C7" w14:textId="77777777" w:rsidR="00506189" w:rsidRPr="00C742C1" w:rsidRDefault="00506189">
      <w:pPr>
        <w:rPr>
          <w:rFonts w:ascii="Times New Roman" w:hAnsi="Times New Roman" w:cs="Times New Roman"/>
          <w:lang w:val="en-GB"/>
        </w:rPr>
      </w:pPr>
    </w:p>
    <w:p w14:paraId="01658254" w14:textId="3EEF5B8B" w:rsidR="00027C67" w:rsidRPr="00C742C1" w:rsidRDefault="00027C67">
      <w:pPr>
        <w:rPr>
          <w:rFonts w:ascii="Times New Roman" w:hAnsi="Times New Roman" w:cs="Times New Roman"/>
          <w:b/>
          <w:lang w:val="en-GB"/>
        </w:rPr>
      </w:pPr>
      <w:proofErr w:type="spellStart"/>
      <w:r w:rsidRPr="00C742C1">
        <w:rPr>
          <w:rFonts w:ascii="Times New Roman" w:hAnsi="Times New Roman" w:cs="Times New Roman"/>
          <w:b/>
          <w:lang w:val="en-GB"/>
        </w:rPr>
        <w:t>Paratextual</w:t>
      </w:r>
      <w:proofErr w:type="spellEnd"/>
      <w:r w:rsidRPr="00C742C1">
        <w:rPr>
          <w:rFonts w:ascii="Times New Roman" w:hAnsi="Times New Roman" w:cs="Times New Roman"/>
          <w:b/>
          <w:lang w:val="en-GB"/>
        </w:rPr>
        <w:t xml:space="preserve"> </w:t>
      </w:r>
      <w:r w:rsidRPr="00C742C1">
        <w:rPr>
          <w:rFonts w:ascii="Times New Roman" w:hAnsi="Times New Roman" w:cs="Times New Roman"/>
          <w:b/>
          <w:lang w:val="en-GB"/>
        </w:rPr>
        <w:t>Materials</w:t>
      </w:r>
    </w:p>
    <w:p w14:paraId="02A1B793" w14:textId="77777777" w:rsidR="00027C67" w:rsidRPr="00C742C1" w:rsidRDefault="00027C67">
      <w:pPr>
        <w:rPr>
          <w:rFonts w:ascii="Times New Roman" w:hAnsi="Times New Roman" w:cs="Times New Roman"/>
          <w:lang w:val="en-GB"/>
        </w:rPr>
      </w:pPr>
    </w:p>
    <w:p w14:paraId="1D42217E" w14:textId="77777777" w:rsidR="005A269F" w:rsidRPr="00C742C1" w:rsidRDefault="005A269F">
      <w:pPr>
        <w:rPr>
          <w:rFonts w:ascii="Times New Roman" w:hAnsi="Times New Roman" w:cs="Times New Roman"/>
          <w:lang w:val="en-GB"/>
        </w:rPr>
      </w:pPr>
    </w:p>
    <w:p w14:paraId="0D0B98FF" w14:textId="1164A174" w:rsidR="005A269F" w:rsidRPr="00C742C1" w:rsidRDefault="00442D33">
      <w:pPr>
        <w:rPr>
          <w:ins w:id="1" w:author="Janet O'Shea" w:date="2015-09-01T15:45:00Z"/>
          <w:rFonts w:ascii="Times New Roman" w:hAnsi="Times New Roman" w:cs="Times New Roman"/>
          <w:lang w:val="en-GB"/>
        </w:rPr>
      </w:pPr>
      <w:ins w:id="2" w:author="Janet O'Shea" w:date="2015-09-01T15:48:00Z">
        <w:r w:rsidRPr="00C742C1">
          <w:rPr>
            <w:rFonts w:ascii="Times New Roman" w:hAnsi="Times New Roman" w:cs="Times New Roman"/>
            <w:noProof/>
            <w:lang w:eastAsia="en-US"/>
          </w:rPr>
          <w:drawing>
            <wp:inline distT="0" distB="0" distL="0" distR="0" wp14:anchorId="4942F2E4" wp14:editId="0918A452">
              <wp:extent cx="3589655" cy="5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9655" cy="5080000"/>
                      </a:xfrm>
                      <a:prstGeom prst="rect">
                        <a:avLst/>
                      </a:prstGeom>
                      <a:noFill/>
                      <a:ln>
                        <a:noFill/>
                      </a:ln>
                    </pic:spPr>
                  </pic:pic>
                </a:graphicData>
              </a:graphic>
            </wp:inline>
          </w:drawing>
        </w:r>
      </w:ins>
    </w:p>
    <w:p w14:paraId="0A177370" w14:textId="77777777" w:rsidR="00E72299" w:rsidRPr="00C742C1" w:rsidRDefault="00E72299">
      <w:pPr>
        <w:rPr>
          <w:ins w:id="3" w:author="Janet O'Shea" w:date="2015-09-01T15:45:00Z"/>
          <w:rFonts w:ascii="Times New Roman" w:hAnsi="Times New Roman" w:cs="Times New Roman"/>
          <w:lang w:val="en-GB"/>
        </w:rPr>
      </w:pPr>
    </w:p>
    <w:p w14:paraId="2006FB04" w14:textId="77777777" w:rsidR="00442D33" w:rsidRPr="00C742C1" w:rsidRDefault="00442D33" w:rsidP="00442D33">
      <w:pPr>
        <w:rPr>
          <w:ins w:id="4" w:author="Janet O'Shea" w:date="2015-09-01T15:48:00Z"/>
          <w:rFonts w:ascii="Times New Roman" w:eastAsia="Times New Roman" w:hAnsi="Times New Roman" w:cs="Times New Roman"/>
          <w:color w:val="999999"/>
          <w:shd w:val="clear" w:color="auto" w:fill="FFFFFF"/>
          <w:lang w:eastAsia="en-US"/>
        </w:rPr>
      </w:pPr>
      <w:ins w:id="5" w:author="Janet O'Shea" w:date="2015-09-01T15:48:00Z">
        <w:r w:rsidRPr="00C742C1">
          <w:rPr>
            <w:rFonts w:ascii="Times New Roman" w:eastAsia="Times New Roman" w:hAnsi="Times New Roman" w:cs="Times New Roman"/>
            <w:color w:val="999999"/>
            <w:shd w:val="clear" w:color="auto" w:fill="FFFFFF"/>
            <w:lang w:eastAsia="en-US"/>
          </w:rPr>
          <w:t xml:space="preserve">Bruise Blood, 2010. Photo: </w:t>
        </w:r>
        <w:proofErr w:type="spellStart"/>
        <w:r w:rsidRPr="00C742C1">
          <w:rPr>
            <w:rFonts w:ascii="Times New Roman" w:eastAsia="Times New Roman" w:hAnsi="Times New Roman" w:cs="Times New Roman"/>
            <w:color w:val="999999"/>
            <w:shd w:val="clear" w:color="auto" w:fill="FFFFFF"/>
            <w:lang w:eastAsia="en-US"/>
          </w:rPr>
          <w:t>Nuno</w:t>
        </w:r>
        <w:proofErr w:type="spellEnd"/>
        <w:r w:rsidRPr="00C742C1">
          <w:rPr>
            <w:rFonts w:ascii="Times New Roman" w:eastAsia="Times New Roman" w:hAnsi="Times New Roman" w:cs="Times New Roman"/>
            <w:color w:val="999999"/>
            <w:shd w:val="clear" w:color="auto" w:fill="FFFFFF"/>
            <w:lang w:eastAsia="en-US"/>
          </w:rPr>
          <w:t xml:space="preserve"> Santos. Dancers: </w:t>
        </w:r>
        <w:proofErr w:type="spellStart"/>
        <w:r w:rsidRPr="00C742C1">
          <w:rPr>
            <w:rFonts w:ascii="Times New Roman" w:eastAsia="Times New Roman" w:hAnsi="Times New Roman" w:cs="Times New Roman"/>
            <w:color w:val="999999"/>
            <w:shd w:val="clear" w:color="auto" w:fill="FFFFFF"/>
            <w:lang w:eastAsia="en-US"/>
          </w:rPr>
          <w:t>Devaraj</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Thimmaiah</w:t>
        </w:r>
        <w:proofErr w:type="spellEnd"/>
      </w:ins>
    </w:p>
    <w:p w14:paraId="46D88957" w14:textId="77777777" w:rsidR="00442D33" w:rsidRPr="00C742C1" w:rsidRDefault="00442D33" w:rsidP="00442D33">
      <w:pPr>
        <w:rPr>
          <w:ins w:id="6" w:author="Janet O'Shea" w:date="2015-09-01T15:48:00Z"/>
          <w:rFonts w:ascii="Times New Roman" w:eastAsia="Times New Roman" w:hAnsi="Times New Roman" w:cs="Times New Roman"/>
          <w:lang w:eastAsia="en-US"/>
        </w:rPr>
      </w:pPr>
    </w:p>
    <w:p w14:paraId="40B44E54" w14:textId="10616F03" w:rsidR="00E72299" w:rsidRPr="00C742C1" w:rsidRDefault="00442D33">
      <w:pPr>
        <w:rPr>
          <w:ins w:id="7" w:author="Janet O'Shea" w:date="2015-09-01T15:49:00Z"/>
          <w:rFonts w:ascii="Times New Roman" w:hAnsi="Times New Roman" w:cs="Times New Roman"/>
          <w:lang w:val="en-GB"/>
        </w:rPr>
      </w:pPr>
      <w:ins w:id="8" w:author="Janet O'Shea" w:date="2015-09-01T15:49:00Z">
        <w:r w:rsidRPr="00C742C1">
          <w:rPr>
            <w:rFonts w:ascii="Times New Roman" w:hAnsi="Times New Roman" w:cs="Times New Roman"/>
            <w:lang w:val="en-GB"/>
          </w:rPr>
          <w:fldChar w:fldCharType="begin"/>
        </w:r>
        <w:r w:rsidRPr="00C742C1">
          <w:rPr>
            <w:rFonts w:ascii="Times New Roman" w:hAnsi="Times New Roman" w:cs="Times New Roman"/>
            <w:lang w:val="en-GB"/>
          </w:rPr>
          <w:instrText xml:space="preserve"> HYPERLINK "http://www.shobanajeyasingh.co.uk/gallery/images/" </w:instrText>
        </w:r>
        <w:r w:rsidRPr="00C742C1">
          <w:rPr>
            <w:rFonts w:ascii="Times New Roman" w:hAnsi="Times New Roman" w:cs="Times New Roman"/>
            <w:lang w:val="en-GB"/>
          </w:rPr>
          <w:fldChar w:fldCharType="separate"/>
        </w:r>
        <w:r w:rsidRPr="00C742C1">
          <w:rPr>
            <w:rStyle w:val="Hyperlink"/>
            <w:rFonts w:ascii="Times New Roman" w:hAnsi="Times New Roman" w:cs="Times New Roman"/>
            <w:lang w:val="en-GB"/>
          </w:rPr>
          <w:t>http://www.shobanajeyasingh.co.uk/gallery/images/</w:t>
        </w:r>
        <w:r w:rsidRPr="00C742C1">
          <w:rPr>
            <w:rFonts w:ascii="Times New Roman" w:hAnsi="Times New Roman" w:cs="Times New Roman"/>
            <w:lang w:val="en-GB"/>
          </w:rPr>
          <w:fldChar w:fldCharType="end"/>
        </w:r>
      </w:ins>
    </w:p>
    <w:p w14:paraId="74BFAB8A" w14:textId="77777777" w:rsidR="00442D33" w:rsidRPr="00C742C1" w:rsidRDefault="00442D33">
      <w:pPr>
        <w:rPr>
          <w:ins w:id="9" w:author="Janet O'Shea" w:date="2015-09-01T15:49:00Z"/>
          <w:rFonts w:ascii="Times New Roman" w:hAnsi="Times New Roman" w:cs="Times New Roman"/>
          <w:lang w:val="en-GB"/>
        </w:rPr>
      </w:pPr>
    </w:p>
    <w:p w14:paraId="04EC8C00" w14:textId="76CA3988" w:rsidR="00442D33" w:rsidRPr="00C742C1" w:rsidRDefault="00442D33">
      <w:pPr>
        <w:rPr>
          <w:rFonts w:ascii="Times New Roman" w:hAnsi="Times New Roman" w:cs="Times New Roman"/>
          <w:lang w:val="en-GB"/>
        </w:rPr>
      </w:pPr>
      <w:ins w:id="10" w:author="Janet O'Shea" w:date="2015-09-01T15:49:00Z">
        <w:r w:rsidRPr="00C742C1">
          <w:rPr>
            <w:rFonts w:ascii="Times New Roman" w:hAnsi="Times New Roman" w:cs="Times New Roman"/>
            <w:noProof/>
            <w:lang w:eastAsia="en-US"/>
          </w:rPr>
          <w:drawing>
            <wp:inline distT="0" distB="0" distL="0" distR="0" wp14:anchorId="3B7BF0DA" wp14:editId="6B0972D2">
              <wp:extent cx="5486400" cy="47027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02797"/>
                      </a:xfrm>
                      <a:prstGeom prst="rect">
                        <a:avLst/>
                      </a:prstGeom>
                      <a:noFill/>
                      <a:ln>
                        <a:noFill/>
                      </a:ln>
                    </pic:spPr>
                  </pic:pic>
                </a:graphicData>
              </a:graphic>
            </wp:inline>
          </w:drawing>
        </w:r>
      </w:ins>
    </w:p>
    <w:p w14:paraId="6DA886D9" w14:textId="77777777" w:rsidR="00442D33" w:rsidRPr="00C742C1" w:rsidRDefault="00442D33" w:rsidP="00442D33">
      <w:pPr>
        <w:rPr>
          <w:ins w:id="11" w:author="Janet O'Shea" w:date="2015-09-01T15:49:00Z"/>
          <w:rFonts w:ascii="Times New Roman" w:eastAsia="Times New Roman" w:hAnsi="Times New Roman" w:cs="Times New Roman"/>
          <w:lang w:eastAsia="en-US"/>
        </w:rPr>
      </w:pPr>
      <w:ins w:id="12" w:author="Janet O'Shea" w:date="2015-09-01T15:49:00Z">
        <w:r w:rsidRPr="00C742C1">
          <w:rPr>
            <w:rFonts w:ascii="Times New Roman" w:eastAsia="Times New Roman" w:hAnsi="Times New Roman" w:cs="Times New Roman"/>
            <w:color w:val="999999"/>
            <w:shd w:val="clear" w:color="auto" w:fill="FFFFFF"/>
            <w:lang w:eastAsia="en-US"/>
          </w:rPr>
          <w:t xml:space="preserve">Exit No Exit, 2006. Photo: Chris Nash. Dancer: Kamala </w:t>
        </w:r>
        <w:proofErr w:type="spellStart"/>
        <w:r w:rsidRPr="00C742C1">
          <w:rPr>
            <w:rFonts w:ascii="Times New Roman" w:eastAsia="Times New Roman" w:hAnsi="Times New Roman" w:cs="Times New Roman"/>
            <w:color w:val="999999"/>
            <w:shd w:val="clear" w:color="auto" w:fill="FFFFFF"/>
            <w:lang w:eastAsia="en-US"/>
          </w:rPr>
          <w:t>Devam</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Mandeep</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Raikhy</w:t>
        </w:r>
        <w:proofErr w:type="spellEnd"/>
      </w:ins>
    </w:p>
    <w:p w14:paraId="37EB70BE" w14:textId="77777777" w:rsidR="00442D33" w:rsidRPr="00C742C1" w:rsidRDefault="00442D33" w:rsidP="00442D33">
      <w:pPr>
        <w:rPr>
          <w:ins w:id="13" w:author="Janet O'Shea" w:date="2015-09-01T15:50:00Z"/>
          <w:rFonts w:ascii="Times New Roman" w:hAnsi="Times New Roman" w:cs="Times New Roman"/>
          <w:lang w:val="en-GB"/>
        </w:rPr>
      </w:pPr>
      <w:ins w:id="14" w:author="Janet O'Shea" w:date="2015-09-01T15:50:00Z">
        <w:r w:rsidRPr="00C742C1">
          <w:rPr>
            <w:rFonts w:ascii="Times New Roman" w:hAnsi="Times New Roman" w:cs="Times New Roman"/>
            <w:lang w:val="en-GB"/>
          </w:rPr>
          <w:fldChar w:fldCharType="begin"/>
        </w:r>
        <w:r w:rsidRPr="00C742C1">
          <w:rPr>
            <w:rFonts w:ascii="Times New Roman" w:hAnsi="Times New Roman" w:cs="Times New Roman"/>
            <w:lang w:val="en-GB"/>
          </w:rPr>
          <w:instrText xml:space="preserve"> HYPERLINK "http://www.shobanajeyasingh.co.uk/gallery/images/" </w:instrText>
        </w:r>
        <w:r w:rsidRPr="00C742C1">
          <w:rPr>
            <w:rFonts w:ascii="Times New Roman" w:hAnsi="Times New Roman" w:cs="Times New Roman"/>
            <w:lang w:val="en-GB"/>
          </w:rPr>
          <w:fldChar w:fldCharType="separate"/>
        </w:r>
        <w:r w:rsidRPr="00C742C1">
          <w:rPr>
            <w:rStyle w:val="Hyperlink"/>
            <w:rFonts w:ascii="Times New Roman" w:hAnsi="Times New Roman" w:cs="Times New Roman"/>
            <w:lang w:val="en-GB"/>
          </w:rPr>
          <w:t>http://www.shobanajeyasingh.co.uk/gallery/images/</w:t>
        </w:r>
        <w:r w:rsidRPr="00C742C1">
          <w:rPr>
            <w:rFonts w:ascii="Times New Roman" w:hAnsi="Times New Roman" w:cs="Times New Roman"/>
            <w:lang w:val="en-GB"/>
          </w:rPr>
          <w:fldChar w:fldCharType="end"/>
        </w:r>
      </w:ins>
    </w:p>
    <w:p w14:paraId="10F92749" w14:textId="77777777" w:rsidR="0002669F" w:rsidRPr="00C742C1" w:rsidRDefault="0002669F">
      <w:pPr>
        <w:rPr>
          <w:ins w:id="15" w:author="Janet O'Shea" w:date="2015-09-01T15:50:00Z"/>
          <w:rFonts w:ascii="Times New Roman" w:hAnsi="Times New Roman" w:cs="Times New Roman"/>
          <w:lang w:val="en-GB"/>
        </w:rPr>
      </w:pPr>
    </w:p>
    <w:p w14:paraId="5E50FBAB" w14:textId="77777777" w:rsidR="00442D33" w:rsidRPr="00C742C1" w:rsidRDefault="00442D33">
      <w:pPr>
        <w:rPr>
          <w:ins w:id="16" w:author="Janet O'Shea" w:date="2015-09-01T15:50:00Z"/>
          <w:rFonts w:ascii="Times New Roman" w:hAnsi="Times New Roman" w:cs="Times New Roman"/>
          <w:lang w:val="en-GB"/>
        </w:rPr>
      </w:pPr>
    </w:p>
    <w:p w14:paraId="63D3B65F" w14:textId="34F220CD" w:rsidR="00442D33" w:rsidRPr="00C742C1" w:rsidRDefault="00442D33">
      <w:pPr>
        <w:rPr>
          <w:ins w:id="17" w:author="Janet O'Shea" w:date="2015-09-01T15:50:00Z"/>
          <w:rFonts w:ascii="Times New Roman" w:hAnsi="Times New Roman" w:cs="Times New Roman"/>
          <w:lang w:val="en-GB"/>
        </w:rPr>
      </w:pPr>
      <w:ins w:id="18" w:author="Janet O'Shea" w:date="2015-09-01T15:50:00Z">
        <w:r w:rsidRPr="00C742C1">
          <w:rPr>
            <w:rFonts w:ascii="Times New Roman" w:hAnsi="Times New Roman" w:cs="Times New Roman"/>
            <w:noProof/>
            <w:lang w:eastAsia="en-US"/>
          </w:rPr>
          <w:drawing>
            <wp:inline distT="0" distB="0" distL="0" distR="0" wp14:anchorId="3E6DCCB3" wp14:editId="4D81C304">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ins>
    </w:p>
    <w:p w14:paraId="12EE9088" w14:textId="77777777" w:rsidR="00442D33" w:rsidRPr="00C742C1" w:rsidRDefault="00442D33">
      <w:pPr>
        <w:rPr>
          <w:ins w:id="19" w:author="Janet O'Shea" w:date="2015-09-01T15:50:00Z"/>
          <w:rFonts w:ascii="Times New Roman" w:hAnsi="Times New Roman" w:cs="Times New Roman"/>
          <w:lang w:val="en-GB"/>
        </w:rPr>
      </w:pPr>
    </w:p>
    <w:p w14:paraId="431576FC" w14:textId="77777777" w:rsidR="00442D33" w:rsidRPr="00C742C1" w:rsidRDefault="00442D33" w:rsidP="00442D33">
      <w:pPr>
        <w:rPr>
          <w:ins w:id="20" w:author="Janet O'Shea" w:date="2015-09-01T15:50:00Z"/>
          <w:rFonts w:ascii="Times New Roman" w:eastAsia="Times New Roman" w:hAnsi="Times New Roman" w:cs="Times New Roman"/>
          <w:lang w:eastAsia="en-US"/>
        </w:rPr>
      </w:pPr>
      <w:proofErr w:type="gramStart"/>
      <w:ins w:id="21" w:author="Janet O'Shea" w:date="2015-09-01T15:50:00Z">
        <w:r w:rsidRPr="00C742C1">
          <w:rPr>
            <w:rFonts w:ascii="Times New Roman" w:eastAsia="Times New Roman" w:hAnsi="Times New Roman" w:cs="Times New Roman"/>
            <w:color w:val="999999"/>
            <w:shd w:val="clear" w:color="auto" w:fill="FFFFFF"/>
            <w:lang w:eastAsia="en-US"/>
          </w:rPr>
          <w:t>Foliage Chorus, 2004.</w:t>
        </w:r>
        <w:proofErr w:type="gramEnd"/>
        <w:r w:rsidRPr="00C742C1">
          <w:rPr>
            <w:rFonts w:ascii="Times New Roman" w:eastAsia="Times New Roman" w:hAnsi="Times New Roman" w:cs="Times New Roman"/>
            <w:color w:val="999999"/>
            <w:shd w:val="clear" w:color="auto" w:fill="FFFFFF"/>
            <w:lang w:eastAsia="en-US"/>
          </w:rPr>
          <w:t xml:space="preserve"> Photo: </w:t>
        </w:r>
        <w:proofErr w:type="spellStart"/>
        <w:r w:rsidRPr="00C742C1">
          <w:rPr>
            <w:rFonts w:ascii="Times New Roman" w:eastAsia="Times New Roman" w:hAnsi="Times New Roman" w:cs="Times New Roman"/>
            <w:color w:val="999999"/>
            <w:shd w:val="clear" w:color="auto" w:fill="FFFFFF"/>
            <w:lang w:eastAsia="en-US"/>
          </w:rPr>
          <w:t>Vipul</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Sangoi</w:t>
        </w:r>
        <w:proofErr w:type="spellEnd"/>
        <w:r w:rsidRPr="00C742C1">
          <w:rPr>
            <w:rFonts w:ascii="Times New Roman" w:eastAsia="Times New Roman" w:hAnsi="Times New Roman" w:cs="Times New Roman"/>
            <w:color w:val="999999"/>
            <w:shd w:val="clear" w:color="auto" w:fill="FFFFFF"/>
            <w:lang w:eastAsia="en-US"/>
          </w:rPr>
          <w:t xml:space="preserve">. Dancers: Kamala </w:t>
        </w:r>
        <w:proofErr w:type="spellStart"/>
        <w:r w:rsidRPr="00C742C1">
          <w:rPr>
            <w:rFonts w:ascii="Times New Roman" w:eastAsia="Times New Roman" w:hAnsi="Times New Roman" w:cs="Times New Roman"/>
            <w:color w:val="999999"/>
            <w:shd w:val="clear" w:color="auto" w:fill="FFFFFF"/>
            <w:lang w:eastAsia="en-US"/>
          </w:rPr>
          <w:t>Devam</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Saju</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Hari</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Navala</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Chaudhari</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proofErr w:type="gramStart"/>
        <w:r w:rsidRPr="00C742C1">
          <w:rPr>
            <w:rFonts w:ascii="Times New Roman" w:eastAsia="Times New Roman" w:hAnsi="Times New Roman" w:cs="Times New Roman"/>
            <w:color w:val="999999"/>
            <w:shd w:val="clear" w:color="auto" w:fill="FFFFFF"/>
            <w:lang w:eastAsia="en-US"/>
          </w:rPr>
          <w:t>Rathimalar</w:t>
        </w:r>
        <w:proofErr w:type="spellEnd"/>
        <w:proofErr w:type="gram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Govindarajoo</w:t>
        </w:r>
        <w:proofErr w:type="spellEnd"/>
      </w:ins>
    </w:p>
    <w:p w14:paraId="652B7E6E" w14:textId="77777777" w:rsidR="00442D33" w:rsidRPr="00C742C1" w:rsidRDefault="00442D33">
      <w:pPr>
        <w:rPr>
          <w:ins w:id="22" w:author="Janet O'Shea" w:date="2015-09-01T15:50:00Z"/>
          <w:rFonts w:ascii="Times New Roman" w:hAnsi="Times New Roman" w:cs="Times New Roman"/>
          <w:lang w:val="en-GB"/>
        </w:rPr>
      </w:pPr>
    </w:p>
    <w:p w14:paraId="298288BA" w14:textId="6D322524" w:rsidR="00442D33" w:rsidRPr="00C742C1" w:rsidRDefault="00442D33">
      <w:pPr>
        <w:rPr>
          <w:ins w:id="23" w:author="Janet O'Shea" w:date="2015-09-01T15:51:00Z"/>
          <w:rFonts w:ascii="Times New Roman" w:hAnsi="Times New Roman" w:cs="Times New Roman"/>
          <w:lang w:val="en-GB"/>
        </w:rPr>
      </w:pPr>
      <w:ins w:id="24" w:author="Janet O'Shea" w:date="2015-09-01T15:50:00Z">
        <w:r w:rsidRPr="00C742C1">
          <w:rPr>
            <w:rFonts w:ascii="Times New Roman" w:hAnsi="Times New Roman" w:cs="Times New Roman"/>
            <w:lang w:val="en-GB"/>
          </w:rPr>
          <w:fldChar w:fldCharType="begin"/>
        </w:r>
        <w:r w:rsidRPr="00C742C1">
          <w:rPr>
            <w:rFonts w:ascii="Times New Roman" w:hAnsi="Times New Roman" w:cs="Times New Roman"/>
            <w:lang w:val="en-GB"/>
          </w:rPr>
          <w:instrText xml:space="preserve"> HYPERLINK "http://www.shobanajeyasingh.co.uk/gallery/images/" </w:instrText>
        </w:r>
        <w:r w:rsidRPr="00C742C1">
          <w:rPr>
            <w:rFonts w:ascii="Times New Roman" w:hAnsi="Times New Roman" w:cs="Times New Roman"/>
            <w:lang w:val="en-GB"/>
          </w:rPr>
          <w:fldChar w:fldCharType="separate"/>
        </w:r>
        <w:r w:rsidRPr="00C742C1">
          <w:rPr>
            <w:rStyle w:val="Hyperlink"/>
            <w:rFonts w:ascii="Times New Roman" w:hAnsi="Times New Roman" w:cs="Times New Roman"/>
            <w:lang w:val="en-GB"/>
          </w:rPr>
          <w:t>http://www.shobanajeyasingh.co.uk/gallery/images/</w:t>
        </w:r>
        <w:r w:rsidRPr="00C742C1">
          <w:rPr>
            <w:rFonts w:ascii="Times New Roman" w:hAnsi="Times New Roman" w:cs="Times New Roman"/>
            <w:lang w:val="en-GB"/>
          </w:rPr>
          <w:fldChar w:fldCharType="end"/>
        </w:r>
      </w:ins>
    </w:p>
    <w:p w14:paraId="017D3C50" w14:textId="77777777" w:rsidR="003A49B6" w:rsidRPr="00C742C1" w:rsidRDefault="003A49B6">
      <w:pPr>
        <w:rPr>
          <w:ins w:id="25" w:author="Janet O'Shea" w:date="2015-09-01T15:51:00Z"/>
          <w:rFonts w:ascii="Times New Roman" w:hAnsi="Times New Roman" w:cs="Times New Roman"/>
          <w:lang w:val="en-GB"/>
        </w:rPr>
      </w:pPr>
    </w:p>
    <w:p w14:paraId="3C7F7858" w14:textId="08F7CEF2" w:rsidR="003A49B6" w:rsidRPr="00C742C1" w:rsidRDefault="003A49B6">
      <w:pPr>
        <w:rPr>
          <w:ins w:id="26" w:author="Janet O'Shea" w:date="2015-09-01T15:52:00Z"/>
          <w:rFonts w:ascii="Times New Roman" w:hAnsi="Times New Roman" w:cs="Times New Roman"/>
          <w:lang w:val="en-GB"/>
        </w:rPr>
      </w:pPr>
      <w:ins w:id="27" w:author="Janet O'Shea" w:date="2015-09-01T15:52:00Z">
        <w:r w:rsidRPr="00C742C1">
          <w:rPr>
            <w:rFonts w:ascii="Times New Roman" w:hAnsi="Times New Roman" w:cs="Times New Roman"/>
            <w:noProof/>
            <w:lang w:eastAsia="en-US"/>
          </w:rPr>
          <w:drawing>
            <wp:inline distT="0" distB="0" distL="0" distR="0" wp14:anchorId="11A89001" wp14:editId="7E7FD413">
              <wp:extent cx="4046855" cy="508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6855" cy="5080000"/>
                      </a:xfrm>
                      <a:prstGeom prst="rect">
                        <a:avLst/>
                      </a:prstGeom>
                      <a:noFill/>
                      <a:ln>
                        <a:noFill/>
                      </a:ln>
                    </pic:spPr>
                  </pic:pic>
                </a:graphicData>
              </a:graphic>
            </wp:inline>
          </w:drawing>
        </w:r>
      </w:ins>
    </w:p>
    <w:p w14:paraId="72DCA87A" w14:textId="77777777" w:rsidR="003A49B6" w:rsidRPr="00C742C1" w:rsidRDefault="003A49B6">
      <w:pPr>
        <w:rPr>
          <w:ins w:id="28" w:author="Janet O'Shea" w:date="2015-09-01T15:52:00Z"/>
          <w:rFonts w:ascii="Times New Roman" w:hAnsi="Times New Roman" w:cs="Times New Roman"/>
          <w:lang w:val="en-GB"/>
        </w:rPr>
      </w:pPr>
    </w:p>
    <w:p w14:paraId="7FF9B545" w14:textId="77777777" w:rsidR="003A49B6" w:rsidRPr="00C742C1" w:rsidRDefault="003A49B6" w:rsidP="003A49B6">
      <w:pPr>
        <w:rPr>
          <w:ins w:id="29" w:author="Janet O'Shea" w:date="2015-09-01T15:52:00Z"/>
          <w:rFonts w:ascii="Times New Roman" w:eastAsia="Times New Roman" w:hAnsi="Times New Roman" w:cs="Times New Roman"/>
          <w:lang w:eastAsia="en-US"/>
        </w:rPr>
      </w:pPr>
      <w:proofErr w:type="spellStart"/>
      <w:proofErr w:type="gramStart"/>
      <w:ins w:id="30" w:author="Janet O'Shea" w:date="2015-09-01T15:52:00Z">
        <w:r w:rsidRPr="00C742C1">
          <w:rPr>
            <w:rFonts w:ascii="Times New Roman" w:eastAsia="Times New Roman" w:hAnsi="Times New Roman" w:cs="Times New Roman"/>
            <w:color w:val="999999"/>
            <w:shd w:val="clear" w:color="auto" w:fill="FFFFFF"/>
            <w:lang w:eastAsia="en-US"/>
          </w:rPr>
          <w:t>Phantasmaton</w:t>
        </w:r>
        <w:proofErr w:type="spellEnd"/>
        <w:r w:rsidRPr="00C742C1">
          <w:rPr>
            <w:rFonts w:ascii="Times New Roman" w:eastAsia="Times New Roman" w:hAnsi="Times New Roman" w:cs="Times New Roman"/>
            <w:color w:val="999999"/>
            <w:shd w:val="clear" w:color="auto" w:fill="FFFFFF"/>
            <w:lang w:eastAsia="en-US"/>
          </w:rPr>
          <w:t>, 2002.</w:t>
        </w:r>
        <w:proofErr w:type="gramEnd"/>
        <w:r w:rsidRPr="00C742C1">
          <w:rPr>
            <w:rFonts w:ascii="Times New Roman" w:eastAsia="Times New Roman" w:hAnsi="Times New Roman" w:cs="Times New Roman"/>
            <w:color w:val="999999"/>
            <w:shd w:val="clear" w:color="auto" w:fill="FFFFFF"/>
            <w:lang w:eastAsia="en-US"/>
          </w:rPr>
          <w:t xml:space="preserve"> Photo: Chris Nash. Dancer: </w:t>
        </w:r>
        <w:proofErr w:type="spellStart"/>
        <w:r w:rsidRPr="00C742C1">
          <w:rPr>
            <w:rFonts w:ascii="Times New Roman" w:eastAsia="Times New Roman" w:hAnsi="Times New Roman" w:cs="Times New Roman"/>
            <w:color w:val="999999"/>
            <w:shd w:val="clear" w:color="auto" w:fill="FFFFFF"/>
            <w:lang w:eastAsia="en-US"/>
          </w:rPr>
          <w:t>Sowmya</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Gopalan</w:t>
        </w:r>
        <w:proofErr w:type="spellEnd"/>
      </w:ins>
    </w:p>
    <w:p w14:paraId="16384297" w14:textId="48EFAF0A" w:rsidR="003A49B6" w:rsidRPr="00C742C1" w:rsidRDefault="003A49B6">
      <w:pPr>
        <w:rPr>
          <w:ins w:id="31" w:author="Janet O'Shea" w:date="2015-09-01T15:51:00Z"/>
          <w:rFonts w:ascii="Times New Roman" w:hAnsi="Times New Roman" w:cs="Times New Roman"/>
          <w:lang w:val="en-GB"/>
        </w:rPr>
      </w:pPr>
      <w:ins w:id="32" w:author="Janet O'Shea" w:date="2015-09-01T15:52:00Z">
        <w:r w:rsidRPr="00C742C1">
          <w:rPr>
            <w:rFonts w:ascii="Times New Roman" w:hAnsi="Times New Roman" w:cs="Times New Roman"/>
            <w:lang w:val="en-GB"/>
          </w:rPr>
          <w:t>http://www.shobanajeyasingh.co.uk/gallery/images/</w:t>
        </w:r>
      </w:ins>
    </w:p>
    <w:p w14:paraId="0138930D" w14:textId="7D7C4186" w:rsidR="003A49B6" w:rsidRPr="00C742C1" w:rsidRDefault="003A49B6">
      <w:pPr>
        <w:rPr>
          <w:ins w:id="33" w:author="Janet O'Shea" w:date="2015-09-01T15:52:00Z"/>
          <w:rFonts w:ascii="Times New Roman" w:hAnsi="Times New Roman" w:cs="Times New Roman"/>
          <w:lang w:val="en-GB"/>
        </w:rPr>
      </w:pPr>
      <w:ins w:id="34" w:author="Janet O'Shea" w:date="2015-09-01T15:51:00Z">
        <w:r w:rsidRPr="00C742C1">
          <w:rPr>
            <w:rFonts w:ascii="Times New Roman" w:hAnsi="Times New Roman" w:cs="Times New Roman"/>
            <w:noProof/>
            <w:lang w:eastAsia="en-US"/>
          </w:rPr>
          <w:drawing>
            <wp:inline distT="0" distB="0" distL="0" distR="0" wp14:anchorId="0AAAB996" wp14:editId="3FF2352B">
              <wp:extent cx="3530600" cy="50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0600" cy="5080000"/>
                      </a:xfrm>
                      <a:prstGeom prst="rect">
                        <a:avLst/>
                      </a:prstGeom>
                      <a:noFill/>
                      <a:ln>
                        <a:noFill/>
                      </a:ln>
                    </pic:spPr>
                  </pic:pic>
                </a:graphicData>
              </a:graphic>
            </wp:inline>
          </w:drawing>
        </w:r>
      </w:ins>
    </w:p>
    <w:p w14:paraId="51AF228C" w14:textId="77777777" w:rsidR="003A49B6" w:rsidRPr="00C742C1" w:rsidRDefault="003A49B6" w:rsidP="003A49B6">
      <w:pPr>
        <w:rPr>
          <w:rFonts w:ascii="Times New Roman" w:eastAsia="Times New Roman" w:hAnsi="Times New Roman" w:cs="Times New Roman"/>
          <w:lang w:eastAsia="en-US"/>
        </w:rPr>
      </w:pPr>
      <w:r w:rsidRPr="00C742C1">
        <w:rPr>
          <w:rFonts w:ascii="Times New Roman" w:eastAsia="Times New Roman" w:hAnsi="Times New Roman" w:cs="Times New Roman"/>
          <w:color w:val="999999"/>
          <w:shd w:val="clear" w:color="auto" w:fill="FFFFFF"/>
          <w:lang w:eastAsia="en-US"/>
        </w:rPr>
        <w:t xml:space="preserve">Making of Maps, 1992. Photo: Hugo </w:t>
      </w:r>
      <w:proofErr w:type="spellStart"/>
      <w:r w:rsidRPr="00C742C1">
        <w:rPr>
          <w:rFonts w:ascii="Times New Roman" w:eastAsia="Times New Roman" w:hAnsi="Times New Roman" w:cs="Times New Roman"/>
          <w:color w:val="999999"/>
          <w:shd w:val="clear" w:color="auto" w:fill="FFFFFF"/>
          <w:lang w:eastAsia="en-US"/>
        </w:rPr>
        <w:t>Glendinning</w:t>
      </w:r>
      <w:proofErr w:type="spellEnd"/>
      <w:r w:rsidRPr="00C742C1">
        <w:rPr>
          <w:rFonts w:ascii="Times New Roman" w:eastAsia="Times New Roman" w:hAnsi="Times New Roman" w:cs="Times New Roman"/>
          <w:color w:val="999999"/>
          <w:shd w:val="clear" w:color="auto" w:fill="FFFFFF"/>
          <w:lang w:eastAsia="en-US"/>
        </w:rPr>
        <w:t xml:space="preserve">. Dancers: </w:t>
      </w:r>
      <w:proofErr w:type="spellStart"/>
      <w:r w:rsidRPr="00C742C1">
        <w:rPr>
          <w:rFonts w:ascii="Times New Roman" w:eastAsia="Times New Roman" w:hAnsi="Times New Roman" w:cs="Times New Roman"/>
          <w:color w:val="999999"/>
          <w:shd w:val="clear" w:color="auto" w:fill="FFFFFF"/>
          <w:lang w:eastAsia="en-US"/>
        </w:rPr>
        <w:t>Subathra</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Shanteepan</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Vidya</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Thirunarayan</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Monisha</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Patil</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Savitha</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Shekhar</w:t>
      </w:r>
      <w:proofErr w:type="spellEnd"/>
      <w:r w:rsidRPr="00C742C1">
        <w:rPr>
          <w:rFonts w:ascii="Times New Roman" w:eastAsia="Times New Roman" w:hAnsi="Times New Roman" w:cs="Times New Roman"/>
          <w:color w:val="999999"/>
          <w:shd w:val="clear" w:color="auto" w:fill="FFFFFF"/>
          <w:lang w:eastAsia="en-US"/>
        </w:rPr>
        <w:t xml:space="preserve">, </w:t>
      </w:r>
      <w:proofErr w:type="spellStart"/>
      <w:proofErr w:type="gramStart"/>
      <w:r w:rsidRPr="00C742C1">
        <w:rPr>
          <w:rFonts w:ascii="Times New Roman" w:eastAsia="Times New Roman" w:hAnsi="Times New Roman" w:cs="Times New Roman"/>
          <w:color w:val="999999"/>
          <w:shd w:val="clear" w:color="auto" w:fill="FFFFFF"/>
          <w:lang w:eastAsia="en-US"/>
        </w:rPr>
        <w:t>Verni</w:t>
      </w:r>
      <w:proofErr w:type="spellEnd"/>
      <w:proofErr w:type="gramEnd"/>
      <w:r w:rsidRPr="00C742C1">
        <w:rPr>
          <w:rFonts w:ascii="Times New Roman" w:eastAsia="Times New Roman" w:hAnsi="Times New Roman" w:cs="Times New Roman"/>
          <w:color w:val="999999"/>
          <w:shd w:val="clear" w:color="auto" w:fill="FFFFFF"/>
          <w:lang w:eastAsia="en-US"/>
        </w:rPr>
        <w:t xml:space="preserve"> </w:t>
      </w:r>
      <w:proofErr w:type="spellStart"/>
      <w:r w:rsidRPr="00C742C1">
        <w:rPr>
          <w:rFonts w:ascii="Times New Roman" w:eastAsia="Times New Roman" w:hAnsi="Times New Roman" w:cs="Times New Roman"/>
          <w:color w:val="999999"/>
          <w:shd w:val="clear" w:color="auto" w:fill="FFFFFF"/>
          <w:lang w:eastAsia="en-US"/>
        </w:rPr>
        <w:t>Jaganathan</w:t>
      </w:r>
      <w:proofErr w:type="spellEnd"/>
    </w:p>
    <w:p w14:paraId="22EAB555" w14:textId="77B5F828" w:rsidR="003A49B6" w:rsidRPr="00C742C1" w:rsidRDefault="003A49B6" w:rsidP="00C742C1">
      <w:pPr>
        <w:tabs>
          <w:tab w:val="left" w:pos="3387"/>
        </w:tabs>
        <w:rPr>
          <w:rFonts w:ascii="Times New Roman" w:hAnsi="Times New Roman" w:cs="Times New Roman"/>
          <w:lang w:val="en-GB"/>
        </w:rPr>
      </w:pPr>
    </w:p>
    <w:p w14:paraId="46CD469A" w14:textId="59D9A3C9" w:rsidR="003A49B6" w:rsidRPr="00C742C1" w:rsidRDefault="00BA67E9" w:rsidP="00C742C1">
      <w:pPr>
        <w:tabs>
          <w:tab w:val="left" w:pos="3387"/>
        </w:tabs>
        <w:rPr>
          <w:rFonts w:ascii="Times New Roman" w:hAnsi="Times New Roman" w:cs="Times New Roman"/>
          <w:lang w:val="en-GB"/>
        </w:rPr>
      </w:pPr>
      <w:hyperlink r:id="rId17" w:history="1">
        <w:r w:rsidRPr="00C742C1">
          <w:rPr>
            <w:rStyle w:val="Hyperlink"/>
            <w:rFonts w:ascii="Times New Roman" w:hAnsi="Times New Roman" w:cs="Times New Roman"/>
            <w:lang w:val="en-GB"/>
          </w:rPr>
          <w:t>http://www.shobanajeyasingh.co.uk/gallery/images/</w:t>
        </w:r>
      </w:hyperlink>
    </w:p>
    <w:p w14:paraId="325CA343" w14:textId="77777777" w:rsidR="00BA67E9" w:rsidRPr="00C742C1" w:rsidRDefault="00BA67E9" w:rsidP="00C742C1">
      <w:pPr>
        <w:tabs>
          <w:tab w:val="left" w:pos="3387"/>
        </w:tabs>
        <w:rPr>
          <w:rFonts w:ascii="Times New Roman" w:hAnsi="Times New Roman" w:cs="Times New Roman"/>
          <w:lang w:val="en-GB"/>
        </w:rPr>
      </w:pPr>
    </w:p>
    <w:p w14:paraId="0D6D3AA7" w14:textId="77777777" w:rsidR="00BA67E9" w:rsidRPr="00C742C1" w:rsidRDefault="00BA67E9" w:rsidP="00C742C1">
      <w:pPr>
        <w:tabs>
          <w:tab w:val="left" w:pos="3387"/>
        </w:tabs>
        <w:rPr>
          <w:rFonts w:ascii="Times New Roman" w:hAnsi="Times New Roman" w:cs="Times New Roman"/>
          <w:lang w:val="en-GB"/>
        </w:rPr>
      </w:pPr>
    </w:p>
    <w:p w14:paraId="326FC9F9" w14:textId="17A47635" w:rsidR="00BA67E9" w:rsidRPr="00C742C1" w:rsidRDefault="00BA67E9" w:rsidP="00C742C1">
      <w:pPr>
        <w:tabs>
          <w:tab w:val="left" w:pos="3387"/>
        </w:tabs>
        <w:rPr>
          <w:rFonts w:ascii="Times New Roman" w:hAnsi="Times New Roman" w:cs="Times New Roman"/>
          <w:lang w:val="en-GB"/>
        </w:rPr>
      </w:pPr>
      <w:r w:rsidRPr="00C742C1">
        <w:rPr>
          <w:rFonts w:ascii="Times New Roman" w:hAnsi="Times New Roman" w:cs="Times New Roman"/>
          <w:lang w:val="en-GB"/>
        </w:rPr>
        <w:t>Copyright: Please direct queries regarding copyright to:</w:t>
      </w:r>
    </w:p>
    <w:p w14:paraId="314A89B2" w14:textId="5F02B41F" w:rsidR="00BA67E9" w:rsidRPr="00C742C1" w:rsidRDefault="00BA67E9" w:rsidP="00BA67E9">
      <w:pPr>
        <w:rPr>
          <w:rFonts w:ascii="Times New Roman" w:eastAsia="Times New Roman" w:hAnsi="Times New Roman" w:cs="Times New Roman"/>
          <w:lang w:eastAsia="en-US"/>
        </w:rPr>
      </w:pPr>
      <w:r w:rsidRPr="00C742C1">
        <w:rPr>
          <w:rFonts w:ascii="Times New Roman" w:eastAsia="Times New Roman" w:hAnsi="Times New Roman" w:cs="Times New Roman"/>
          <w:color w:val="000000"/>
          <w:lang w:eastAsia="en-US"/>
        </w:rPr>
        <w:t>Martha Oakes PR</w:t>
      </w:r>
      <w:r w:rsidRPr="00C742C1">
        <w:rPr>
          <w:rFonts w:ascii="Times New Roman" w:eastAsia="Times New Roman" w:hAnsi="Times New Roman" w:cs="Times New Roman"/>
          <w:color w:val="000000"/>
          <w:lang w:eastAsia="en-US"/>
        </w:rPr>
        <w:br/>
        <w:t xml:space="preserve">113 </w:t>
      </w:r>
      <w:proofErr w:type="spellStart"/>
      <w:r w:rsidRPr="00C742C1">
        <w:rPr>
          <w:rFonts w:ascii="Times New Roman" w:eastAsia="Times New Roman" w:hAnsi="Times New Roman" w:cs="Times New Roman"/>
          <w:color w:val="000000"/>
          <w:lang w:eastAsia="en-US"/>
        </w:rPr>
        <w:t>Heathwood</w:t>
      </w:r>
      <w:proofErr w:type="spellEnd"/>
      <w:r w:rsidRPr="00C742C1">
        <w:rPr>
          <w:rFonts w:ascii="Times New Roman" w:eastAsia="Times New Roman" w:hAnsi="Times New Roman" w:cs="Times New Roman"/>
          <w:color w:val="000000"/>
          <w:lang w:eastAsia="en-US"/>
        </w:rPr>
        <w:t xml:space="preserve"> Gardens</w:t>
      </w:r>
      <w:r w:rsidRPr="00C742C1">
        <w:rPr>
          <w:rFonts w:ascii="Times New Roman" w:eastAsia="Times New Roman" w:hAnsi="Times New Roman" w:cs="Times New Roman"/>
          <w:color w:val="000000"/>
          <w:lang w:eastAsia="en-US"/>
        </w:rPr>
        <w:br/>
        <w:t>London SE7 8ET</w:t>
      </w:r>
      <w:r w:rsidRPr="00C742C1">
        <w:rPr>
          <w:rFonts w:ascii="Times New Roman" w:eastAsia="Times New Roman" w:hAnsi="Times New Roman" w:cs="Times New Roman"/>
          <w:color w:val="000000"/>
          <w:lang w:eastAsia="en-US"/>
        </w:rPr>
        <w:br/>
        <w:t>+44 20 8854 5460</w:t>
      </w:r>
      <w:r w:rsidRPr="00C742C1">
        <w:rPr>
          <w:rFonts w:ascii="Times New Roman" w:eastAsia="Times New Roman" w:hAnsi="Times New Roman" w:cs="Times New Roman"/>
          <w:color w:val="000000"/>
          <w:lang w:eastAsia="en-US"/>
        </w:rPr>
        <w:br/>
        <w:t>+44 7798 626555</w:t>
      </w:r>
    </w:p>
    <w:p w14:paraId="1A5EA969" w14:textId="77777777" w:rsidR="00BA67E9" w:rsidRPr="00C742C1" w:rsidRDefault="00BA67E9" w:rsidP="00BA67E9">
      <w:pPr>
        <w:rPr>
          <w:rFonts w:ascii="Times New Roman" w:eastAsia="Times New Roman" w:hAnsi="Times New Roman" w:cs="Times New Roman"/>
          <w:lang w:eastAsia="en-US"/>
        </w:rPr>
      </w:pPr>
      <w:r w:rsidRPr="00C742C1">
        <w:rPr>
          <w:rFonts w:ascii="Times New Roman" w:eastAsia="Times New Roman" w:hAnsi="Times New Roman" w:cs="Times New Roman"/>
          <w:color w:val="000000"/>
          <w:lang w:eastAsia="en-US"/>
        </w:rPr>
        <w:t>martha@marthaoakespr.co.uk</w:t>
      </w:r>
    </w:p>
    <w:p w14:paraId="48B30A71" w14:textId="77777777" w:rsidR="00BA67E9" w:rsidRPr="00C742C1" w:rsidRDefault="00BA67E9" w:rsidP="00C742C1">
      <w:pPr>
        <w:tabs>
          <w:tab w:val="left" w:pos="3387"/>
        </w:tabs>
        <w:rPr>
          <w:rFonts w:ascii="Times New Roman" w:hAnsi="Times New Roman" w:cs="Times New Roman"/>
          <w:lang w:val="en-GB"/>
        </w:rPr>
      </w:pPr>
    </w:p>
    <w:p w14:paraId="05A41CDE" w14:textId="77777777" w:rsidR="00BA67E9" w:rsidRPr="00C742C1" w:rsidRDefault="00BA67E9" w:rsidP="00C742C1">
      <w:pPr>
        <w:tabs>
          <w:tab w:val="left" w:pos="3387"/>
        </w:tabs>
        <w:rPr>
          <w:rFonts w:ascii="Times New Roman" w:hAnsi="Times New Roman" w:cs="Times New Roman"/>
          <w:lang w:val="en-GB"/>
        </w:rPr>
      </w:pPr>
    </w:p>
    <w:p w14:paraId="03F42819" w14:textId="77777777" w:rsidR="00BA67E9" w:rsidRPr="00C742C1" w:rsidRDefault="00BA67E9" w:rsidP="00C742C1">
      <w:pPr>
        <w:tabs>
          <w:tab w:val="left" w:pos="3387"/>
        </w:tabs>
        <w:rPr>
          <w:rFonts w:ascii="Times New Roman" w:hAnsi="Times New Roman" w:cs="Times New Roman"/>
          <w:lang w:val="en-GB"/>
        </w:rPr>
      </w:pPr>
    </w:p>
    <w:sectPr w:rsidR="00BA67E9" w:rsidRPr="00C742C1" w:rsidSect="0002669F">
      <w:endnotePr>
        <w:numFmt w:val="decimal"/>
      </w:endnotePr>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14F373" w14:textId="77777777" w:rsidR="00E72299" w:rsidRDefault="00E72299" w:rsidP="0041786A">
      <w:r>
        <w:separator/>
      </w:r>
    </w:p>
  </w:endnote>
  <w:endnote w:type="continuationSeparator" w:id="0">
    <w:p w14:paraId="22CA06B9" w14:textId="77777777" w:rsidR="00E72299" w:rsidRDefault="00E72299" w:rsidP="0041786A">
      <w:r>
        <w:continuationSeparator/>
      </w:r>
    </w:p>
  </w:endnote>
  <w:endnote w:id="1">
    <w:p w14:paraId="76286786" w14:textId="5B1FC618" w:rsidR="00E72299" w:rsidRDefault="00E72299">
      <w:pPr>
        <w:pStyle w:val="EndnoteText"/>
      </w:pPr>
      <w:bookmarkStart w:id="0" w:name="_GoBack"/>
      <w:r>
        <w:rPr>
          <w:rStyle w:val="EndnoteReference"/>
        </w:rPr>
        <w:endnoteRef/>
      </w:r>
      <w:r>
        <w:t xml:space="preserve"> </w:t>
      </w:r>
      <w:proofErr w:type="gramStart"/>
      <w:r>
        <w:t xml:space="preserve">Personal correspondence, Janet O’Shea and </w:t>
      </w:r>
      <w:proofErr w:type="spellStart"/>
      <w:r>
        <w:t>Shobana</w:t>
      </w:r>
      <w:proofErr w:type="spellEnd"/>
      <w:r>
        <w:t xml:space="preserve"> </w:t>
      </w:r>
      <w:proofErr w:type="spellStart"/>
      <w:r>
        <w:t>Jeyasingh</w:t>
      </w:r>
      <w:proofErr w:type="spellEnd"/>
      <w:r>
        <w:t>, August 1999.</w:t>
      </w:r>
      <w:proofErr w:type="gramEnd"/>
    </w:p>
    <w:bookmarkEnd w:i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3BD2EE" w14:textId="77777777" w:rsidR="00E72299" w:rsidRDefault="00E72299" w:rsidP="0041786A">
      <w:r>
        <w:separator/>
      </w:r>
    </w:p>
  </w:footnote>
  <w:footnote w:type="continuationSeparator" w:id="0">
    <w:p w14:paraId="31A449E9" w14:textId="77777777" w:rsidR="00E72299" w:rsidRDefault="00E72299" w:rsidP="0041786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69F"/>
    <w:rsid w:val="0002669F"/>
    <w:rsid w:val="00027C67"/>
    <w:rsid w:val="00047E4E"/>
    <w:rsid w:val="000A13B5"/>
    <w:rsid w:val="000C3877"/>
    <w:rsid w:val="000D2C03"/>
    <w:rsid w:val="000D5D85"/>
    <w:rsid w:val="000F1138"/>
    <w:rsid w:val="000F2F01"/>
    <w:rsid w:val="001714C4"/>
    <w:rsid w:val="00173896"/>
    <w:rsid w:val="00196E29"/>
    <w:rsid w:val="001C1F51"/>
    <w:rsid w:val="001D4784"/>
    <w:rsid w:val="001E5808"/>
    <w:rsid w:val="001F0D9B"/>
    <w:rsid w:val="00227131"/>
    <w:rsid w:val="0029555E"/>
    <w:rsid w:val="002D795F"/>
    <w:rsid w:val="002E0809"/>
    <w:rsid w:val="003061A2"/>
    <w:rsid w:val="00310FFD"/>
    <w:rsid w:val="003A49B6"/>
    <w:rsid w:val="003D7AF8"/>
    <w:rsid w:val="0041786A"/>
    <w:rsid w:val="0043523C"/>
    <w:rsid w:val="00442D33"/>
    <w:rsid w:val="004446D0"/>
    <w:rsid w:val="004471D4"/>
    <w:rsid w:val="00457DDE"/>
    <w:rsid w:val="00477EFF"/>
    <w:rsid w:val="00496680"/>
    <w:rsid w:val="004B09B3"/>
    <w:rsid w:val="004D06A7"/>
    <w:rsid w:val="004D4501"/>
    <w:rsid w:val="004F0C8A"/>
    <w:rsid w:val="00506189"/>
    <w:rsid w:val="00520155"/>
    <w:rsid w:val="00540A3A"/>
    <w:rsid w:val="005703FB"/>
    <w:rsid w:val="00587E79"/>
    <w:rsid w:val="005939DC"/>
    <w:rsid w:val="005A269F"/>
    <w:rsid w:val="005B1C18"/>
    <w:rsid w:val="005B58E6"/>
    <w:rsid w:val="005C1C38"/>
    <w:rsid w:val="005E5C18"/>
    <w:rsid w:val="006031E5"/>
    <w:rsid w:val="00603988"/>
    <w:rsid w:val="0063593C"/>
    <w:rsid w:val="006B100D"/>
    <w:rsid w:val="006C06A8"/>
    <w:rsid w:val="0072110B"/>
    <w:rsid w:val="0072289F"/>
    <w:rsid w:val="0073113A"/>
    <w:rsid w:val="0079390A"/>
    <w:rsid w:val="007D6909"/>
    <w:rsid w:val="007F1832"/>
    <w:rsid w:val="0084356C"/>
    <w:rsid w:val="00846352"/>
    <w:rsid w:val="008A24EF"/>
    <w:rsid w:val="008B17A1"/>
    <w:rsid w:val="00935DDE"/>
    <w:rsid w:val="00951E52"/>
    <w:rsid w:val="009552BB"/>
    <w:rsid w:val="00960513"/>
    <w:rsid w:val="009705B2"/>
    <w:rsid w:val="009D0D2F"/>
    <w:rsid w:val="009D3109"/>
    <w:rsid w:val="009F0EAA"/>
    <w:rsid w:val="00A03FA0"/>
    <w:rsid w:val="00A47650"/>
    <w:rsid w:val="00A93B04"/>
    <w:rsid w:val="00A96CD8"/>
    <w:rsid w:val="00AB7170"/>
    <w:rsid w:val="00AC1D61"/>
    <w:rsid w:val="00AC6FF6"/>
    <w:rsid w:val="00AD5196"/>
    <w:rsid w:val="00AF0A02"/>
    <w:rsid w:val="00B535BA"/>
    <w:rsid w:val="00BA67E9"/>
    <w:rsid w:val="00BB04E4"/>
    <w:rsid w:val="00BF01E9"/>
    <w:rsid w:val="00C11684"/>
    <w:rsid w:val="00C11E91"/>
    <w:rsid w:val="00C179DE"/>
    <w:rsid w:val="00C51B6A"/>
    <w:rsid w:val="00C55C42"/>
    <w:rsid w:val="00C722EA"/>
    <w:rsid w:val="00C742C1"/>
    <w:rsid w:val="00CA0355"/>
    <w:rsid w:val="00CA2CE5"/>
    <w:rsid w:val="00CC667D"/>
    <w:rsid w:val="00CD4133"/>
    <w:rsid w:val="00D05D24"/>
    <w:rsid w:val="00D21008"/>
    <w:rsid w:val="00D526E9"/>
    <w:rsid w:val="00D90430"/>
    <w:rsid w:val="00E17E20"/>
    <w:rsid w:val="00E60066"/>
    <w:rsid w:val="00E71529"/>
    <w:rsid w:val="00E72299"/>
    <w:rsid w:val="00E84AF5"/>
    <w:rsid w:val="00EA3CB6"/>
    <w:rsid w:val="00EB1874"/>
    <w:rsid w:val="00EF6747"/>
    <w:rsid w:val="00F06AE6"/>
    <w:rsid w:val="00FC0A1B"/>
    <w:rsid w:val="00FC5926"/>
    <w:rsid w:val="00FC6B48"/>
    <w:rsid w:val="00FD3770"/>
    <w:rsid w:val="00FE11B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EC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Emphasis" w:uiPriority="20"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334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334E"/>
    <w:rPr>
      <w:rFonts w:ascii="Lucida Grande" w:hAnsi="Lucida Grande" w:cs="Lucida Grande"/>
      <w:sz w:val="18"/>
      <w:szCs w:val="18"/>
    </w:rPr>
  </w:style>
  <w:style w:type="character" w:styleId="Hyperlink">
    <w:name w:val="Hyperlink"/>
    <w:basedOn w:val="DefaultParagraphFont"/>
    <w:rsid w:val="00C179DE"/>
    <w:rPr>
      <w:color w:val="0000FF" w:themeColor="hyperlink"/>
      <w:u w:val="single"/>
    </w:rPr>
  </w:style>
  <w:style w:type="character" w:styleId="CommentReference">
    <w:name w:val="annotation reference"/>
    <w:basedOn w:val="DefaultParagraphFont"/>
    <w:rsid w:val="0029555E"/>
    <w:rPr>
      <w:sz w:val="18"/>
      <w:szCs w:val="18"/>
    </w:rPr>
  </w:style>
  <w:style w:type="paragraph" w:styleId="CommentText">
    <w:name w:val="annotation text"/>
    <w:basedOn w:val="Normal"/>
    <w:link w:val="CommentTextChar"/>
    <w:rsid w:val="0029555E"/>
  </w:style>
  <w:style w:type="character" w:customStyle="1" w:styleId="CommentTextChar">
    <w:name w:val="Comment Text Char"/>
    <w:basedOn w:val="DefaultParagraphFont"/>
    <w:link w:val="CommentText"/>
    <w:rsid w:val="0029555E"/>
  </w:style>
  <w:style w:type="paragraph" w:styleId="CommentSubject">
    <w:name w:val="annotation subject"/>
    <w:basedOn w:val="CommentText"/>
    <w:next w:val="CommentText"/>
    <w:link w:val="CommentSubjectChar"/>
    <w:rsid w:val="0029555E"/>
    <w:rPr>
      <w:b/>
      <w:bCs/>
      <w:sz w:val="20"/>
      <w:szCs w:val="20"/>
    </w:rPr>
  </w:style>
  <w:style w:type="character" w:customStyle="1" w:styleId="CommentSubjectChar">
    <w:name w:val="Comment Subject Char"/>
    <w:basedOn w:val="CommentTextChar"/>
    <w:link w:val="CommentSubject"/>
    <w:rsid w:val="0029555E"/>
    <w:rPr>
      <w:b/>
      <w:bCs/>
      <w:sz w:val="20"/>
      <w:szCs w:val="20"/>
    </w:rPr>
  </w:style>
  <w:style w:type="character" w:styleId="FollowedHyperlink">
    <w:name w:val="FollowedHyperlink"/>
    <w:basedOn w:val="DefaultParagraphFont"/>
    <w:rsid w:val="001D4784"/>
    <w:rPr>
      <w:color w:val="800080" w:themeColor="followedHyperlink"/>
      <w:u w:val="single"/>
    </w:rPr>
  </w:style>
  <w:style w:type="paragraph" w:styleId="EndnoteText">
    <w:name w:val="endnote text"/>
    <w:basedOn w:val="Normal"/>
    <w:link w:val="EndnoteTextChar"/>
    <w:rsid w:val="0041786A"/>
  </w:style>
  <w:style w:type="character" w:customStyle="1" w:styleId="EndnoteTextChar">
    <w:name w:val="Endnote Text Char"/>
    <w:basedOn w:val="DefaultParagraphFont"/>
    <w:link w:val="EndnoteText"/>
    <w:rsid w:val="0041786A"/>
  </w:style>
  <w:style w:type="character" w:styleId="EndnoteReference">
    <w:name w:val="endnote reference"/>
    <w:basedOn w:val="DefaultParagraphFont"/>
    <w:rsid w:val="0041786A"/>
    <w:rPr>
      <w:vertAlign w:val="superscript"/>
    </w:rPr>
  </w:style>
  <w:style w:type="character" w:styleId="Emphasis">
    <w:name w:val="Emphasis"/>
    <w:basedOn w:val="DefaultParagraphFont"/>
    <w:uiPriority w:val="20"/>
    <w:qFormat/>
    <w:rsid w:val="002E0809"/>
    <w:rPr>
      <w:i/>
      <w:iCs/>
    </w:rPr>
  </w:style>
  <w:style w:type="character" w:customStyle="1" w:styleId="apple-converted-space">
    <w:name w:val="apple-converted-space"/>
    <w:basedOn w:val="DefaultParagraphFont"/>
    <w:rsid w:val="002E080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Emphasis" w:uiPriority="20"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334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334E"/>
    <w:rPr>
      <w:rFonts w:ascii="Lucida Grande" w:hAnsi="Lucida Grande" w:cs="Lucida Grande"/>
      <w:sz w:val="18"/>
      <w:szCs w:val="18"/>
    </w:rPr>
  </w:style>
  <w:style w:type="character" w:styleId="Hyperlink">
    <w:name w:val="Hyperlink"/>
    <w:basedOn w:val="DefaultParagraphFont"/>
    <w:rsid w:val="00C179DE"/>
    <w:rPr>
      <w:color w:val="0000FF" w:themeColor="hyperlink"/>
      <w:u w:val="single"/>
    </w:rPr>
  </w:style>
  <w:style w:type="character" w:styleId="CommentReference">
    <w:name w:val="annotation reference"/>
    <w:basedOn w:val="DefaultParagraphFont"/>
    <w:rsid w:val="0029555E"/>
    <w:rPr>
      <w:sz w:val="18"/>
      <w:szCs w:val="18"/>
    </w:rPr>
  </w:style>
  <w:style w:type="paragraph" w:styleId="CommentText">
    <w:name w:val="annotation text"/>
    <w:basedOn w:val="Normal"/>
    <w:link w:val="CommentTextChar"/>
    <w:rsid w:val="0029555E"/>
  </w:style>
  <w:style w:type="character" w:customStyle="1" w:styleId="CommentTextChar">
    <w:name w:val="Comment Text Char"/>
    <w:basedOn w:val="DefaultParagraphFont"/>
    <w:link w:val="CommentText"/>
    <w:rsid w:val="0029555E"/>
  </w:style>
  <w:style w:type="paragraph" w:styleId="CommentSubject">
    <w:name w:val="annotation subject"/>
    <w:basedOn w:val="CommentText"/>
    <w:next w:val="CommentText"/>
    <w:link w:val="CommentSubjectChar"/>
    <w:rsid w:val="0029555E"/>
    <w:rPr>
      <w:b/>
      <w:bCs/>
      <w:sz w:val="20"/>
      <w:szCs w:val="20"/>
    </w:rPr>
  </w:style>
  <w:style w:type="character" w:customStyle="1" w:styleId="CommentSubjectChar">
    <w:name w:val="Comment Subject Char"/>
    <w:basedOn w:val="CommentTextChar"/>
    <w:link w:val="CommentSubject"/>
    <w:rsid w:val="0029555E"/>
    <w:rPr>
      <w:b/>
      <w:bCs/>
      <w:sz w:val="20"/>
      <w:szCs w:val="20"/>
    </w:rPr>
  </w:style>
  <w:style w:type="character" w:styleId="FollowedHyperlink">
    <w:name w:val="FollowedHyperlink"/>
    <w:basedOn w:val="DefaultParagraphFont"/>
    <w:rsid w:val="001D4784"/>
    <w:rPr>
      <w:color w:val="800080" w:themeColor="followedHyperlink"/>
      <w:u w:val="single"/>
    </w:rPr>
  </w:style>
  <w:style w:type="paragraph" w:styleId="EndnoteText">
    <w:name w:val="endnote text"/>
    <w:basedOn w:val="Normal"/>
    <w:link w:val="EndnoteTextChar"/>
    <w:rsid w:val="0041786A"/>
  </w:style>
  <w:style w:type="character" w:customStyle="1" w:styleId="EndnoteTextChar">
    <w:name w:val="Endnote Text Char"/>
    <w:basedOn w:val="DefaultParagraphFont"/>
    <w:link w:val="EndnoteText"/>
    <w:rsid w:val="0041786A"/>
  </w:style>
  <w:style w:type="character" w:styleId="EndnoteReference">
    <w:name w:val="endnote reference"/>
    <w:basedOn w:val="DefaultParagraphFont"/>
    <w:rsid w:val="0041786A"/>
    <w:rPr>
      <w:vertAlign w:val="superscript"/>
    </w:rPr>
  </w:style>
  <w:style w:type="character" w:styleId="Emphasis">
    <w:name w:val="Emphasis"/>
    <w:basedOn w:val="DefaultParagraphFont"/>
    <w:uiPriority w:val="20"/>
    <w:qFormat/>
    <w:rsid w:val="002E0809"/>
    <w:rPr>
      <w:i/>
      <w:iCs/>
    </w:rPr>
  </w:style>
  <w:style w:type="character" w:customStyle="1" w:styleId="apple-converted-space">
    <w:name w:val="apple-converted-space"/>
    <w:basedOn w:val="DefaultParagraphFont"/>
    <w:rsid w:val="002E0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22267">
      <w:bodyDiv w:val="1"/>
      <w:marLeft w:val="0"/>
      <w:marRight w:val="0"/>
      <w:marTop w:val="0"/>
      <w:marBottom w:val="0"/>
      <w:divBdr>
        <w:top w:val="none" w:sz="0" w:space="0" w:color="auto"/>
        <w:left w:val="none" w:sz="0" w:space="0" w:color="auto"/>
        <w:bottom w:val="none" w:sz="0" w:space="0" w:color="auto"/>
        <w:right w:val="none" w:sz="0" w:space="0" w:color="auto"/>
      </w:divBdr>
    </w:div>
    <w:div w:id="322053789">
      <w:bodyDiv w:val="1"/>
      <w:marLeft w:val="0"/>
      <w:marRight w:val="0"/>
      <w:marTop w:val="0"/>
      <w:marBottom w:val="0"/>
      <w:divBdr>
        <w:top w:val="none" w:sz="0" w:space="0" w:color="auto"/>
        <w:left w:val="none" w:sz="0" w:space="0" w:color="auto"/>
        <w:bottom w:val="none" w:sz="0" w:space="0" w:color="auto"/>
        <w:right w:val="none" w:sz="0" w:space="0" w:color="auto"/>
      </w:divBdr>
    </w:div>
    <w:div w:id="445389801">
      <w:bodyDiv w:val="1"/>
      <w:marLeft w:val="0"/>
      <w:marRight w:val="0"/>
      <w:marTop w:val="0"/>
      <w:marBottom w:val="0"/>
      <w:divBdr>
        <w:top w:val="none" w:sz="0" w:space="0" w:color="auto"/>
        <w:left w:val="none" w:sz="0" w:space="0" w:color="auto"/>
        <w:bottom w:val="none" w:sz="0" w:space="0" w:color="auto"/>
        <w:right w:val="none" w:sz="0" w:space="0" w:color="auto"/>
      </w:divBdr>
    </w:div>
    <w:div w:id="737099356">
      <w:bodyDiv w:val="1"/>
      <w:marLeft w:val="0"/>
      <w:marRight w:val="0"/>
      <w:marTop w:val="0"/>
      <w:marBottom w:val="0"/>
      <w:divBdr>
        <w:top w:val="none" w:sz="0" w:space="0" w:color="auto"/>
        <w:left w:val="none" w:sz="0" w:space="0" w:color="auto"/>
        <w:bottom w:val="none" w:sz="0" w:space="0" w:color="auto"/>
        <w:right w:val="none" w:sz="0" w:space="0" w:color="auto"/>
      </w:divBdr>
    </w:div>
    <w:div w:id="943535108">
      <w:bodyDiv w:val="1"/>
      <w:marLeft w:val="0"/>
      <w:marRight w:val="0"/>
      <w:marTop w:val="0"/>
      <w:marBottom w:val="0"/>
      <w:divBdr>
        <w:top w:val="none" w:sz="0" w:space="0" w:color="auto"/>
        <w:left w:val="none" w:sz="0" w:space="0" w:color="auto"/>
        <w:bottom w:val="none" w:sz="0" w:space="0" w:color="auto"/>
        <w:right w:val="none" w:sz="0" w:space="0" w:color="auto"/>
      </w:divBdr>
    </w:div>
    <w:div w:id="1505902551">
      <w:bodyDiv w:val="1"/>
      <w:marLeft w:val="0"/>
      <w:marRight w:val="0"/>
      <w:marTop w:val="0"/>
      <w:marBottom w:val="0"/>
      <w:divBdr>
        <w:top w:val="none" w:sz="0" w:space="0" w:color="auto"/>
        <w:left w:val="none" w:sz="0" w:space="0" w:color="auto"/>
        <w:bottom w:val="none" w:sz="0" w:space="0" w:color="auto"/>
        <w:right w:val="none" w:sz="0" w:space="0" w:color="auto"/>
      </w:divBdr>
    </w:div>
    <w:div w:id="1575164952">
      <w:bodyDiv w:val="1"/>
      <w:marLeft w:val="0"/>
      <w:marRight w:val="0"/>
      <w:marTop w:val="0"/>
      <w:marBottom w:val="0"/>
      <w:divBdr>
        <w:top w:val="none" w:sz="0" w:space="0" w:color="auto"/>
        <w:left w:val="none" w:sz="0" w:space="0" w:color="auto"/>
        <w:bottom w:val="none" w:sz="0" w:space="0" w:color="auto"/>
        <w:right w:val="none" w:sz="0" w:space="0" w:color="auto"/>
      </w:divBdr>
    </w:div>
    <w:div w:id="19369827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shobanajeyasingh.co.uk/works/faultline/"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www.shobanajeyasingh.co.uk/gallery/images/"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guardian.co.uk/stage/2009/oct/20/shobana-jeyasingh" TargetMode="External"/><Relationship Id="rId8" Type="http://schemas.openxmlformats.org/officeDocument/2006/relationships/hyperlink" Target="http://www.shobanajeyasingh.co.uk/works/duets-with-automobiles/" TargetMode="External"/><Relationship Id="rId9" Type="http://schemas.openxmlformats.org/officeDocument/2006/relationships/hyperlink" Target="http://www.shobanajeyasingh.co.uk/wp-content/uploads/Faultline-and-ST_DVD_order2012.pdf" TargetMode="External"/><Relationship Id="rId10" Type="http://schemas.openxmlformats.org/officeDocument/2006/relationships/hyperlink" Target="http://www.rescen.net/Shobana_Jeyasingh/foliage.html#.Vdt3krxVik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1790</Words>
  <Characters>10203</Characters>
  <Application>Microsoft Macintosh Word</Application>
  <DocSecurity>0</DocSecurity>
  <Lines>85</Lines>
  <Paragraphs>23</Paragraphs>
  <ScaleCrop>false</ScaleCrop>
  <Company/>
  <LinksUpToDate>false</LinksUpToDate>
  <CharactersWithSpaces>11970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Manning</dc:creator>
  <cp:keywords/>
  <cp:lastModifiedBy>Editorial Comments</cp:lastModifiedBy>
  <cp:revision>4</cp:revision>
  <cp:lastPrinted>2015-08-30T13:35:00Z</cp:lastPrinted>
  <dcterms:created xsi:type="dcterms:W3CDTF">2015-09-10T03:23:00Z</dcterms:created>
  <dcterms:modified xsi:type="dcterms:W3CDTF">2015-09-10T03:33:00Z</dcterms:modified>
</cp:coreProperties>
</file>