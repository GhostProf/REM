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79D6" w:rsidRDefault="00C44099" w:rsidP="00CB79D6">
      <w:pPr>
        <w:pStyle w:val="Subheading1"/>
        <w:spacing w:line="240" w:lineRule="auto"/>
        <w:rPr>
          <w:u w:val="none"/>
        </w:rPr>
      </w:pPr>
      <w:bookmarkStart w:id="0" w:name="_Toc228943152"/>
      <w:r w:rsidRPr="00CB79D6">
        <w:rPr>
          <w:u w:val="none"/>
        </w:rPr>
        <w:t>Murray</w:t>
      </w:r>
      <w:r>
        <w:rPr>
          <w:u w:val="none"/>
        </w:rPr>
        <w:t>,</w:t>
      </w:r>
      <w:r w:rsidRPr="00CB79D6">
        <w:rPr>
          <w:u w:val="none"/>
        </w:rPr>
        <w:t xml:space="preserve"> </w:t>
      </w:r>
      <w:r w:rsidR="00CB79D6" w:rsidRPr="00CB79D6">
        <w:rPr>
          <w:u w:val="none"/>
        </w:rPr>
        <w:t xml:space="preserve">Kenneth Crosthwaite </w:t>
      </w:r>
      <w:bookmarkEnd w:id="0"/>
      <w:r w:rsidR="00CB79D6" w:rsidRPr="00CB79D6">
        <w:rPr>
          <w:u w:val="none"/>
        </w:rPr>
        <w:t>(b.</w:t>
      </w:r>
      <w:r w:rsidR="00C41FF2">
        <w:rPr>
          <w:u w:val="none"/>
        </w:rPr>
        <w:t xml:space="preserve"> </w:t>
      </w:r>
      <w:r w:rsidR="00CB79D6" w:rsidRPr="00CB79D6">
        <w:rPr>
          <w:u w:val="none"/>
        </w:rPr>
        <w:t xml:space="preserve">1902, </w:t>
      </w:r>
      <w:proofErr w:type="spellStart"/>
      <w:r w:rsidR="00CB79D6" w:rsidRPr="00CB79D6">
        <w:rPr>
          <w:u w:val="none"/>
        </w:rPr>
        <w:t>Wolverhampton</w:t>
      </w:r>
      <w:proofErr w:type="spellEnd"/>
      <w:r w:rsidR="00CB79D6" w:rsidRPr="00CB79D6">
        <w:rPr>
          <w:u w:val="none"/>
        </w:rPr>
        <w:t>, England – d. 1972, Lagos, Nigeria)</w:t>
      </w:r>
    </w:p>
    <w:p w:rsidR="00CB79D6" w:rsidRPr="00CB79D6" w:rsidRDefault="00CB79D6" w:rsidP="00F3736C">
      <w:pPr>
        <w:pStyle w:val="Subheading1"/>
        <w:spacing w:line="240" w:lineRule="auto"/>
        <w:rPr>
          <w:u w:val="none"/>
        </w:rPr>
      </w:pPr>
    </w:p>
    <w:p w:rsidR="004125CA" w:rsidRPr="00864128" w:rsidRDefault="00F3736C" w:rsidP="004125CA">
      <w:pPr>
        <w:spacing w:after="0"/>
        <w:ind w:firstLine="720"/>
        <w:rPr>
          <w:rFonts w:ascii="Times New Roman" w:hAnsi="Times New Roman" w:cs="Times New Roman"/>
        </w:rPr>
      </w:pPr>
      <w:r w:rsidRPr="00864128">
        <w:rPr>
          <w:rFonts w:ascii="Times New Roman" w:hAnsi="Times New Roman" w:cs="Times New Roman"/>
        </w:rPr>
        <w:t>Kenneth Crosthwaite Murray was</w:t>
      </w:r>
      <w:r w:rsidR="00EA1629" w:rsidRPr="00864128">
        <w:rPr>
          <w:rFonts w:ascii="Times New Roman" w:hAnsi="Times New Roman" w:cs="Times New Roman"/>
        </w:rPr>
        <w:t xml:space="preserve"> a</w:t>
      </w:r>
      <w:r w:rsidRPr="00864128">
        <w:rPr>
          <w:rFonts w:ascii="Times New Roman" w:hAnsi="Times New Roman" w:cs="Times New Roman"/>
        </w:rPr>
        <w:t xml:space="preserve"> </w:t>
      </w:r>
      <w:r w:rsidR="00B8342B" w:rsidRPr="00864128">
        <w:rPr>
          <w:rFonts w:ascii="Times New Roman" w:hAnsi="Times New Roman" w:cs="Times New Roman"/>
        </w:rPr>
        <w:t xml:space="preserve">British colonial officer in Nigeria and </w:t>
      </w:r>
      <w:r w:rsidR="00C23C3C" w:rsidRPr="00864128">
        <w:rPr>
          <w:rFonts w:ascii="Times New Roman" w:hAnsi="Times New Roman" w:cs="Times New Roman"/>
        </w:rPr>
        <w:t xml:space="preserve">the founding director of the department of antiquities in colonial Nigeria. </w:t>
      </w:r>
      <w:r w:rsidR="00537E60" w:rsidRPr="00864128">
        <w:rPr>
          <w:rFonts w:ascii="Times New Roman" w:hAnsi="Times New Roman" w:cs="Times New Roman"/>
        </w:rPr>
        <w:t>He</w:t>
      </w:r>
      <w:r w:rsidR="00CB79D6" w:rsidRPr="00864128">
        <w:rPr>
          <w:rFonts w:ascii="Times New Roman" w:hAnsi="Times New Roman" w:cs="Times New Roman"/>
        </w:rPr>
        <w:t xml:space="preserve"> arrived in Nigeri</w:t>
      </w:r>
      <w:r w:rsidR="00B8342B" w:rsidRPr="00864128">
        <w:rPr>
          <w:rFonts w:ascii="Times New Roman" w:hAnsi="Times New Roman" w:cs="Times New Roman"/>
        </w:rPr>
        <w:t xml:space="preserve">a in 1927 to work </w:t>
      </w:r>
      <w:r w:rsidR="00CB79D6" w:rsidRPr="00864128">
        <w:rPr>
          <w:rFonts w:ascii="Times New Roman" w:hAnsi="Times New Roman" w:cs="Times New Roman"/>
        </w:rPr>
        <w:t xml:space="preserve">for the education department. </w:t>
      </w:r>
      <w:r w:rsidR="00AE4157" w:rsidRPr="00864128">
        <w:rPr>
          <w:rFonts w:ascii="Times New Roman" w:hAnsi="Times New Roman" w:cs="Times New Roman"/>
        </w:rPr>
        <w:t>Murray</w:t>
      </w:r>
      <w:r w:rsidR="00C0719E" w:rsidRPr="00864128">
        <w:rPr>
          <w:rFonts w:ascii="Times New Roman" w:hAnsi="Times New Roman" w:cs="Times New Roman"/>
        </w:rPr>
        <w:t xml:space="preserve"> was </w:t>
      </w:r>
      <w:proofErr w:type="gramStart"/>
      <w:r w:rsidR="00C0719E" w:rsidRPr="00864128">
        <w:rPr>
          <w:rFonts w:ascii="Times New Roman" w:hAnsi="Times New Roman" w:cs="Times New Roman"/>
        </w:rPr>
        <w:t xml:space="preserve">an </w:t>
      </w:r>
      <w:r w:rsidRPr="00864128">
        <w:rPr>
          <w:rFonts w:ascii="Times New Roman" w:hAnsi="Times New Roman" w:cs="Times New Roman"/>
        </w:rPr>
        <w:t>itinerate</w:t>
      </w:r>
      <w:proofErr w:type="gramEnd"/>
      <w:r w:rsidRPr="00864128">
        <w:rPr>
          <w:rFonts w:ascii="Times New Roman" w:hAnsi="Times New Roman" w:cs="Times New Roman"/>
        </w:rPr>
        <w:t xml:space="preserve"> art teacher, tr</w:t>
      </w:r>
      <w:r w:rsidR="004D0D1A" w:rsidRPr="00864128">
        <w:rPr>
          <w:rFonts w:ascii="Times New Roman" w:hAnsi="Times New Roman" w:cs="Times New Roman"/>
        </w:rPr>
        <w:t>avel</w:t>
      </w:r>
      <w:r w:rsidR="00C44099">
        <w:rPr>
          <w:rFonts w:ascii="Times New Roman" w:hAnsi="Times New Roman" w:cs="Times New Roman"/>
        </w:rPr>
        <w:t>l</w:t>
      </w:r>
      <w:bookmarkStart w:id="1" w:name="_GoBack"/>
      <w:bookmarkEnd w:id="1"/>
      <w:r w:rsidR="004D0D1A" w:rsidRPr="00864128">
        <w:rPr>
          <w:rFonts w:ascii="Times New Roman" w:hAnsi="Times New Roman" w:cs="Times New Roman"/>
        </w:rPr>
        <w:t xml:space="preserve">ing across southern Nigeria, </w:t>
      </w:r>
      <w:r w:rsidRPr="00864128">
        <w:rPr>
          <w:rFonts w:ascii="Times New Roman" w:hAnsi="Times New Roman" w:cs="Times New Roman"/>
        </w:rPr>
        <w:t>developing the art curriculum</w:t>
      </w:r>
      <w:r w:rsidR="004D0D1A" w:rsidRPr="00864128">
        <w:rPr>
          <w:rFonts w:ascii="Times New Roman" w:hAnsi="Times New Roman" w:cs="Times New Roman"/>
        </w:rPr>
        <w:t>,</w:t>
      </w:r>
      <w:r w:rsidRPr="00864128">
        <w:rPr>
          <w:rFonts w:ascii="Times New Roman" w:hAnsi="Times New Roman" w:cs="Times New Roman"/>
        </w:rPr>
        <w:t xml:space="preserve"> and training teachers.</w:t>
      </w:r>
      <w:r w:rsidR="00AE4157" w:rsidRPr="00864128">
        <w:rPr>
          <w:rFonts w:ascii="Times New Roman" w:hAnsi="Times New Roman" w:cs="Times New Roman"/>
        </w:rPr>
        <w:t xml:space="preserve"> He influenced artists such as </w:t>
      </w:r>
      <w:proofErr w:type="spellStart"/>
      <w:r w:rsidR="00AE4157" w:rsidRPr="00864128">
        <w:rPr>
          <w:rFonts w:ascii="Times New Roman" w:hAnsi="Times New Roman" w:cs="Times New Roman"/>
        </w:rPr>
        <w:t>Uthman</w:t>
      </w:r>
      <w:proofErr w:type="spellEnd"/>
      <w:r w:rsidR="00AE4157" w:rsidRPr="00864128">
        <w:rPr>
          <w:rFonts w:ascii="Times New Roman" w:hAnsi="Times New Roman" w:cs="Times New Roman"/>
        </w:rPr>
        <w:t xml:space="preserve"> M. Ibrahim and Ben C. </w:t>
      </w:r>
      <w:proofErr w:type="spellStart"/>
      <w:r w:rsidR="00AE4157" w:rsidRPr="00864128">
        <w:rPr>
          <w:rFonts w:ascii="Times New Roman" w:hAnsi="Times New Roman" w:cs="Times New Roman"/>
        </w:rPr>
        <w:t>Enwonwu</w:t>
      </w:r>
      <w:proofErr w:type="spellEnd"/>
      <w:r w:rsidR="00AE4157" w:rsidRPr="00864128">
        <w:rPr>
          <w:rFonts w:ascii="Times New Roman" w:hAnsi="Times New Roman" w:cs="Times New Roman"/>
        </w:rPr>
        <w:t>, who were considered part of the Murray School</w:t>
      </w:r>
      <w:ins w:id="2" w:author="Erin Rice" w:date="2014-01-14T12:15:00Z">
        <w:r w:rsidR="004125CA" w:rsidRPr="00864128">
          <w:rPr>
            <w:rFonts w:ascii="Times New Roman" w:hAnsi="Times New Roman" w:cs="Times New Roman"/>
          </w:rPr>
          <w:t>. H</w:t>
        </w:r>
      </w:ins>
      <w:ins w:id="3" w:author="Erin Rice" w:date="2014-01-14T12:14:00Z">
        <w:r w:rsidR="004125CA" w:rsidRPr="00864128">
          <w:rPr>
            <w:rFonts w:ascii="Times New Roman" w:hAnsi="Times New Roman" w:cs="Times New Roman"/>
          </w:rPr>
          <w:t xml:space="preserve">is </w:t>
        </w:r>
      </w:ins>
      <w:r w:rsidR="007A683F" w:rsidRPr="00864128">
        <w:rPr>
          <w:rFonts w:ascii="Times New Roman" w:hAnsi="Times New Roman" w:cs="Times New Roman"/>
        </w:rPr>
        <w:t xml:space="preserve">ideas on modern African art were disseminated across the country, influencing artist-teachers such as </w:t>
      </w:r>
      <w:proofErr w:type="spellStart"/>
      <w:r w:rsidR="00AE4157" w:rsidRPr="00864128">
        <w:rPr>
          <w:rFonts w:ascii="Times New Roman" w:hAnsi="Times New Roman" w:cs="Times New Roman"/>
        </w:rPr>
        <w:t>Akinola</w:t>
      </w:r>
      <w:proofErr w:type="spellEnd"/>
      <w:r w:rsidR="00AE4157" w:rsidRPr="00864128">
        <w:rPr>
          <w:rFonts w:ascii="Times New Roman" w:hAnsi="Times New Roman" w:cs="Times New Roman"/>
        </w:rPr>
        <w:t xml:space="preserve"> </w:t>
      </w:r>
      <w:proofErr w:type="spellStart"/>
      <w:r w:rsidR="00AE4157" w:rsidRPr="00864128">
        <w:rPr>
          <w:rFonts w:ascii="Times New Roman" w:hAnsi="Times New Roman" w:cs="Times New Roman"/>
        </w:rPr>
        <w:t>Lasekan</w:t>
      </w:r>
      <w:proofErr w:type="spellEnd"/>
      <w:r w:rsidR="007A683F" w:rsidRPr="00864128">
        <w:rPr>
          <w:rFonts w:ascii="Times New Roman" w:hAnsi="Times New Roman" w:cs="Times New Roman"/>
        </w:rPr>
        <w:t>.</w:t>
      </w:r>
      <w:r w:rsidR="004125CA" w:rsidRPr="00864128">
        <w:rPr>
          <w:rFonts w:ascii="Times New Roman" w:hAnsi="Times New Roman" w:cs="Times New Roman"/>
        </w:rPr>
        <w:t xml:space="preserve"> </w:t>
      </w:r>
      <w:ins w:id="4" w:author="Amanda Hellman" w:date="2014-01-31T08:05:00Z">
        <w:r w:rsidR="005140F5" w:rsidRPr="0009242F">
          <w:rPr>
            <w:rFonts w:ascii="Times New Roman" w:hAnsi="Times New Roman" w:cs="Times New Roman"/>
          </w:rPr>
          <w:t xml:space="preserve">Throughout his career, Murray undertook many efforts to preserve and promote Nigerian artistic heritage including </w:t>
        </w:r>
      </w:ins>
      <w:ins w:id="5" w:author="Amanda Hellman" w:date="2014-01-31T09:01:00Z">
        <w:r w:rsidR="005E583C" w:rsidRPr="0009242F">
          <w:rPr>
            <w:rFonts w:ascii="Times New Roman" w:hAnsi="Times New Roman" w:cs="Times New Roman"/>
          </w:rPr>
          <w:t xml:space="preserve">curating and lending to </w:t>
        </w:r>
      </w:ins>
      <w:ins w:id="6" w:author="Amanda Hellman" w:date="2014-01-31T08:59:00Z">
        <w:r w:rsidR="005E583C" w:rsidRPr="0009242F">
          <w:rPr>
            <w:rFonts w:ascii="Times New Roman" w:hAnsi="Times New Roman" w:cs="Times New Roman"/>
          </w:rPr>
          <w:t>national and international exhibitions, request</w:t>
        </w:r>
      </w:ins>
      <w:ins w:id="7" w:author="Amanda Hellman" w:date="2014-01-31T09:02:00Z">
        <w:r w:rsidR="005E583C" w:rsidRPr="0009242F">
          <w:rPr>
            <w:rFonts w:ascii="Times New Roman" w:hAnsi="Times New Roman" w:cs="Times New Roman"/>
          </w:rPr>
          <w:t xml:space="preserve">ing </w:t>
        </w:r>
      </w:ins>
      <w:ins w:id="8" w:author="Amanda Hellman" w:date="2014-01-31T09:00:00Z">
        <w:r w:rsidR="005E583C" w:rsidRPr="0009242F">
          <w:rPr>
            <w:rFonts w:ascii="Times New Roman" w:hAnsi="Times New Roman" w:cs="Times New Roman"/>
          </w:rPr>
          <w:t xml:space="preserve">the </w:t>
        </w:r>
      </w:ins>
      <w:ins w:id="9" w:author="Amanda Hellman" w:date="2014-01-31T08:05:00Z">
        <w:r w:rsidR="005140F5" w:rsidRPr="0009242F">
          <w:rPr>
            <w:rFonts w:ascii="Times New Roman" w:hAnsi="Times New Roman" w:cs="Times New Roman"/>
          </w:rPr>
          <w:t>repatriati</w:t>
        </w:r>
      </w:ins>
      <w:ins w:id="10" w:author="Amanda Hellman" w:date="2014-01-31T09:00:00Z">
        <w:r w:rsidR="005E583C" w:rsidRPr="0009242F">
          <w:rPr>
            <w:rFonts w:ascii="Times New Roman" w:hAnsi="Times New Roman" w:cs="Times New Roman"/>
          </w:rPr>
          <w:t xml:space="preserve">on of </w:t>
        </w:r>
      </w:ins>
      <w:ins w:id="11" w:author="Amanda Hellman" w:date="2014-01-31T09:02:00Z">
        <w:r w:rsidR="005E583C" w:rsidRPr="0009242F">
          <w:rPr>
            <w:rFonts w:ascii="Times New Roman" w:hAnsi="Times New Roman" w:cs="Times New Roman"/>
          </w:rPr>
          <w:t>protected works</w:t>
        </w:r>
      </w:ins>
      <w:ins w:id="12" w:author="Amanda Hellman" w:date="2014-01-31T08:05:00Z">
        <w:r w:rsidR="005140F5" w:rsidRPr="0009242F">
          <w:rPr>
            <w:rFonts w:ascii="Times New Roman" w:hAnsi="Times New Roman" w:cs="Times New Roman"/>
          </w:rPr>
          <w:t>, documenting and collecting antiquities</w:t>
        </w:r>
      </w:ins>
      <w:ins w:id="13" w:author="Amanda Hellman" w:date="2014-01-31T09:00:00Z">
        <w:r w:rsidR="005E583C" w:rsidRPr="0009242F">
          <w:rPr>
            <w:rFonts w:ascii="Times New Roman" w:hAnsi="Times New Roman" w:cs="Times New Roman"/>
          </w:rPr>
          <w:t xml:space="preserve"> </w:t>
        </w:r>
      </w:ins>
      <w:ins w:id="14" w:author="Amanda Hellman" w:date="2014-01-31T08:05:00Z">
        <w:r w:rsidR="005140F5" w:rsidRPr="0009242F">
          <w:rPr>
            <w:rFonts w:ascii="Times New Roman" w:hAnsi="Times New Roman" w:cs="Times New Roman"/>
          </w:rPr>
          <w:t>and regulating their export</w:t>
        </w:r>
      </w:ins>
      <w:ins w:id="15" w:author="Amanda Hellman" w:date="2014-01-31T09:01:00Z">
        <w:r w:rsidR="005E583C" w:rsidRPr="0009242F">
          <w:rPr>
            <w:rFonts w:ascii="Times New Roman" w:hAnsi="Times New Roman" w:cs="Times New Roman"/>
          </w:rPr>
          <w:t xml:space="preserve">. </w:t>
        </w:r>
      </w:ins>
      <w:r w:rsidR="004125CA" w:rsidRPr="0009242F">
        <w:rPr>
          <w:rFonts w:ascii="Times New Roman" w:hAnsi="Times New Roman" w:cs="Times New Roman"/>
        </w:rPr>
        <w:t xml:space="preserve">Further contributing to modernism and art preservation in Nigeria, Murray </w:t>
      </w:r>
      <w:ins w:id="16" w:author="Amanda Hellman" w:date="2014-01-31T08:03:00Z">
        <w:r w:rsidR="005140F5" w:rsidRPr="0009242F">
          <w:rPr>
            <w:rFonts w:ascii="Times New Roman" w:hAnsi="Times New Roman" w:cs="Times New Roman"/>
          </w:rPr>
          <w:t>established</w:t>
        </w:r>
      </w:ins>
      <w:r w:rsidR="004125CA" w:rsidRPr="00864128">
        <w:rPr>
          <w:rFonts w:ascii="Times New Roman" w:hAnsi="Times New Roman" w:cs="Times New Roman"/>
        </w:rPr>
        <w:t xml:space="preserve"> the department of antiquities and facilitated the opening of seven museums before independence in 1960: The House of Images at </w:t>
      </w:r>
      <w:proofErr w:type="spellStart"/>
      <w:r w:rsidR="004125CA" w:rsidRPr="00864128">
        <w:rPr>
          <w:rFonts w:ascii="Times New Roman" w:hAnsi="Times New Roman" w:cs="Times New Roman"/>
        </w:rPr>
        <w:t>Esie</w:t>
      </w:r>
      <w:proofErr w:type="spellEnd"/>
      <w:r w:rsidR="004125CA" w:rsidRPr="00864128">
        <w:rPr>
          <w:rFonts w:ascii="Times New Roman" w:hAnsi="Times New Roman" w:cs="Times New Roman"/>
        </w:rPr>
        <w:t xml:space="preserve"> (1945), The Jos Museum (1952), the Ife Museum (1954), Nigerian Museum in Lagos (1957), </w:t>
      </w:r>
      <w:proofErr w:type="spellStart"/>
      <w:r w:rsidR="004125CA" w:rsidRPr="00864128">
        <w:rPr>
          <w:rFonts w:ascii="Times New Roman" w:hAnsi="Times New Roman" w:cs="Times New Roman"/>
        </w:rPr>
        <w:t>Oron</w:t>
      </w:r>
      <w:proofErr w:type="spellEnd"/>
      <w:r w:rsidR="004125CA" w:rsidRPr="00864128">
        <w:rPr>
          <w:rFonts w:ascii="Times New Roman" w:hAnsi="Times New Roman" w:cs="Times New Roman"/>
        </w:rPr>
        <w:t xml:space="preserve"> Museum (1958), Benin Museum (1960), the Historic House Museum in Kano (1960).</w:t>
      </w:r>
      <w:ins w:id="17" w:author="Erin Rice" w:date="2014-01-14T12:13:00Z">
        <w:r w:rsidR="004125CA" w:rsidRPr="00864128">
          <w:rPr>
            <w:rFonts w:ascii="Times New Roman" w:hAnsi="Times New Roman" w:cs="Times New Roman"/>
          </w:rPr>
          <w:t xml:space="preserve"> </w:t>
        </w:r>
      </w:ins>
    </w:p>
    <w:p w:rsidR="00C23C3C" w:rsidRPr="00CB79D6" w:rsidRDefault="00C23C3C" w:rsidP="000D223F">
      <w:pPr>
        <w:spacing w:after="0"/>
        <w:ind w:firstLine="720"/>
        <w:rPr>
          <w:rFonts w:ascii="Times New Roman" w:hAnsi="Times New Roman"/>
        </w:rPr>
      </w:pPr>
    </w:p>
    <w:p w:rsidR="00103090" w:rsidRDefault="00CB79D6" w:rsidP="00103090">
      <w:pPr>
        <w:spacing w:after="0"/>
        <w:ind w:firstLine="720"/>
        <w:rPr>
          <w:rFonts w:ascii="Times New Roman" w:hAnsi="Times New Roman"/>
        </w:rPr>
      </w:pPr>
      <w:r w:rsidRPr="00CB79D6">
        <w:rPr>
          <w:rFonts w:ascii="Times New Roman" w:hAnsi="Times New Roman"/>
        </w:rPr>
        <w:t xml:space="preserve"> In the summer of 1936 </w:t>
      </w:r>
      <w:r w:rsidR="00C23C3C">
        <w:rPr>
          <w:rFonts w:ascii="Times New Roman" w:hAnsi="Times New Roman"/>
        </w:rPr>
        <w:t xml:space="preserve">Murray, along with his colleague, Arthur Hunt-Cooke, </w:t>
      </w:r>
      <w:r w:rsidR="004D0D1A">
        <w:rPr>
          <w:rFonts w:ascii="Times New Roman" w:hAnsi="Times New Roman"/>
        </w:rPr>
        <w:t>was</w:t>
      </w:r>
      <w:r w:rsidR="00D16292">
        <w:rPr>
          <w:rFonts w:ascii="Times New Roman" w:hAnsi="Times New Roman"/>
        </w:rPr>
        <w:t xml:space="preserve"> </w:t>
      </w:r>
      <w:r w:rsidRPr="00CB79D6">
        <w:rPr>
          <w:rFonts w:ascii="Times New Roman" w:hAnsi="Times New Roman"/>
        </w:rPr>
        <w:t>sent to Ibadan and Abeokuta to study Yoruba crafts.</w:t>
      </w:r>
      <w:r w:rsidR="00D16292">
        <w:rPr>
          <w:rFonts w:ascii="Times New Roman" w:hAnsi="Times New Roman"/>
        </w:rPr>
        <w:t xml:space="preserve"> During this survey Murray became aware of the loss of traditional arts in Nigeria. He began actively collecting work throughout southern Nigeria. </w:t>
      </w:r>
      <w:r w:rsidR="00234665" w:rsidRPr="00EC68B8">
        <w:rPr>
          <w:rFonts w:ascii="Times New Roman" w:hAnsi="Times New Roman"/>
        </w:rPr>
        <w:t xml:space="preserve">Murray began his quest </w:t>
      </w:r>
      <w:r w:rsidR="00234665">
        <w:rPr>
          <w:rFonts w:ascii="Times New Roman" w:hAnsi="Times New Roman"/>
        </w:rPr>
        <w:t>to establish</w:t>
      </w:r>
      <w:r w:rsidR="00234665" w:rsidRPr="00EC68B8">
        <w:rPr>
          <w:rFonts w:ascii="Times New Roman" w:hAnsi="Times New Roman"/>
        </w:rPr>
        <w:t xml:space="preserve"> museums early in his career and called for help </w:t>
      </w:r>
      <w:r w:rsidR="004D0D1A">
        <w:rPr>
          <w:rFonts w:ascii="Times New Roman" w:hAnsi="Times New Roman"/>
        </w:rPr>
        <w:t>from organizations in Britain and Nigeria to</w:t>
      </w:r>
      <w:r w:rsidR="00234665" w:rsidRPr="00EC68B8">
        <w:rPr>
          <w:rFonts w:ascii="Times New Roman" w:hAnsi="Times New Roman"/>
        </w:rPr>
        <w:t xml:space="preserve"> support the arts</w:t>
      </w:r>
      <w:r w:rsidR="004D0D1A">
        <w:rPr>
          <w:rFonts w:ascii="Times New Roman" w:hAnsi="Times New Roman"/>
        </w:rPr>
        <w:t xml:space="preserve"> and preserve antiquities</w:t>
      </w:r>
      <w:r w:rsidR="00234665" w:rsidRPr="00EC68B8">
        <w:rPr>
          <w:rFonts w:ascii="Times New Roman" w:hAnsi="Times New Roman"/>
        </w:rPr>
        <w:t xml:space="preserve">. </w:t>
      </w:r>
      <w:r w:rsidR="00D16292">
        <w:rPr>
          <w:rFonts w:ascii="Times New Roman" w:hAnsi="Times New Roman"/>
        </w:rPr>
        <w:t>During World War II, Murray sent his collection of over 200 objects to South Africa while he served</w:t>
      </w:r>
      <w:r w:rsidR="00754477" w:rsidRPr="00754477">
        <w:rPr>
          <w:rFonts w:ascii="Times New Roman" w:hAnsi="Times New Roman"/>
        </w:rPr>
        <w:t xml:space="preserve"> </w:t>
      </w:r>
      <w:r w:rsidR="00754477">
        <w:rPr>
          <w:rFonts w:ascii="Times New Roman" w:hAnsi="Times New Roman"/>
        </w:rPr>
        <w:t xml:space="preserve">in the </w:t>
      </w:r>
      <w:r w:rsidR="00754477" w:rsidRPr="0050743E">
        <w:rPr>
          <w:rFonts w:ascii="Times New Roman" w:hAnsi="Times New Roman"/>
        </w:rPr>
        <w:t>West African Forces</w:t>
      </w:r>
      <w:r w:rsidR="00D16292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 xml:space="preserve">He was discharged from duty in July 1943 when he returned to Nigeria to begin a formal survey of antiquities of Nigeria. </w:t>
      </w:r>
    </w:p>
    <w:p w:rsidR="00E130C0" w:rsidRDefault="00103090" w:rsidP="00CB79D6">
      <w:pPr>
        <w:spacing w:after="0"/>
        <w:ind w:firstLine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This survey led to the founding of </w:t>
      </w:r>
      <w:r w:rsidR="00CB79D6">
        <w:rPr>
          <w:rFonts w:ascii="Times New Roman" w:hAnsi="Times New Roman"/>
        </w:rPr>
        <w:t>the department of antiquities</w:t>
      </w:r>
      <w:r>
        <w:rPr>
          <w:rFonts w:ascii="Times New Roman" w:hAnsi="Times New Roman"/>
        </w:rPr>
        <w:t xml:space="preserve"> in 1946</w:t>
      </w:r>
      <w:r w:rsidR="004D0D1A">
        <w:rPr>
          <w:rFonts w:ascii="Times New Roman" w:hAnsi="Times New Roman"/>
        </w:rPr>
        <w:t xml:space="preserve">. The department </w:t>
      </w:r>
      <w:r w:rsidR="00F3736C" w:rsidRPr="00E91CDB">
        <w:rPr>
          <w:rFonts w:ascii="Times New Roman" w:hAnsi="Times New Roman"/>
        </w:rPr>
        <w:t>wr</w:t>
      </w:r>
      <w:r w:rsidR="004D0D1A">
        <w:rPr>
          <w:rFonts w:ascii="Times New Roman" w:hAnsi="Times New Roman"/>
        </w:rPr>
        <w:t>o</w:t>
      </w:r>
      <w:r w:rsidR="00F3736C" w:rsidRPr="00E91CDB">
        <w:rPr>
          <w:rFonts w:ascii="Times New Roman" w:hAnsi="Times New Roman"/>
        </w:rPr>
        <w:t>te an</w:t>
      </w:r>
      <w:r w:rsidR="00D16292">
        <w:rPr>
          <w:rFonts w:ascii="Times New Roman" w:hAnsi="Times New Roman"/>
        </w:rPr>
        <w:t xml:space="preserve">tiquities legislation, </w:t>
      </w:r>
      <w:r w:rsidR="00480C05">
        <w:rPr>
          <w:rFonts w:ascii="Times New Roman" w:hAnsi="Times New Roman"/>
        </w:rPr>
        <w:t>established the protocol for</w:t>
      </w:r>
      <w:r w:rsidR="00F3736C" w:rsidRPr="00E91CDB">
        <w:rPr>
          <w:rFonts w:ascii="Times New Roman" w:hAnsi="Times New Roman"/>
        </w:rPr>
        <w:t xml:space="preserve"> archaeologi</w:t>
      </w:r>
      <w:r w:rsidR="00D16292">
        <w:rPr>
          <w:rFonts w:ascii="Times New Roman" w:hAnsi="Times New Roman"/>
        </w:rPr>
        <w:t xml:space="preserve">cal excavations, and </w:t>
      </w:r>
      <w:r w:rsidR="00480C05">
        <w:rPr>
          <w:rFonts w:ascii="Times New Roman" w:hAnsi="Times New Roman"/>
        </w:rPr>
        <w:t>developed</w:t>
      </w:r>
      <w:r w:rsidR="00D16292">
        <w:rPr>
          <w:rFonts w:ascii="Times New Roman" w:hAnsi="Times New Roman"/>
        </w:rPr>
        <w:t xml:space="preserve"> a museum program. </w:t>
      </w:r>
      <w:r w:rsidR="004D0D1A">
        <w:rPr>
          <w:rFonts w:ascii="Times New Roman" w:hAnsi="Times New Roman"/>
        </w:rPr>
        <w:t xml:space="preserve">To build the department, Murray worked closely with Bernard E. B. Fagg, a colonial officer stationed in Jos, Nigeria, who was appointed government archaeologist in 1948. </w:t>
      </w:r>
      <w:r w:rsidR="00D16292">
        <w:rPr>
          <w:rFonts w:ascii="Times New Roman" w:hAnsi="Times New Roman"/>
        </w:rPr>
        <w:t>During Murray’s tenur</w:t>
      </w:r>
      <w:r w:rsidR="004D0D1A">
        <w:rPr>
          <w:rFonts w:ascii="Times New Roman" w:hAnsi="Times New Roman"/>
        </w:rPr>
        <w:t>e as director</w:t>
      </w:r>
      <w:r w:rsidR="00D16292">
        <w:rPr>
          <w:rFonts w:ascii="Times New Roman" w:hAnsi="Times New Roman"/>
        </w:rPr>
        <w:t xml:space="preserve">, </w:t>
      </w:r>
      <w:r w:rsidR="00F3736C" w:rsidRPr="00E91CDB">
        <w:rPr>
          <w:rFonts w:ascii="Times New Roman" w:hAnsi="Times New Roman"/>
        </w:rPr>
        <w:t xml:space="preserve">seven </w:t>
      </w:r>
      <w:r w:rsidR="00D16292">
        <w:rPr>
          <w:rFonts w:ascii="Times New Roman" w:hAnsi="Times New Roman"/>
        </w:rPr>
        <w:t>museums were opened in Nigeria</w:t>
      </w:r>
      <w:r w:rsidR="000D223F">
        <w:rPr>
          <w:rFonts w:ascii="Times New Roman" w:hAnsi="Times New Roman"/>
        </w:rPr>
        <w:t xml:space="preserve">: </w:t>
      </w:r>
      <w:r w:rsidR="000D223F" w:rsidRPr="003758ED">
        <w:rPr>
          <w:rFonts w:ascii="Times New Roman" w:hAnsi="Times New Roman"/>
        </w:rPr>
        <w:t xml:space="preserve">The House of Images at </w:t>
      </w:r>
      <w:proofErr w:type="spellStart"/>
      <w:r w:rsidR="000D223F" w:rsidRPr="003758ED">
        <w:rPr>
          <w:rFonts w:ascii="Times New Roman" w:hAnsi="Times New Roman"/>
        </w:rPr>
        <w:t>Esie</w:t>
      </w:r>
      <w:proofErr w:type="spellEnd"/>
      <w:r w:rsidR="000D223F" w:rsidRPr="003758ED">
        <w:rPr>
          <w:rFonts w:ascii="Times New Roman" w:hAnsi="Times New Roman"/>
        </w:rPr>
        <w:t xml:space="preserve"> (1945), The Jos Museum (1952), the Ife Museum (1954), Nigerian Museum in Lagos (1957), </w:t>
      </w:r>
      <w:proofErr w:type="spellStart"/>
      <w:r w:rsidR="000D223F" w:rsidRPr="003758ED">
        <w:rPr>
          <w:rFonts w:ascii="Times New Roman" w:hAnsi="Times New Roman"/>
        </w:rPr>
        <w:t>Oron</w:t>
      </w:r>
      <w:proofErr w:type="spellEnd"/>
      <w:r w:rsidR="000D223F" w:rsidRPr="003758ED">
        <w:rPr>
          <w:rFonts w:ascii="Times New Roman" w:hAnsi="Times New Roman"/>
        </w:rPr>
        <w:t xml:space="preserve"> Museum (1958), Benin Museum (1960), the Historic House Museum in Kano (1960)</w:t>
      </w:r>
      <w:r w:rsidR="000D223F">
        <w:rPr>
          <w:rFonts w:ascii="Times New Roman" w:hAnsi="Times New Roman"/>
        </w:rPr>
        <w:t>.</w:t>
      </w:r>
      <w:r w:rsidR="00BC172B">
        <w:rPr>
          <w:rFonts w:ascii="Times New Roman" w:hAnsi="Times New Roman"/>
        </w:rPr>
        <w:t xml:space="preserve"> </w:t>
      </w:r>
    </w:p>
    <w:p w:rsidR="00D16292" w:rsidRDefault="00480C05" w:rsidP="00CB79D6">
      <w:pPr>
        <w:spacing w:after="0"/>
        <w:ind w:firstLine="720"/>
        <w:rPr>
          <w:rFonts w:ascii="Times New Roman" w:hAnsi="Times New Roman"/>
        </w:rPr>
      </w:pPr>
      <w:r>
        <w:rPr>
          <w:rFonts w:ascii="Times New Roman" w:hAnsi="Times New Roman"/>
        </w:rPr>
        <w:t>Murray</w:t>
      </w:r>
      <w:r w:rsidR="00E130C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also helped pass the 1953 Antiquities Ordinance, which regulated the export of Nigerian cultural artifacts and </w:t>
      </w:r>
      <w:r w:rsidR="00E130C0">
        <w:rPr>
          <w:rFonts w:ascii="Times New Roman" w:hAnsi="Times New Roman"/>
        </w:rPr>
        <w:t xml:space="preserve">sought the repatriation of Nigerian antiquities that left the </w:t>
      </w:r>
      <w:r w:rsidR="00E130C0" w:rsidRPr="000D223F">
        <w:rPr>
          <w:rFonts w:ascii="Times New Roman" w:hAnsi="Times New Roman"/>
        </w:rPr>
        <w:t xml:space="preserve">country during the Benin Punitive Expedition of 1897, Leo Frobenius’ expedition </w:t>
      </w:r>
      <w:r w:rsidR="000D223F" w:rsidRPr="000D223F">
        <w:rPr>
          <w:rFonts w:ascii="Times New Roman" w:hAnsi="Times New Roman"/>
        </w:rPr>
        <w:t>from</w:t>
      </w:r>
      <w:r w:rsidR="00E130C0" w:rsidRPr="000D223F">
        <w:rPr>
          <w:rFonts w:ascii="Times New Roman" w:hAnsi="Times New Roman"/>
        </w:rPr>
        <w:t xml:space="preserve"> 1910</w:t>
      </w:r>
      <w:r w:rsidR="000D223F" w:rsidRPr="000D223F">
        <w:rPr>
          <w:rFonts w:ascii="Times New Roman" w:hAnsi="Times New Roman"/>
        </w:rPr>
        <w:t>-19</w:t>
      </w:r>
      <w:r w:rsidR="00E130C0" w:rsidRPr="000D223F">
        <w:rPr>
          <w:rFonts w:ascii="Times New Roman" w:hAnsi="Times New Roman"/>
        </w:rPr>
        <w:t>1</w:t>
      </w:r>
      <w:r w:rsidR="000D223F" w:rsidRPr="000D223F">
        <w:rPr>
          <w:rFonts w:ascii="Times New Roman" w:hAnsi="Times New Roman"/>
        </w:rPr>
        <w:t>2</w:t>
      </w:r>
      <w:r w:rsidR="00E130C0">
        <w:rPr>
          <w:rFonts w:ascii="Times New Roman" w:hAnsi="Times New Roman"/>
        </w:rPr>
        <w:t>, and William Bascom’s research trip in 193</w:t>
      </w:r>
      <w:r w:rsidR="000D223F">
        <w:rPr>
          <w:rFonts w:ascii="Times New Roman" w:hAnsi="Times New Roman"/>
        </w:rPr>
        <w:t>8</w:t>
      </w:r>
      <w:r w:rsidR="00B8342B">
        <w:rPr>
          <w:rFonts w:ascii="Times New Roman" w:hAnsi="Times New Roman"/>
        </w:rPr>
        <w:t>.</w:t>
      </w:r>
    </w:p>
    <w:p w:rsidR="00AE4157" w:rsidRDefault="00D16292" w:rsidP="00AE4157">
      <w:pPr>
        <w:spacing w:after="0"/>
        <w:ind w:firstLine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Murray served as director of the department from its inception in 1946 until his retirement in 1957, with the opening of the </w:t>
      </w:r>
      <w:r w:rsidR="00B8342B">
        <w:rPr>
          <w:rFonts w:ascii="Times New Roman" w:hAnsi="Times New Roman"/>
        </w:rPr>
        <w:t>m</w:t>
      </w:r>
      <w:r>
        <w:rPr>
          <w:rFonts w:ascii="Times New Roman" w:hAnsi="Times New Roman"/>
        </w:rPr>
        <w:t>useum</w:t>
      </w:r>
      <w:r w:rsidR="00B8342B">
        <w:rPr>
          <w:rFonts w:ascii="Times New Roman" w:hAnsi="Times New Roman"/>
        </w:rPr>
        <w:t xml:space="preserve"> in Lagos</w:t>
      </w:r>
      <w:r>
        <w:rPr>
          <w:rFonts w:ascii="Times New Roman" w:hAnsi="Times New Roman"/>
        </w:rPr>
        <w:t>. He remained in the country and became an advocate for local fisherm</w:t>
      </w:r>
      <w:r w:rsidRPr="00FB6696">
        <w:rPr>
          <w:rFonts w:ascii="Times New Roman" w:hAnsi="Times New Roman"/>
        </w:rPr>
        <w:t xml:space="preserve">en’s rights and continued to help catalogue and write about the </w:t>
      </w:r>
      <w:r w:rsidR="00961908" w:rsidRPr="00FB6696">
        <w:rPr>
          <w:rFonts w:ascii="Times New Roman" w:hAnsi="Times New Roman"/>
        </w:rPr>
        <w:t>collection</w:t>
      </w:r>
      <w:r w:rsidR="00961908">
        <w:rPr>
          <w:rFonts w:ascii="Times New Roman" w:hAnsi="Times New Roman"/>
        </w:rPr>
        <w:t xml:space="preserve"> he built for the </w:t>
      </w:r>
      <w:r w:rsidR="00B8342B">
        <w:rPr>
          <w:rFonts w:ascii="Times New Roman" w:hAnsi="Times New Roman"/>
        </w:rPr>
        <w:t>Nigerian</w:t>
      </w:r>
      <w:r w:rsidR="00961908">
        <w:rPr>
          <w:rFonts w:ascii="Times New Roman" w:hAnsi="Times New Roman"/>
        </w:rPr>
        <w:t xml:space="preserve"> Museum, Lagos.</w:t>
      </w:r>
      <w:r w:rsidRPr="00FB6696">
        <w:rPr>
          <w:rFonts w:ascii="Times New Roman" w:hAnsi="Times New Roman"/>
        </w:rPr>
        <w:t xml:space="preserve"> In 1964 he came out of retirement and was nominated </w:t>
      </w:r>
      <w:r w:rsidR="00961908" w:rsidRPr="00FB6696">
        <w:rPr>
          <w:rFonts w:ascii="Times New Roman" w:hAnsi="Times New Roman"/>
        </w:rPr>
        <w:t xml:space="preserve">once again </w:t>
      </w:r>
      <w:r w:rsidRPr="00FB6696">
        <w:rPr>
          <w:rFonts w:ascii="Times New Roman" w:hAnsi="Times New Roman"/>
        </w:rPr>
        <w:t xml:space="preserve">as the director </w:t>
      </w:r>
      <w:r w:rsidR="00961908">
        <w:rPr>
          <w:rFonts w:ascii="Times New Roman" w:hAnsi="Times New Roman"/>
        </w:rPr>
        <w:t xml:space="preserve">of the department of antiquities </w:t>
      </w:r>
      <w:r w:rsidRPr="00FB6696">
        <w:rPr>
          <w:rFonts w:ascii="Times New Roman" w:hAnsi="Times New Roman"/>
        </w:rPr>
        <w:t>until 196</w:t>
      </w:r>
      <w:r w:rsidR="00FB6696" w:rsidRPr="00FB6696">
        <w:rPr>
          <w:rFonts w:ascii="Times New Roman" w:hAnsi="Times New Roman"/>
        </w:rPr>
        <w:t>7</w:t>
      </w:r>
      <w:r w:rsidRPr="00FB6696">
        <w:rPr>
          <w:rFonts w:ascii="Times New Roman" w:hAnsi="Times New Roman"/>
        </w:rPr>
        <w:t>.</w:t>
      </w:r>
      <w:r w:rsidR="00AE4157" w:rsidRPr="00AE4157">
        <w:rPr>
          <w:rFonts w:ascii="Times New Roman" w:hAnsi="Times New Roman"/>
        </w:rPr>
        <w:t xml:space="preserve"> </w:t>
      </w:r>
      <w:r w:rsidR="00AE4157">
        <w:rPr>
          <w:rFonts w:ascii="Times New Roman" w:hAnsi="Times New Roman"/>
        </w:rPr>
        <w:t>He died in a car accident on his way to the Benin Museum on April 22, 1972.</w:t>
      </w:r>
    </w:p>
    <w:p w:rsidR="00D16292" w:rsidRDefault="00D16292" w:rsidP="007A683F">
      <w:pPr>
        <w:spacing w:after="0"/>
        <w:rPr>
          <w:rFonts w:ascii="Times New Roman" w:hAnsi="Times New Roman"/>
        </w:rPr>
      </w:pPr>
    </w:p>
    <w:p w:rsidR="00103090" w:rsidRDefault="00103090" w:rsidP="00103090">
      <w:pPr>
        <w:spacing w:after="0"/>
        <w:rPr>
          <w:rFonts w:ascii="Times New Roman" w:hAnsi="Times New Roman"/>
        </w:rPr>
      </w:pPr>
    </w:p>
    <w:p w:rsidR="00103090" w:rsidRDefault="00103090" w:rsidP="00103090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References and further reading:</w:t>
      </w:r>
    </w:p>
    <w:p w:rsidR="00103090" w:rsidRDefault="00103090" w:rsidP="00103090">
      <w:pPr>
        <w:spacing w:after="0"/>
        <w:rPr>
          <w:rFonts w:ascii="Times New Roman" w:hAnsi="Times New Roman"/>
        </w:rPr>
      </w:pPr>
    </w:p>
    <w:p w:rsidR="00103090" w:rsidRPr="00D21374" w:rsidRDefault="0028286C" w:rsidP="00103090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Fagg, B</w:t>
      </w:r>
      <w:r w:rsidR="00103090">
        <w:rPr>
          <w:rFonts w:ascii="Times New Roman" w:hAnsi="Times New Roman"/>
        </w:rPr>
        <w:t>.</w:t>
      </w:r>
      <w:r w:rsidR="00103090" w:rsidRPr="00D21374">
        <w:rPr>
          <w:rFonts w:ascii="Times New Roman" w:hAnsi="Times New Roman"/>
        </w:rPr>
        <w:t xml:space="preserve"> </w:t>
      </w:r>
      <w:r w:rsidRPr="00D21374">
        <w:rPr>
          <w:rFonts w:ascii="Times New Roman" w:hAnsi="Times New Roman"/>
        </w:rPr>
        <w:t xml:space="preserve">(1963) </w:t>
      </w:r>
      <w:r w:rsidR="00103090" w:rsidRPr="00D21374">
        <w:rPr>
          <w:rFonts w:ascii="Times New Roman" w:hAnsi="Times New Roman"/>
        </w:rPr>
        <w:t xml:space="preserve">“The Museums of Nigeria,” </w:t>
      </w:r>
      <w:r w:rsidR="00103090" w:rsidRPr="00D21374">
        <w:rPr>
          <w:rFonts w:ascii="Times New Roman" w:hAnsi="Times New Roman"/>
          <w:i/>
        </w:rPr>
        <w:t>Museum</w:t>
      </w:r>
      <w:r>
        <w:rPr>
          <w:rFonts w:ascii="Times New Roman" w:hAnsi="Times New Roman"/>
        </w:rPr>
        <w:t xml:space="preserve"> 16 (</w:t>
      </w:r>
      <w:r w:rsidR="00103090" w:rsidRPr="00D21374">
        <w:rPr>
          <w:rFonts w:ascii="Times New Roman" w:hAnsi="Times New Roman"/>
        </w:rPr>
        <w:t>3</w:t>
      </w:r>
      <w:r>
        <w:rPr>
          <w:rFonts w:ascii="Times New Roman" w:hAnsi="Times New Roman"/>
        </w:rPr>
        <w:t>)</w:t>
      </w:r>
      <w:r w:rsidR="00103090" w:rsidRPr="00D21374">
        <w:rPr>
          <w:rFonts w:ascii="Times New Roman" w:hAnsi="Times New Roman"/>
        </w:rPr>
        <w:t>: 124-148.</w:t>
      </w:r>
    </w:p>
    <w:p w:rsidR="00103090" w:rsidRDefault="00103090" w:rsidP="00103090">
      <w:pPr>
        <w:spacing w:after="0"/>
        <w:rPr>
          <w:rFonts w:ascii="Times New Roman" w:hAnsi="Times New Roman"/>
        </w:rPr>
      </w:pPr>
    </w:p>
    <w:p w:rsidR="00E130C0" w:rsidRDefault="0028286C" w:rsidP="00103090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James, V</w:t>
      </w:r>
      <w:r w:rsidR="00103090" w:rsidRPr="00D21374">
        <w:rPr>
          <w:rFonts w:ascii="Times New Roman" w:hAnsi="Times New Roman"/>
        </w:rPr>
        <w:t xml:space="preserve">. </w:t>
      </w:r>
      <w:r w:rsidRPr="00D21374">
        <w:rPr>
          <w:rFonts w:ascii="Times New Roman" w:hAnsi="Times New Roman"/>
        </w:rPr>
        <w:t xml:space="preserve">(1994) </w:t>
      </w:r>
      <w:r w:rsidR="00103090" w:rsidRPr="00D21374">
        <w:rPr>
          <w:rFonts w:ascii="Times New Roman" w:hAnsi="Times New Roman"/>
        </w:rPr>
        <w:t xml:space="preserve">“Kenneth Murray, father of Museum Movement in Nigeria,” </w:t>
      </w:r>
      <w:r w:rsidR="00103090" w:rsidRPr="00D21374">
        <w:rPr>
          <w:rFonts w:ascii="Times New Roman" w:hAnsi="Times New Roman"/>
          <w:i/>
        </w:rPr>
        <w:t>Nigerian Heritage</w:t>
      </w:r>
      <w:r w:rsidR="00103090" w:rsidRPr="00D21374">
        <w:rPr>
          <w:rFonts w:ascii="Times New Roman" w:hAnsi="Times New Roman"/>
        </w:rPr>
        <w:t xml:space="preserve"> 3: 69-74</w:t>
      </w:r>
      <w:r>
        <w:rPr>
          <w:rFonts w:ascii="Times New Roman" w:hAnsi="Times New Roman"/>
        </w:rPr>
        <w:t>.</w:t>
      </w:r>
    </w:p>
    <w:p w:rsidR="00234665" w:rsidRDefault="00234665" w:rsidP="00234665">
      <w:pPr>
        <w:spacing w:after="0"/>
        <w:rPr>
          <w:rFonts w:ascii="Times New Roman" w:hAnsi="Times New Roman"/>
        </w:rPr>
      </w:pPr>
    </w:p>
    <w:p w:rsidR="00234665" w:rsidRDefault="0028286C" w:rsidP="00234665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Willett, F.</w:t>
      </w:r>
      <w:r w:rsidR="00234665">
        <w:rPr>
          <w:rFonts w:ascii="Times New Roman" w:hAnsi="Times New Roman"/>
        </w:rPr>
        <w:t>,</w:t>
      </w:r>
      <w:r w:rsidR="00234665" w:rsidRPr="00D21374">
        <w:rPr>
          <w:rFonts w:ascii="Times New Roman" w:hAnsi="Times New Roman"/>
        </w:rPr>
        <w:t xml:space="preserve"> ed. </w:t>
      </w:r>
      <w:r w:rsidRPr="00D21374">
        <w:rPr>
          <w:rFonts w:ascii="Times New Roman" w:hAnsi="Times New Roman"/>
        </w:rPr>
        <w:t xml:space="preserve">(1973) </w:t>
      </w:r>
      <w:r w:rsidR="00234665" w:rsidRPr="00D21374">
        <w:rPr>
          <w:rFonts w:ascii="Times New Roman" w:hAnsi="Times New Roman"/>
        </w:rPr>
        <w:t xml:space="preserve">“Kenneth Murray: Through the Eyes of his Friends,” </w:t>
      </w:r>
      <w:r w:rsidR="00234665" w:rsidRPr="00D21374">
        <w:rPr>
          <w:rFonts w:ascii="Times New Roman" w:hAnsi="Times New Roman"/>
          <w:i/>
        </w:rPr>
        <w:t>African Arts</w:t>
      </w:r>
      <w:r>
        <w:rPr>
          <w:rFonts w:ascii="Times New Roman" w:hAnsi="Times New Roman"/>
        </w:rPr>
        <w:t xml:space="preserve"> 6 (</w:t>
      </w:r>
      <w:r w:rsidR="00234665" w:rsidRPr="00D21374">
        <w:rPr>
          <w:rFonts w:ascii="Times New Roman" w:hAnsi="Times New Roman"/>
        </w:rPr>
        <w:t>4</w:t>
      </w:r>
      <w:r>
        <w:rPr>
          <w:rFonts w:ascii="Times New Roman" w:hAnsi="Times New Roman"/>
        </w:rPr>
        <w:t>)</w:t>
      </w:r>
      <w:r w:rsidR="00234665" w:rsidRPr="00D21374">
        <w:rPr>
          <w:rFonts w:ascii="Times New Roman" w:hAnsi="Times New Roman"/>
        </w:rPr>
        <w:t>: 2,5,7,74,78,90-93, 75.</w:t>
      </w:r>
    </w:p>
    <w:p w:rsidR="000F2631" w:rsidRDefault="000F2631" w:rsidP="00234665">
      <w:pPr>
        <w:spacing w:after="0"/>
        <w:rPr>
          <w:rFonts w:ascii="Times New Roman" w:hAnsi="Times New Roman"/>
        </w:rPr>
      </w:pPr>
    </w:p>
    <w:p w:rsidR="000F2631" w:rsidRDefault="000F2631" w:rsidP="00234665">
      <w:pPr>
        <w:spacing w:after="0"/>
        <w:rPr>
          <w:rFonts w:ascii="Times New Roman" w:hAnsi="Times New Roman"/>
        </w:rPr>
      </w:pPr>
    </w:p>
    <w:p w:rsidR="00CB79D6" w:rsidRPr="00EC68B8" w:rsidRDefault="000F2631" w:rsidP="00234665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List of Works:</w:t>
      </w:r>
    </w:p>
    <w:p w:rsidR="000F2631" w:rsidRDefault="000F2631" w:rsidP="000F2631">
      <w:pPr>
        <w:spacing w:after="0"/>
        <w:rPr>
          <w:rFonts w:ascii="Times New Roman" w:hAnsi="Times New Roman"/>
        </w:rPr>
      </w:pPr>
    </w:p>
    <w:p w:rsidR="000F2631" w:rsidRPr="00E130C0" w:rsidRDefault="000F2631" w:rsidP="000F2631">
      <w:pPr>
        <w:spacing w:after="0"/>
        <w:rPr>
          <w:rFonts w:ascii="Times New Roman" w:hAnsi="Times New Roman"/>
        </w:rPr>
      </w:pPr>
      <w:r w:rsidRPr="00E130C0">
        <w:rPr>
          <w:rFonts w:ascii="Times New Roman" w:hAnsi="Times New Roman"/>
        </w:rPr>
        <w:t xml:space="preserve">Murray, </w:t>
      </w:r>
      <w:r w:rsidR="0028286C">
        <w:rPr>
          <w:rFonts w:ascii="Times New Roman" w:hAnsi="Times New Roman"/>
        </w:rPr>
        <w:t>K</w:t>
      </w:r>
      <w:r w:rsidRPr="00E130C0">
        <w:rPr>
          <w:rFonts w:ascii="Times New Roman" w:hAnsi="Times New Roman"/>
        </w:rPr>
        <w:t xml:space="preserve">. </w:t>
      </w:r>
      <w:r w:rsidR="0028286C" w:rsidRPr="00E130C0">
        <w:rPr>
          <w:rFonts w:ascii="Times New Roman" w:hAnsi="Times New Roman"/>
        </w:rPr>
        <w:t xml:space="preserve">(1940) </w:t>
      </w:r>
      <w:r w:rsidRPr="00E130C0">
        <w:rPr>
          <w:rFonts w:ascii="Times New Roman" w:hAnsi="Times New Roman"/>
        </w:rPr>
        <w:t xml:space="preserve">“A Museum for Nigeria,” </w:t>
      </w:r>
      <w:r w:rsidRPr="00E130C0">
        <w:rPr>
          <w:rFonts w:ascii="Times New Roman" w:hAnsi="Times New Roman"/>
          <w:i/>
        </w:rPr>
        <w:t>Nigeria</w:t>
      </w:r>
      <w:r w:rsidR="0028286C">
        <w:rPr>
          <w:rFonts w:ascii="Times New Roman" w:hAnsi="Times New Roman"/>
        </w:rPr>
        <w:t xml:space="preserve"> (</w:t>
      </w:r>
      <w:r w:rsidRPr="00E130C0">
        <w:rPr>
          <w:rFonts w:ascii="Times New Roman" w:hAnsi="Times New Roman"/>
        </w:rPr>
        <w:t>20</w:t>
      </w:r>
      <w:r w:rsidR="0028286C">
        <w:rPr>
          <w:rFonts w:ascii="Times New Roman" w:hAnsi="Times New Roman"/>
        </w:rPr>
        <w:t>)</w:t>
      </w:r>
      <w:r w:rsidRPr="00E130C0">
        <w:rPr>
          <w:rFonts w:ascii="Times New Roman" w:hAnsi="Times New Roman"/>
        </w:rPr>
        <w:t xml:space="preserve">: </w:t>
      </w:r>
      <w:r w:rsidR="004D0D1A">
        <w:rPr>
          <w:rFonts w:ascii="Times New Roman" w:hAnsi="Times New Roman"/>
        </w:rPr>
        <w:t>271-</w:t>
      </w:r>
      <w:r w:rsidRPr="004D0D1A">
        <w:rPr>
          <w:rFonts w:ascii="Times New Roman" w:hAnsi="Times New Roman"/>
        </w:rPr>
        <w:t>274</w:t>
      </w:r>
      <w:r w:rsidRPr="00E130C0">
        <w:rPr>
          <w:rFonts w:ascii="Times New Roman" w:hAnsi="Times New Roman"/>
        </w:rPr>
        <w:t>.</w:t>
      </w:r>
    </w:p>
    <w:p w:rsidR="000F2631" w:rsidRDefault="000F2631" w:rsidP="000F2631">
      <w:pPr>
        <w:spacing w:after="0"/>
        <w:rPr>
          <w:rFonts w:ascii="Times New Roman" w:hAnsi="Times New Roman"/>
        </w:rPr>
      </w:pPr>
    </w:p>
    <w:p w:rsidR="00C028EE" w:rsidRDefault="000F2631" w:rsidP="00C028EE">
      <w:pPr>
        <w:spacing w:after="0"/>
        <w:rPr>
          <w:rFonts w:ascii="Times New Roman" w:hAnsi="Times New Roman"/>
        </w:rPr>
      </w:pPr>
      <w:r w:rsidRPr="00D21374">
        <w:rPr>
          <w:rFonts w:ascii="Times New Roman" w:hAnsi="Times New Roman"/>
        </w:rPr>
        <w:t xml:space="preserve">Murray, </w:t>
      </w:r>
      <w:r w:rsidR="0028286C">
        <w:rPr>
          <w:rFonts w:ascii="Times New Roman" w:hAnsi="Times New Roman"/>
        </w:rPr>
        <w:t>K</w:t>
      </w:r>
      <w:r w:rsidRPr="00D21374">
        <w:rPr>
          <w:rFonts w:ascii="Times New Roman" w:hAnsi="Times New Roman"/>
        </w:rPr>
        <w:t xml:space="preserve">. </w:t>
      </w:r>
      <w:r w:rsidR="0028286C" w:rsidRPr="00D21374">
        <w:rPr>
          <w:rFonts w:ascii="Times New Roman" w:hAnsi="Times New Roman"/>
        </w:rPr>
        <w:t xml:space="preserve">(1942) </w:t>
      </w:r>
      <w:r w:rsidRPr="00D21374">
        <w:rPr>
          <w:rFonts w:ascii="Times New Roman" w:hAnsi="Times New Roman"/>
        </w:rPr>
        <w:t xml:space="preserve">“Art in Nigeria: The Need for a Museum,” </w:t>
      </w:r>
      <w:r w:rsidRPr="00D21374">
        <w:rPr>
          <w:rFonts w:ascii="Times New Roman" w:hAnsi="Times New Roman"/>
          <w:i/>
        </w:rPr>
        <w:t>Journal of the Royal African Society</w:t>
      </w:r>
      <w:r w:rsidR="0028286C">
        <w:rPr>
          <w:rFonts w:ascii="Times New Roman" w:hAnsi="Times New Roman"/>
        </w:rPr>
        <w:t xml:space="preserve"> 41 (</w:t>
      </w:r>
      <w:r w:rsidRPr="00D21374">
        <w:rPr>
          <w:rFonts w:ascii="Times New Roman" w:hAnsi="Times New Roman"/>
        </w:rPr>
        <w:t>165</w:t>
      </w:r>
      <w:r w:rsidR="0028286C">
        <w:rPr>
          <w:rFonts w:ascii="Times New Roman" w:hAnsi="Times New Roman"/>
        </w:rPr>
        <w:t>)</w:t>
      </w:r>
      <w:r w:rsidRPr="00D21374">
        <w:rPr>
          <w:rFonts w:ascii="Times New Roman" w:hAnsi="Times New Roman"/>
        </w:rPr>
        <w:t>: 241-249.</w:t>
      </w:r>
    </w:p>
    <w:p w:rsidR="000F2631" w:rsidRDefault="000F2631" w:rsidP="00C028EE">
      <w:pPr>
        <w:spacing w:after="0"/>
        <w:rPr>
          <w:rFonts w:ascii="Times New Roman" w:hAnsi="Times New Roman"/>
        </w:rPr>
      </w:pPr>
    </w:p>
    <w:p w:rsidR="000F2631" w:rsidRDefault="000F2631" w:rsidP="000F2631">
      <w:pPr>
        <w:spacing w:after="0"/>
        <w:rPr>
          <w:rFonts w:ascii="Times New Roman" w:hAnsi="Times New Roman"/>
        </w:rPr>
      </w:pPr>
      <w:r w:rsidRPr="00D21374">
        <w:rPr>
          <w:rFonts w:ascii="Times New Roman" w:hAnsi="Times New Roman"/>
        </w:rPr>
        <w:t xml:space="preserve">Murray, </w:t>
      </w:r>
      <w:r w:rsidR="0028286C">
        <w:rPr>
          <w:rFonts w:ascii="Times New Roman" w:hAnsi="Times New Roman"/>
        </w:rPr>
        <w:t>K</w:t>
      </w:r>
      <w:r w:rsidRPr="00D21374">
        <w:rPr>
          <w:rFonts w:ascii="Times New Roman" w:hAnsi="Times New Roman"/>
        </w:rPr>
        <w:t xml:space="preserve">. </w:t>
      </w:r>
      <w:r w:rsidR="0028286C" w:rsidRPr="00D21374">
        <w:rPr>
          <w:rFonts w:ascii="Times New Roman" w:hAnsi="Times New Roman"/>
        </w:rPr>
        <w:t xml:space="preserve">(1943) </w:t>
      </w:r>
      <w:r w:rsidRPr="00D21374">
        <w:rPr>
          <w:rFonts w:ascii="Times New Roman" w:hAnsi="Times New Roman"/>
        </w:rPr>
        <w:t xml:space="preserve">“Arts and Crafts of Nigeria: Their Past and Future,” </w:t>
      </w:r>
      <w:r w:rsidRPr="00D21374">
        <w:rPr>
          <w:rFonts w:ascii="Times New Roman" w:hAnsi="Times New Roman"/>
          <w:i/>
        </w:rPr>
        <w:t>Africa: Journal of the International African Institute</w:t>
      </w:r>
      <w:r w:rsidR="00B46E5A">
        <w:rPr>
          <w:rFonts w:ascii="Times New Roman" w:hAnsi="Times New Roman"/>
        </w:rPr>
        <w:t xml:space="preserve"> 14</w:t>
      </w:r>
      <w:r w:rsidRPr="00D21374">
        <w:rPr>
          <w:rFonts w:ascii="Times New Roman" w:hAnsi="Times New Roman"/>
        </w:rPr>
        <w:t xml:space="preserve"> </w:t>
      </w:r>
      <w:r w:rsidR="00B46E5A">
        <w:rPr>
          <w:rFonts w:ascii="Times New Roman" w:hAnsi="Times New Roman"/>
        </w:rPr>
        <w:t>(</w:t>
      </w:r>
      <w:r w:rsidRPr="00D21374">
        <w:rPr>
          <w:rFonts w:ascii="Times New Roman" w:hAnsi="Times New Roman"/>
        </w:rPr>
        <w:t>4</w:t>
      </w:r>
      <w:r w:rsidR="00B46E5A">
        <w:rPr>
          <w:rFonts w:ascii="Times New Roman" w:hAnsi="Times New Roman"/>
        </w:rPr>
        <w:t>)</w:t>
      </w:r>
      <w:r w:rsidRPr="00D21374">
        <w:rPr>
          <w:rFonts w:ascii="Times New Roman" w:hAnsi="Times New Roman"/>
        </w:rPr>
        <w:t>: 155-164.</w:t>
      </w:r>
    </w:p>
    <w:p w:rsidR="000F2631" w:rsidRPr="00D21374" w:rsidRDefault="000F2631" w:rsidP="000F2631">
      <w:pPr>
        <w:spacing w:after="0"/>
        <w:rPr>
          <w:rFonts w:ascii="Times New Roman" w:hAnsi="Times New Roman"/>
        </w:rPr>
      </w:pPr>
    </w:p>
    <w:p w:rsidR="000F2631" w:rsidRPr="00D21374" w:rsidRDefault="000F2631" w:rsidP="000F2631">
      <w:pPr>
        <w:spacing w:after="0"/>
        <w:rPr>
          <w:rFonts w:ascii="Times New Roman" w:hAnsi="Times New Roman"/>
        </w:rPr>
      </w:pPr>
      <w:r w:rsidRPr="00D21374">
        <w:rPr>
          <w:rFonts w:ascii="Times New Roman" w:hAnsi="Times New Roman"/>
        </w:rPr>
        <w:t xml:space="preserve">Murray, </w:t>
      </w:r>
      <w:r w:rsidR="00B46E5A">
        <w:rPr>
          <w:rFonts w:ascii="Times New Roman" w:hAnsi="Times New Roman"/>
        </w:rPr>
        <w:t>K</w:t>
      </w:r>
      <w:r w:rsidRPr="00D21374">
        <w:rPr>
          <w:rFonts w:ascii="Times New Roman" w:hAnsi="Times New Roman"/>
        </w:rPr>
        <w:t xml:space="preserve">. </w:t>
      </w:r>
      <w:r w:rsidR="00B46E5A" w:rsidRPr="00D21374">
        <w:rPr>
          <w:rFonts w:ascii="Times New Roman" w:hAnsi="Times New Roman"/>
        </w:rPr>
        <w:t>(1947)</w:t>
      </w:r>
      <w:r w:rsidRPr="00D21374">
        <w:rPr>
          <w:rFonts w:ascii="Times New Roman" w:hAnsi="Times New Roman"/>
        </w:rPr>
        <w:t xml:space="preserve"> “</w:t>
      </w:r>
      <w:proofErr w:type="spellStart"/>
      <w:r w:rsidRPr="00D21374">
        <w:rPr>
          <w:rFonts w:ascii="Times New Roman" w:hAnsi="Times New Roman"/>
        </w:rPr>
        <w:t>Ekpu</w:t>
      </w:r>
      <w:proofErr w:type="spellEnd"/>
      <w:r w:rsidRPr="00D21374">
        <w:rPr>
          <w:rFonts w:ascii="Times New Roman" w:hAnsi="Times New Roman"/>
        </w:rPr>
        <w:t xml:space="preserve">: The Ancestor Figures of </w:t>
      </w:r>
      <w:proofErr w:type="spellStart"/>
      <w:r w:rsidRPr="00D21374">
        <w:rPr>
          <w:rFonts w:ascii="Times New Roman" w:hAnsi="Times New Roman"/>
        </w:rPr>
        <w:t>Oron</w:t>
      </w:r>
      <w:proofErr w:type="spellEnd"/>
      <w:r w:rsidRPr="00D21374">
        <w:rPr>
          <w:rFonts w:ascii="Times New Roman" w:hAnsi="Times New Roman"/>
        </w:rPr>
        <w:t xml:space="preserve">, Southern Nigeria,” </w:t>
      </w:r>
      <w:r w:rsidRPr="00D21374">
        <w:rPr>
          <w:rFonts w:ascii="Times New Roman" w:hAnsi="Times New Roman"/>
          <w:i/>
        </w:rPr>
        <w:t>The Burlington Magazine for Connoisseurs</w:t>
      </w:r>
      <w:r w:rsidRPr="00D21374">
        <w:rPr>
          <w:rFonts w:ascii="Times New Roman" w:hAnsi="Times New Roman"/>
        </w:rPr>
        <w:t xml:space="preserve"> 89</w:t>
      </w:r>
      <w:r w:rsidR="00B46E5A">
        <w:rPr>
          <w:rFonts w:ascii="Times New Roman" w:hAnsi="Times New Roman"/>
        </w:rPr>
        <w:t xml:space="preserve"> (</w:t>
      </w:r>
      <w:r w:rsidRPr="00D21374">
        <w:rPr>
          <w:rFonts w:ascii="Times New Roman" w:hAnsi="Times New Roman"/>
        </w:rPr>
        <w:t>536</w:t>
      </w:r>
      <w:r w:rsidR="00B46E5A">
        <w:rPr>
          <w:rFonts w:ascii="Times New Roman" w:hAnsi="Times New Roman"/>
        </w:rPr>
        <w:t>)</w:t>
      </w:r>
      <w:r w:rsidRPr="00D21374">
        <w:rPr>
          <w:rFonts w:ascii="Times New Roman" w:hAnsi="Times New Roman"/>
        </w:rPr>
        <w:t>: 310 and 312-315.</w:t>
      </w:r>
    </w:p>
    <w:p w:rsidR="000F2631" w:rsidRPr="00D21374" w:rsidRDefault="000F2631" w:rsidP="000F2631">
      <w:pPr>
        <w:spacing w:after="0"/>
        <w:rPr>
          <w:rFonts w:ascii="Times New Roman" w:hAnsi="Times New Roman"/>
        </w:rPr>
      </w:pPr>
    </w:p>
    <w:p w:rsidR="000F2631" w:rsidRPr="00D21374" w:rsidRDefault="000F2631" w:rsidP="000F2631">
      <w:pPr>
        <w:spacing w:after="0"/>
        <w:rPr>
          <w:rFonts w:ascii="Times New Roman" w:hAnsi="Times New Roman"/>
        </w:rPr>
      </w:pPr>
      <w:r w:rsidRPr="00D21374">
        <w:rPr>
          <w:rFonts w:ascii="Times New Roman" w:hAnsi="Times New Roman"/>
        </w:rPr>
        <w:t xml:space="preserve">Murray, </w:t>
      </w:r>
      <w:r w:rsidR="00B46E5A">
        <w:rPr>
          <w:rFonts w:ascii="Times New Roman" w:hAnsi="Times New Roman"/>
        </w:rPr>
        <w:t>K</w:t>
      </w:r>
      <w:r w:rsidRPr="00D21374">
        <w:rPr>
          <w:rFonts w:ascii="Times New Roman" w:hAnsi="Times New Roman"/>
        </w:rPr>
        <w:t xml:space="preserve">. </w:t>
      </w:r>
      <w:r w:rsidR="00B46E5A" w:rsidRPr="00D21374">
        <w:rPr>
          <w:rFonts w:ascii="Times New Roman" w:hAnsi="Times New Roman"/>
        </w:rPr>
        <w:t xml:space="preserve">(1952) </w:t>
      </w:r>
      <w:r w:rsidRPr="00D21374">
        <w:rPr>
          <w:rFonts w:ascii="Times New Roman" w:hAnsi="Times New Roman"/>
        </w:rPr>
        <w:t xml:space="preserve">“The Colonial Art Exhibition,” </w:t>
      </w:r>
      <w:r w:rsidRPr="00D21374">
        <w:rPr>
          <w:rFonts w:ascii="Times New Roman" w:hAnsi="Times New Roman"/>
          <w:i/>
        </w:rPr>
        <w:t>The Nigerian Field</w:t>
      </w:r>
      <w:r w:rsidR="00B46E5A">
        <w:rPr>
          <w:rFonts w:ascii="Times New Roman" w:hAnsi="Times New Roman"/>
        </w:rPr>
        <w:t xml:space="preserve"> 17 (</w:t>
      </w:r>
      <w:r w:rsidRPr="00D21374">
        <w:rPr>
          <w:rFonts w:ascii="Times New Roman" w:hAnsi="Times New Roman"/>
        </w:rPr>
        <w:t>1</w:t>
      </w:r>
      <w:r w:rsidR="00B46E5A">
        <w:rPr>
          <w:rFonts w:ascii="Times New Roman" w:hAnsi="Times New Roman"/>
        </w:rPr>
        <w:t>)</w:t>
      </w:r>
      <w:r w:rsidRPr="00D21374">
        <w:rPr>
          <w:rFonts w:ascii="Times New Roman" w:hAnsi="Times New Roman"/>
        </w:rPr>
        <w:t>: 41-42.</w:t>
      </w:r>
    </w:p>
    <w:p w:rsidR="00A23FD3" w:rsidRDefault="00A23FD3" w:rsidP="000F2631">
      <w:pPr>
        <w:spacing w:after="0"/>
        <w:rPr>
          <w:rFonts w:ascii="Times New Roman" w:hAnsi="Times New Roman"/>
        </w:rPr>
      </w:pPr>
    </w:p>
    <w:p w:rsidR="00787A01" w:rsidRDefault="00787A01" w:rsidP="00A23FD3">
      <w:pPr>
        <w:spacing w:after="0"/>
        <w:ind w:firstLine="720"/>
        <w:rPr>
          <w:rFonts w:ascii="Times New Roman" w:hAnsi="Times New Roman"/>
        </w:rPr>
      </w:pPr>
    </w:p>
    <w:p w:rsidR="00256196" w:rsidRPr="00D21374" w:rsidRDefault="00256196" w:rsidP="00256196">
      <w:pPr>
        <w:spacing w:after="0"/>
        <w:ind w:firstLine="720"/>
        <w:rPr>
          <w:rFonts w:ascii="Times New Roman" w:hAnsi="Times New Roman"/>
        </w:rPr>
      </w:pPr>
    </w:p>
    <w:p w:rsidR="0009242F" w:rsidRDefault="0009242F" w:rsidP="000F2631">
      <w:pPr>
        <w:spacing w:after="0" w:line="48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GB" w:eastAsia="en-GB"/>
        </w:rPr>
        <w:drawing>
          <wp:inline distT="0" distB="0" distL="0" distR="0">
            <wp:extent cx="5943600" cy="3088005"/>
            <wp:effectExtent l="25400" t="0" r="0" b="0"/>
            <wp:docPr id="1" name="Picture 0" descr="FINAL Lagos Museum 1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 Lagos Museum 1957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D6" w:rsidRPr="003251E2" w:rsidRDefault="0009242F" w:rsidP="0009242F">
      <w:pPr>
        <w:spacing w:after="0"/>
        <w:contextualSpacing/>
        <w:rPr>
          <w:rFonts w:ascii="Times New Roman" w:hAnsi="Times New Roman"/>
        </w:rPr>
      </w:pPr>
      <w:r>
        <w:rPr>
          <w:rFonts w:ascii="Arial" w:hAnsi="Arial"/>
          <w:sz w:val="21"/>
          <w:szCs w:val="21"/>
        </w:rPr>
        <w:t xml:space="preserve">The National Museum, Lagos (1957), exterior view. Photo: Bernard E. B. </w:t>
      </w:r>
      <w:proofErr w:type="spellStart"/>
      <w:r>
        <w:rPr>
          <w:rFonts w:ascii="Arial" w:hAnsi="Arial"/>
          <w:sz w:val="21"/>
          <w:szCs w:val="21"/>
        </w:rPr>
        <w:t>Fagg</w:t>
      </w:r>
      <w:proofErr w:type="spellEnd"/>
      <w:r>
        <w:rPr>
          <w:rFonts w:ascii="Arial" w:hAnsi="Arial"/>
          <w:sz w:val="21"/>
          <w:szCs w:val="21"/>
        </w:rPr>
        <w:t xml:space="preserve"> (1959), </w:t>
      </w:r>
      <w:r>
        <w:rPr>
          <w:rFonts w:ascii="Arial" w:hAnsi="Arial"/>
          <w:i/>
          <w:sz w:val="21"/>
          <w:szCs w:val="21"/>
        </w:rPr>
        <w:t>Preserving the Past</w:t>
      </w:r>
      <w:r>
        <w:rPr>
          <w:rFonts w:ascii="Arial" w:hAnsi="Arial"/>
          <w:sz w:val="21"/>
          <w:szCs w:val="21"/>
        </w:rPr>
        <w:t>, Lagos: Nigerian Federal Ministry of Research and Information, p. 6-7.</w:t>
      </w:r>
    </w:p>
    <w:sectPr w:rsidR="00CB79D6" w:rsidRPr="003251E2" w:rsidSect="0009242F">
      <w:headerReference w:type="default" r:id="rId9"/>
      <w:pgSz w:w="12240" w:h="15840"/>
      <w:pgMar w:top="1440" w:right="1440" w:bottom="10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158F" w:rsidRDefault="00E6158F">
      <w:pPr>
        <w:spacing w:after="0"/>
      </w:pPr>
      <w:r>
        <w:separator/>
      </w:r>
    </w:p>
  </w:endnote>
  <w:endnote w:type="continuationSeparator" w:id="0">
    <w:p w:rsidR="00E6158F" w:rsidRDefault="00E6158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158F" w:rsidRDefault="00E6158F">
      <w:pPr>
        <w:spacing w:after="0"/>
      </w:pPr>
      <w:r>
        <w:separator/>
      </w:r>
    </w:p>
  </w:footnote>
  <w:footnote w:type="continuationSeparator" w:id="0">
    <w:p w:rsidR="00E6158F" w:rsidRDefault="00E6158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583C" w:rsidRPr="009525C4" w:rsidRDefault="005E583C">
    <w:pPr>
      <w:pStyle w:val="Header"/>
      <w:rPr>
        <w:rFonts w:ascii="Times New Roman" w:hAnsi="Times New Roman"/>
        <w:smallCaps/>
      </w:rPr>
    </w:pPr>
    <w:r w:rsidRPr="009525C4">
      <w:rPr>
        <w:rFonts w:ascii="Times New Roman" w:hAnsi="Times New Roman"/>
        <w:smallCaps/>
      </w:rPr>
      <w:t>Amanda H. Hellman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4200E"/>
    <w:multiLevelType w:val="hybridMultilevel"/>
    <w:tmpl w:val="1AF6AFD8"/>
    <w:lvl w:ilvl="0" w:tplc="A5344A7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93E4AC7"/>
    <w:multiLevelType w:val="hybridMultilevel"/>
    <w:tmpl w:val="B7BA0152"/>
    <w:lvl w:ilvl="0" w:tplc="631CC7E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BF44D8C"/>
    <w:multiLevelType w:val="hybridMultilevel"/>
    <w:tmpl w:val="3716B3C2"/>
    <w:lvl w:ilvl="0" w:tplc="27B6C8B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0C984AA5"/>
    <w:multiLevelType w:val="hybridMultilevel"/>
    <w:tmpl w:val="9ABC93F6"/>
    <w:lvl w:ilvl="0" w:tplc="0D8C19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4F3C63"/>
    <w:multiLevelType w:val="hybridMultilevel"/>
    <w:tmpl w:val="D1E24FFE"/>
    <w:lvl w:ilvl="0" w:tplc="FD1E0FBA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4453DB5"/>
    <w:multiLevelType w:val="hybridMultilevel"/>
    <w:tmpl w:val="806E60AC"/>
    <w:lvl w:ilvl="0" w:tplc="2C58739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480384F"/>
    <w:multiLevelType w:val="hybridMultilevel"/>
    <w:tmpl w:val="1D467296"/>
    <w:lvl w:ilvl="0" w:tplc="421A58A4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315761"/>
    <w:multiLevelType w:val="hybridMultilevel"/>
    <w:tmpl w:val="331AB208"/>
    <w:lvl w:ilvl="0" w:tplc="A4F26C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18D00B6C"/>
    <w:multiLevelType w:val="hybridMultilevel"/>
    <w:tmpl w:val="89F0622C"/>
    <w:lvl w:ilvl="0" w:tplc="FF18D4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A65BF0"/>
    <w:multiLevelType w:val="hybridMultilevel"/>
    <w:tmpl w:val="35683FD2"/>
    <w:lvl w:ilvl="0" w:tplc="95263E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DE291C"/>
    <w:multiLevelType w:val="hybridMultilevel"/>
    <w:tmpl w:val="F7C01EE2"/>
    <w:lvl w:ilvl="0" w:tplc="4A3C3E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6E6D67"/>
    <w:multiLevelType w:val="hybridMultilevel"/>
    <w:tmpl w:val="4E521790"/>
    <w:lvl w:ilvl="0" w:tplc="88DC056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2AC160FD"/>
    <w:multiLevelType w:val="hybridMultilevel"/>
    <w:tmpl w:val="635AF990"/>
    <w:lvl w:ilvl="0" w:tplc="917484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2DFB335B"/>
    <w:multiLevelType w:val="hybridMultilevel"/>
    <w:tmpl w:val="3ABA8490"/>
    <w:lvl w:ilvl="0" w:tplc="9522AE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34CC2C8B"/>
    <w:multiLevelType w:val="hybridMultilevel"/>
    <w:tmpl w:val="BE9E6A0A"/>
    <w:lvl w:ilvl="0" w:tplc="A398A0F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38182115"/>
    <w:multiLevelType w:val="hybridMultilevel"/>
    <w:tmpl w:val="7840AB1E"/>
    <w:lvl w:ilvl="0" w:tplc="4E3A7D3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45312122"/>
    <w:multiLevelType w:val="hybridMultilevel"/>
    <w:tmpl w:val="D350330C"/>
    <w:lvl w:ilvl="0" w:tplc="BD5AA1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46502325"/>
    <w:multiLevelType w:val="hybridMultilevel"/>
    <w:tmpl w:val="AF32B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1442E1"/>
    <w:multiLevelType w:val="hybridMultilevel"/>
    <w:tmpl w:val="B0008AB6"/>
    <w:lvl w:ilvl="0" w:tplc="3FF86C1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4D97521E"/>
    <w:multiLevelType w:val="hybridMultilevel"/>
    <w:tmpl w:val="C8889650"/>
    <w:lvl w:ilvl="0" w:tplc="C1402646">
      <w:start w:val="1"/>
      <w:numFmt w:val="upperRoman"/>
      <w:lvlText w:val="%1."/>
      <w:lvlJc w:val="left"/>
      <w:pPr>
        <w:ind w:left="108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EF3183F"/>
    <w:multiLevelType w:val="hybridMultilevel"/>
    <w:tmpl w:val="250EFFBC"/>
    <w:lvl w:ilvl="0" w:tplc="635C336C">
      <w:start w:val="1"/>
      <w:numFmt w:val="lowerLetter"/>
      <w:lvlText w:val="%1."/>
      <w:lvlJc w:val="left"/>
      <w:pPr>
        <w:ind w:left="2160" w:hanging="360"/>
      </w:pPr>
      <w:rPr>
        <w:rFonts w:cs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510F5FEA"/>
    <w:multiLevelType w:val="hybridMultilevel"/>
    <w:tmpl w:val="2126FC5E"/>
    <w:lvl w:ilvl="0" w:tplc="631CC7E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16F48CD"/>
    <w:multiLevelType w:val="hybridMultilevel"/>
    <w:tmpl w:val="4B9AB75E"/>
    <w:lvl w:ilvl="0" w:tplc="E60A94E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1823D59"/>
    <w:multiLevelType w:val="hybridMultilevel"/>
    <w:tmpl w:val="EBE40B94"/>
    <w:lvl w:ilvl="0" w:tplc="AF84FBB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51DF3082"/>
    <w:multiLevelType w:val="hybridMultilevel"/>
    <w:tmpl w:val="7F7AFE04"/>
    <w:lvl w:ilvl="0" w:tplc="293C7142">
      <w:start w:val="1"/>
      <w:numFmt w:val="decimal"/>
      <w:lvlText w:val="%1."/>
      <w:lvlJc w:val="left"/>
      <w:pPr>
        <w:ind w:left="180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51E170FE"/>
    <w:multiLevelType w:val="hybridMultilevel"/>
    <w:tmpl w:val="F378D5D8"/>
    <w:lvl w:ilvl="0" w:tplc="516632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51290D"/>
    <w:multiLevelType w:val="hybridMultilevel"/>
    <w:tmpl w:val="9764484E"/>
    <w:lvl w:ilvl="0" w:tplc="D8502E60">
      <w:start w:val="1"/>
      <w:numFmt w:val="lowerLetter"/>
      <w:lvlText w:val="%1."/>
      <w:lvlJc w:val="left"/>
      <w:pPr>
        <w:ind w:left="216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>
    <w:nsid w:val="530F268A"/>
    <w:multiLevelType w:val="hybridMultilevel"/>
    <w:tmpl w:val="4E0ECEAE"/>
    <w:lvl w:ilvl="0" w:tplc="EDEAAF52">
      <w:start w:val="1"/>
      <w:numFmt w:val="decimal"/>
      <w:lvlText w:val="%1."/>
      <w:lvlJc w:val="left"/>
      <w:pPr>
        <w:ind w:left="1800" w:hanging="360"/>
      </w:pPr>
      <w:rPr>
        <w:rFonts w:cs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55590201"/>
    <w:multiLevelType w:val="hybridMultilevel"/>
    <w:tmpl w:val="FB5A3B06"/>
    <w:lvl w:ilvl="0" w:tplc="6CF6B122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803317"/>
    <w:multiLevelType w:val="hybridMultilevel"/>
    <w:tmpl w:val="48B8391C"/>
    <w:lvl w:ilvl="0" w:tplc="631CC7E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8992826"/>
    <w:multiLevelType w:val="hybridMultilevel"/>
    <w:tmpl w:val="29FCFB0E"/>
    <w:lvl w:ilvl="0" w:tplc="18664178">
      <w:start w:val="1"/>
      <w:numFmt w:val="bullet"/>
      <w:lvlText w:val="-"/>
      <w:lvlJc w:val="left"/>
      <w:pPr>
        <w:ind w:left="25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1">
    <w:nsid w:val="59DA5084"/>
    <w:multiLevelType w:val="hybridMultilevel"/>
    <w:tmpl w:val="AB50A096"/>
    <w:lvl w:ilvl="0" w:tplc="C18494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>
    <w:nsid w:val="5A5B0B99"/>
    <w:multiLevelType w:val="hybridMultilevel"/>
    <w:tmpl w:val="9910958C"/>
    <w:lvl w:ilvl="0" w:tplc="960E24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>
    <w:nsid w:val="5B5631D3"/>
    <w:multiLevelType w:val="hybridMultilevel"/>
    <w:tmpl w:val="31A4DCBA"/>
    <w:lvl w:ilvl="0" w:tplc="8B781B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>
    <w:nsid w:val="5BA213C1"/>
    <w:multiLevelType w:val="hybridMultilevel"/>
    <w:tmpl w:val="49629D98"/>
    <w:lvl w:ilvl="0" w:tplc="BB16E4A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>
    <w:nsid w:val="5E954C9D"/>
    <w:multiLevelType w:val="hybridMultilevel"/>
    <w:tmpl w:val="FAFAE138"/>
    <w:lvl w:ilvl="0" w:tplc="3996B82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>
    <w:nsid w:val="61BB129C"/>
    <w:multiLevelType w:val="hybridMultilevel"/>
    <w:tmpl w:val="E9BA1FEC"/>
    <w:lvl w:ilvl="0" w:tplc="CF0225C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664660D7"/>
    <w:multiLevelType w:val="hybridMultilevel"/>
    <w:tmpl w:val="B54CB58C"/>
    <w:lvl w:ilvl="0" w:tplc="8B189C10">
      <w:start w:val="1"/>
      <w:numFmt w:val="lowerLetter"/>
      <w:lvlText w:val="%1."/>
      <w:lvlJc w:val="left"/>
      <w:pPr>
        <w:ind w:left="21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>
    <w:nsid w:val="673A5D37"/>
    <w:multiLevelType w:val="hybridMultilevel"/>
    <w:tmpl w:val="4E0ECEAE"/>
    <w:lvl w:ilvl="0" w:tplc="EDEAAF52">
      <w:start w:val="1"/>
      <w:numFmt w:val="decimal"/>
      <w:lvlText w:val="%1."/>
      <w:lvlJc w:val="left"/>
      <w:pPr>
        <w:ind w:left="1800" w:hanging="360"/>
      </w:pPr>
      <w:rPr>
        <w:rFonts w:cs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>
    <w:nsid w:val="6AE105C1"/>
    <w:multiLevelType w:val="hybridMultilevel"/>
    <w:tmpl w:val="2126FC5E"/>
    <w:lvl w:ilvl="0" w:tplc="631CC7E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6CD318B5"/>
    <w:multiLevelType w:val="hybridMultilevel"/>
    <w:tmpl w:val="60204616"/>
    <w:lvl w:ilvl="0" w:tplc="B794544C"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>
    <w:nsid w:val="74EB299F"/>
    <w:multiLevelType w:val="hybridMultilevel"/>
    <w:tmpl w:val="7A9051AC"/>
    <w:lvl w:ilvl="0" w:tplc="631CC7E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>
    <w:nsid w:val="764034AA"/>
    <w:multiLevelType w:val="hybridMultilevel"/>
    <w:tmpl w:val="7F7AFE04"/>
    <w:lvl w:ilvl="0" w:tplc="293C7142">
      <w:start w:val="1"/>
      <w:numFmt w:val="decimal"/>
      <w:lvlText w:val="%1."/>
      <w:lvlJc w:val="left"/>
      <w:pPr>
        <w:ind w:left="180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>
    <w:nsid w:val="787E4BD0"/>
    <w:multiLevelType w:val="hybridMultilevel"/>
    <w:tmpl w:val="D0B2F244"/>
    <w:lvl w:ilvl="0" w:tplc="411E6F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>
    <w:nsid w:val="7B1D5F42"/>
    <w:multiLevelType w:val="hybridMultilevel"/>
    <w:tmpl w:val="FC98EE8C"/>
    <w:lvl w:ilvl="0" w:tplc="4B9E7CAA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BBD5A74"/>
    <w:multiLevelType w:val="hybridMultilevel"/>
    <w:tmpl w:val="B44071B4"/>
    <w:lvl w:ilvl="0" w:tplc="615EA7EC">
      <w:start w:val="706"/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9"/>
  </w:num>
  <w:num w:numId="3">
    <w:abstractNumId w:val="33"/>
  </w:num>
  <w:num w:numId="4">
    <w:abstractNumId w:val="16"/>
  </w:num>
  <w:num w:numId="5">
    <w:abstractNumId w:val="31"/>
  </w:num>
  <w:num w:numId="6">
    <w:abstractNumId w:val="24"/>
  </w:num>
  <w:num w:numId="7">
    <w:abstractNumId w:val="15"/>
  </w:num>
  <w:num w:numId="8">
    <w:abstractNumId w:val="5"/>
  </w:num>
  <w:num w:numId="9">
    <w:abstractNumId w:val="0"/>
  </w:num>
  <w:num w:numId="10">
    <w:abstractNumId w:val="27"/>
  </w:num>
  <w:num w:numId="11">
    <w:abstractNumId w:val="23"/>
  </w:num>
  <w:num w:numId="12">
    <w:abstractNumId w:val="14"/>
  </w:num>
  <w:num w:numId="13">
    <w:abstractNumId w:val="34"/>
  </w:num>
  <w:num w:numId="14">
    <w:abstractNumId w:val="37"/>
  </w:num>
  <w:num w:numId="15">
    <w:abstractNumId w:val="30"/>
  </w:num>
  <w:num w:numId="16">
    <w:abstractNumId w:val="11"/>
  </w:num>
  <w:num w:numId="17">
    <w:abstractNumId w:val="18"/>
  </w:num>
  <w:num w:numId="18">
    <w:abstractNumId w:val="20"/>
  </w:num>
  <w:num w:numId="19">
    <w:abstractNumId w:val="26"/>
  </w:num>
  <w:num w:numId="20">
    <w:abstractNumId w:val="43"/>
  </w:num>
  <w:num w:numId="21">
    <w:abstractNumId w:val="32"/>
  </w:num>
  <w:num w:numId="22">
    <w:abstractNumId w:val="38"/>
  </w:num>
  <w:num w:numId="23">
    <w:abstractNumId w:val="42"/>
  </w:num>
  <w:num w:numId="24">
    <w:abstractNumId w:val="21"/>
  </w:num>
  <w:num w:numId="25">
    <w:abstractNumId w:val="36"/>
  </w:num>
  <w:num w:numId="26">
    <w:abstractNumId w:val="45"/>
  </w:num>
  <w:num w:numId="27">
    <w:abstractNumId w:val="4"/>
  </w:num>
  <w:num w:numId="28">
    <w:abstractNumId w:val="41"/>
  </w:num>
  <w:num w:numId="29">
    <w:abstractNumId w:val="35"/>
  </w:num>
  <w:num w:numId="30">
    <w:abstractNumId w:val="12"/>
  </w:num>
  <w:num w:numId="31">
    <w:abstractNumId w:val="17"/>
  </w:num>
  <w:num w:numId="32">
    <w:abstractNumId w:val="22"/>
  </w:num>
  <w:num w:numId="33">
    <w:abstractNumId w:val="10"/>
  </w:num>
  <w:num w:numId="34">
    <w:abstractNumId w:val="25"/>
  </w:num>
  <w:num w:numId="35">
    <w:abstractNumId w:val="8"/>
  </w:num>
  <w:num w:numId="36">
    <w:abstractNumId w:val="29"/>
  </w:num>
  <w:num w:numId="37">
    <w:abstractNumId w:val="13"/>
  </w:num>
  <w:num w:numId="38">
    <w:abstractNumId w:val="40"/>
  </w:num>
  <w:num w:numId="39">
    <w:abstractNumId w:val="1"/>
  </w:num>
  <w:num w:numId="40">
    <w:abstractNumId w:val="2"/>
  </w:num>
  <w:num w:numId="41">
    <w:abstractNumId w:val="7"/>
  </w:num>
  <w:num w:numId="42">
    <w:abstractNumId w:val="6"/>
  </w:num>
  <w:num w:numId="43">
    <w:abstractNumId w:val="28"/>
  </w:num>
  <w:num w:numId="44">
    <w:abstractNumId w:val="19"/>
  </w:num>
  <w:num w:numId="45">
    <w:abstractNumId w:val="9"/>
  </w:num>
  <w:num w:numId="46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9D6"/>
    <w:rsid w:val="00053DA3"/>
    <w:rsid w:val="0009242F"/>
    <w:rsid w:val="000D223F"/>
    <w:rsid w:val="000D7EDF"/>
    <w:rsid w:val="000F2631"/>
    <w:rsid w:val="00103090"/>
    <w:rsid w:val="00234665"/>
    <w:rsid w:val="00250083"/>
    <w:rsid w:val="00256196"/>
    <w:rsid w:val="0028286C"/>
    <w:rsid w:val="0029607C"/>
    <w:rsid w:val="002E64B1"/>
    <w:rsid w:val="003251E2"/>
    <w:rsid w:val="00362E9F"/>
    <w:rsid w:val="003D64DC"/>
    <w:rsid w:val="004125CA"/>
    <w:rsid w:val="00480C05"/>
    <w:rsid w:val="004D0D1A"/>
    <w:rsid w:val="005002EF"/>
    <w:rsid w:val="005140F5"/>
    <w:rsid w:val="00537E60"/>
    <w:rsid w:val="00551BB1"/>
    <w:rsid w:val="00563CEB"/>
    <w:rsid w:val="005E583C"/>
    <w:rsid w:val="0062098A"/>
    <w:rsid w:val="00694A4B"/>
    <w:rsid w:val="00754477"/>
    <w:rsid w:val="00787A01"/>
    <w:rsid w:val="007A683F"/>
    <w:rsid w:val="007E6009"/>
    <w:rsid w:val="00864128"/>
    <w:rsid w:val="008B768E"/>
    <w:rsid w:val="009525C4"/>
    <w:rsid w:val="00961908"/>
    <w:rsid w:val="00A23FD3"/>
    <w:rsid w:val="00AE4157"/>
    <w:rsid w:val="00B15057"/>
    <w:rsid w:val="00B46E5A"/>
    <w:rsid w:val="00B6553E"/>
    <w:rsid w:val="00B8342B"/>
    <w:rsid w:val="00BC172B"/>
    <w:rsid w:val="00C028EE"/>
    <w:rsid w:val="00C0719E"/>
    <w:rsid w:val="00C23C3C"/>
    <w:rsid w:val="00C40F32"/>
    <w:rsid w:val="00C41FF2"/>
    <w:rsid w:val="00C44099"/>
    <w:rsid w:val="00C84708"/>
    <w:rsid w:val="00CB79D6"/>
    <w:rsid w:val="00D11F09"/>
    <w:rsid w:val="00D16292"/>
    <w:rsid w:val="00DC45B3"/>
    <w:rsid w:val="00DD094A"/>
    <w:rsid w:val="00E130C0"/>
    <w:rsid w:val="00E23291"/>
    <w:rsid w:val="00E6158F"/>
    <w:rsid w:val="00E84BCA"/>
    <w:rsid w:val="00EA1629"/>
    <w:rsid w:val="00EB59E2"/>
    <w:rsid w:val="00F3736C"/>
    <w:rsid w:val="00FB6696"/>
    <w:rsid w:val="00FE2030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79D6"/>
  </w:style>
  <w:style w:type="paragraph" w:styleId="Heading1">
    <w:name w:val="heading 1"/>
    <w:basedOn w:val="Normal"/>
    <w:next w:val="Normal"/>
    <w:link w:val="Heading1Char"/>
    <w:uiPriority w:val="9"/>
    <w:qFormat/>
    <w:rsid w:val="00CB79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1"/>
    <w:uiPriority w:val="99"/>
    <w:semiHidden/>
    <w:unhideWhenUsed/>
    <w:rsid w:val="00CB79D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uiPriority w:val="99"/>
    <w:semiHidden/>
    <w:rsid w:val="002D25E9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B79D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CB79D6"/>
    <w:rPr>
      <w:rFonts w:ascii="Lucida Grande" w:hAnsi="Lucida Grande"/>
      <w:sz w:val="18"/>
      <w:szCs w:val="18"/>
    </w:rPr>
  </w:style>
  <w:style w:type="character" w:customStyle="1" w:styleId="BalloonTextChar0">
    <w:name w:val="Balloon Text Char"/>
    <w:basedOn w:val="DefaultParagraphFont"/>
    <w:uiPriority w:val="99"/>
    <w:semiHidden/>
    <w:rsid w:val="00CB79D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B79D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CB79D6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CB79D6"/>
  </w:style>
  <w:style w:type="character" w:styleId="FootnoteReference">
    <w:name w:val="footnote reference"/>
    <w:basedOn w:val="DefaultParagraphFont"/>
    <w:uiPriority w:val="99"/>
    <w:unhideWhenUsed/>
    <w:rsid w:val="00CB79D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B79D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CB79D6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rsid w:val="00CB79D6"/>
    <w:rPr>
      <w:sz w:val="18"/>
      <w:szCs w:val="18"/>
    </w:rPr>
  </w:style>
  <w:style w:type="paragraph" w:styleId="Footer">
    <w:name w:val="footer"/>
    <w:basedOn w:val="Normal"/>
    <w:link w:val="FooterChar"/>
    <w:rsid w:val="00CB79D6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CB79D6"/>
  </w:style>
  <w:style w:type="character" w:styleId="PageNumber">
    <w:name w:val="page number"/>
    <w:basedOn w:val="DefaultParagraphFont"/>
    <w:uiPriority w:val="99"/>
    <w:rsid w:val="00CB79D6"/>
  </w:style>
  <w:style w:type="paragraph" w:styleId="Header">
    <w:name w:val="header"/>
    <w:basedOn w:val="Normal"/>
    <w:link w:val="HeaderChar"/>
    <w:uiPriority w:val="99"/>
    <w:rsid w:val="00CB79D6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B79D6"/>
  </w:style>
  <w:style w:type="paragraph" w:styleId="CommentText">
    <w:name w:val="annotation text"/>
    <w:basedOn w:val="Normal"/>
    <w:link w:val="CommentTextChar"/>
    <w:rsid w:val="00CB79D6"/>
  </w:style>
  <w:style w:type="character" w:customStyle="1" w:styleId="CommentTextChar">
    <w:name w:val="Comment Text Char"/>
    <w:basedOn w:val="DefaultParagraphFont"/>
    <w:link w:val="CommentText"/>
    <w:rsid w:val="00CB79D6"/>
  </w:style>
  <w:style w:type="character" w:styleId="Emphasis">
    <w:name w:val="Emphasis"/>
    <w:basedOn w:val="DefaultParagraphFont"/>
    <w:uiPriority w:val="20"/>
    <w:qFormat/>
    <w:rsid w:val="00CB79D6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CB79D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B79D6"/>
    <w:pPr>
      <w:spacing w:before="120" w:after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CB79D6"/>
    <w:pPr>
      <w:spacing w:after="0"/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B79D6"/>
    <w:pPr>
      <w:spacing w:after="0"/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B79D6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B79D6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B79D6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B79D6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B79D6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B79D6"/>
    <w:pPr>
      <w:spacing w:after="0"/>
      <w:ind w:left="1920"/>
    </w:pPr>
    <w:rPr>
      <w:sz w:val="20"/>
      <w:szCs w:val="20"/>
    </w:rPr>
  </w:style>
  <w:style w:type="paragraph" w:customStyle="1" w:styleId="ChapterHeading">
    <w:name w:val="Chapter Heading"/>
    <w:basedOn w:val="Normal"/>
    <w:qFormat/>
    <w:rsid w:val="00CB79D6"/>
    <w:pPr>
      <w:jc w:val="center"/>
    </w:pPr>
    <w:rPr>
      <w:rFonts w:ascii="Times New Roman" w:hAnsi="Times New Roman"/>
      <w:b/>
      <w:smallCaps/>
    </w:rPr>
  </w:style>
  <w:style w:type="paragraph" w:customStyle="1" w:styleId="Subheading1">
    <w:name w:val="Subheading 1"/>
    <w:basedOn w:val="Normal"/>
    <w:qFormat/>
    <w:rsid w:val="00CB79D6"/>
    <w:pPr>
      <w:spacing w:after="0" w:line="480" w:lineRule="auto"/>
    </w:pPr>
    <w:rPr>
      <w:rFonts w:ascii="Times New Roman" w:hAnsi="Times New Roman"/>
      <w:u w:val="single"/>
    </w:rPr>
  </w:style>
  <w:style w:type="paragraph" w:customStyle="1" w:styleId="Subheading2">
    <w:name w:val="Subheading 2"/>
    <w:basedOn w:val="Normal"/>
    <w:qFormat/>
    <w:rsid w:val="00CB79D6"/>
    <w:pPr>
      <w:spacing w:after="0" w:line="480" w:lineRule="auto"/>
    </w:pPr>
    <w:rPr>
      <w:rFonts w:ascii="Times New Roman" w:hAnsi="Times New Roman"/>
      <w:b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CB79D6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CB79D6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79D6"/>
  </w:style>
  <w:style w:type="paragraph" w:styleId="Heading1">
    <w:name w:val="heading 1"/>
    <w:basedOn w:val="Normal"/>
    <w:next w:val="Normal"/>
    <w:link w:val="Heading1Char"/>
    <w:uiPriority w:val="9"/>
    <w:qFormat/>
    <w:rsid w:val="00CB79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1"/>
    <w:uiPriority w:val="99"/>
    <w:semiHidden/>
    <w:unhideWhenUsed/>
    <w:rsid w:val="00CB79D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uiPriority w:val="99"/>
    <w:semiHidden/>
    <w:rsid w:val="002D25E9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B79D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CB79D6"/>
    <w:rPr>
      <w:rFonts w:ascii="Lucida Grande" w:hAnsi="Lucida Grande"/>
      <w:sz w:val="18"/>
      <w:szCs w:val="18"/>
    </w:rPr>
  </w:style>
  <w:style w:type="character" w:customStyle="1" w:styleId="BalloonTextChar0">
    <w:name w:val="Balloon Text Char"/>
    <w:basedOn w:val="DefaultParagraphFont"/>
    <w:uiPriority w:val="99"/>
    <w:semiHidden/>
    <w:rsid w:val="00CB79D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B79D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CB79D6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CB79D6"/>
  </w:style>
  <w:style w:type="character" w:styleId="FootnoteReference">
    <w:name w:val="footnote reference"/>
    <w:basedOn w:val="DefaultParagraphFont"/>
    <w:uiPriority w:val="99"/>
    <w:unhideWhenUsed/>
    <w:rsid w:val="00CB79D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B79D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CB79D6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rsid w:val="00CB79D6"/>
    <w:rPr>
      <w:sz w:val="18"/>
      <w:szCs w:val="18"/>
    </w:rPr>
  </w:style>
  <w:style w:type="paragraph" w:styleId="Footer">
    <w:name w:val="footer"/>
    <w:basedOn w:val="Normal"/>
    <w:link w:val="FooterChar"/>
    <w:rsid w:val="00CB79D6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CB79D6"/>
  </w:style>
  <w:style w:type="character" w:styleId="PageNumber">
    <w:name w:val="page number"/>
    <w:basedOn w:val="DefaultParagraphFont"/>
    <w:uiPriority w:val="99"/>
    <w:rsid w:val="00CB79D6"/>
  </w:style>
  <w:style w:type="paragraph" w:styleId="Header">
    <w:name w:val="header"/>
    <w:basedOn w:val="Normal"/>
    <w:link w:val="HeaderChar"/>
    <w:uiPriority w:val="99"/>
    <w:rsid w:val="00CB79D6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B79D6"/>
  </w:style>
  <w:style w:type="paragraph" w:styleId="CommentText">
    <w:name w:val="annotation text"/>
    <w:basedOn w:val="Normal"/>
    <w:link w:val="CommentTextChar"/>
    <w:rsid w:val="00CB79D6"/>
  </w:style>
  <w:style w:type="character" w:customStyle="1" w:styleId="CommentTextChar">
    <w:name w:val="Comment Text Char"/>
    <w:basedOn w:val="DefaultParagraphFont"/>
    <w:link w:val="CommentText"/>
    <w:rsid w:val="00CB79D6"/>
  </w:style>
  <w:style w:type="character" w:styleId="Emphasis">
    <w:name w:val="Emphasis"/>
    <w:basedOn w:val="DefaultParagraphFont"/>
    <w:uiPriority w:val="20"/>
    <w:qFormat/>
    <w:rsid w:val="00CB79D6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CB79D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B79D6"/>
    <w:pPr>
      <w:spacing w:before="120" w:after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CB79D6"/>
    <w:pPr>
      <w:spacing w:after="0"/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B79D6"/>
    <w:pPr>
      <w:spacing w:after="0"/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B79D6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B79D6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B79D6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B79D6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B79D6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B79D6"/>
    <w:pPr>
      <w:spacing w:after="0"/>
      <w:ind w:left="1920"/>
    </w:pPr>
    <w:rPr>
      <w:sz w:val="20"/>
      <w:szCs w:val="20"/>
    </w:rPr>
  </w:style>
  <w:style w:type="paragraph" w:customStyle="1" w:styleId="ChapterHeading">
    <w:name w:val="Chapter Heading"/>
    <w:basedOn w:val="Normal"/>
    <w:qFormat/>
    <w:rsid w:val="00CB79D6"/>
    <w:pPr>
      <w:jc w:val="center"/>
    </w:pPr>
    <w:rPr>
      <w:rFonts w:ascii="Times New Roman" w:hAnsi="Times New Roman"/>
      <w:b/>
      <w:smallCaps/>
    </w:rPr>
  </w:style>
  <w:style w:type="paragraph" w:customStyle="1" w:styleId="Subheading1">
    <w:name w:val="Subheading 1"/>
    <w:basedOn w:val="Normal"/>
    <w:qFormat/>
    <w:rsid w:val="00CB79D6"/>
    <w:pPr>
      <w:spacing w:after="0" w:line="480" w:lineRule="auto"/>
    </w:pPr>
    <w:rPr>
      <w:rFonts w:ascii="Times New Roman" w:hAnsi="Times New Roman"/>
      <w:u w:val="single"/>
    </w:rPr>
  </w:style>
  <w:style w:type="paragraph" w:customStyle="1" w:styleId="Subheading2">
    <w:name w:val="Subheading 2"/>
    <w:basedOn w:val="Normal"/>
    <w:qFormat/>
    <w:rsid w:val="00CB79D6"/>
    <w:pPr>
      <w:spacing w:after="0" w:line="480" w:lineRule="auto"/>
    </w:pPr>
    <w:rPr>
      <w:rFonts w:ascii="Times New Roman" w:hAnsi="Times New Roman"/>
      <w:b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CB79D6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CB79D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58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690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Art Institute</Company>
  <LinksUpToDate>false</LinksUpToDate>
  <CharactersWithSpaces>4615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 Hellman</dc:creator>
  <cp:lastModifiedBy>doctor</cp:lastModifiedBy>
  <cp:revision>2</cp:revision>
  <cp:lastPrinted>2013-11-14T19:18:00Z</cp:lastPrinted>
  <dcterms:created xsi:type="dcterms:W3CDTF">2014-02-22T15:08:00Z</dcterms:created>
  <dcterms:modified xsi:type="dcterms:W3CDTF">2014-02-22T15:08:00Z</dcterms:modified>
</cp:coreProperties>
</file>