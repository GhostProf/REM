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ADB4A7" w14:textId="0BD61796" w:rsidR="00270393" w:rsidRPr="00C353BB" w:rsidRDefault="00FF79E4" w:rsidP="00325BC9">
      <w:pPr>
        <w:spacing w:after="0" w:line="240" w:lineRule="auto"/>
        <w:rPr>
          <w:b/>
          <w:sz w:val="30"/>
        </w:rPr>
      </w:pPr>
      <w:bookmarkStart w:id="0" w:name="_GoBack"/>
      <w:bookmarkEnd w:id="0"/>
      <w:ins w:id="1" w:author="Gregory Chris" w:date="2015-08-01T00:39:00Z">
        <w:r>
          <w:rPr>
            <w:b/>
            <w:sz w:val="30"/>
          </w:rPr>
          <w:t>Osanai</w:t>
        </w:r>
      </w:ins>
      <w:r w:rsidR="00270393" w:rsidRPr="00C353BB">
        <w:rPr>
          <w:b/>
          <w:sz w:val="30"/>
        </w:rPr>
        <w:t>,</w:t>
      </w:r>
      <w:r w:rsidR="002F76F7">
        <w:rPr>
          <w:b/>
          <w:sz w:val="30"/>
        </w:rPr>
        <w:t xml:space="preserve"> </w:t>
      </w:r>
      <w:ins w:id="2" w:author="Gregory Chris" w:date="2015-08-01T00:39:00Z">
        <w:r>
          <w:rPr>
            <w:b/>
            <w:sz w:val="30"/>
          </w:rPr>
          <w:t xml:space="preserve">Kaoru </w:t>
        </w:r>
      </w:ins>
      <w:r w:rsidR="00270393" w:rsidRPr="00C353BB">
        <w:rPr>
          <w:b/>
          <w:sz w:val="30"/>
        </w:rPr>
        <w:t>(</w:t>
      </w:r>
      <w:ins w:id="3" w:author="Gregory Chris" w:date="2015-08-08T01:50:00Z">
        <w:r w:rsidR="006E2099">
          <w:rPr>
            <w:rFonts w:hint="eastAsia"/>
            <w:b/>
            <w:sz w:val="30"/>
            <w:lang w:eastAsia="ja-JP"/>
          </w:rPr>
          <w:t xml:space="preserve">小山内　薫　</w:t>
        </w:r>
      </w:ins>
      <w:ins w:id="4" w:author="Gregory Chris" w:date="2015-08-01T00:40:00Z">
        <w:r>
          <w:rPr>
            <w:b/>
            <w:sz w:val="30"/>
          </w:rPr>
          <w:t>1881</w:t>
        </w:r>
      </w:ins>
      <w:r w:rsidR="00270393" w:rsidRPr="00C353BB">
        <w:rPr>
          <w:b/>
          <w:sz w:val="30"/>
        </w:rPr>
        <w:t>-</w:t>
      </w:r>
      <w:ins w:id="5" w:author="Gregory Chris" w:date="2015-08-01T00:40:00Z">
        <w:r>
          <w:rPr>
            <w:b/>
            <w:sz w:val="30"/>
          </w:rPr>
          <w:t>1928</w:t>
        </w:r>
      </w:ins>
      <w:r w:rsidR="00270393" w:rsidRPr="00C353BB">
        <w:rPr>
          <w:b/>
          <w:sz w:val="30"/>
        </w:rPr>
        <w:t>)</w:t>
      </w:r>
    </w:p>
    <w:p w14:paraId="47F8475B" w14:textId="5A34E29E" w:rsidR="00E52A9B" w:rsidRDefault="00E52A9B" w:rsidP="00325BC9">
      <w:pPr>
        <w:spacing w:after="0" w:line="240" w:lineRule="auto"/>
        <w:rPr>
          <w:ins w:id="6" w:author="Gregory Chris" w:date="2015-08-08T01:14:00Z"/>
          <w:sz w:val="26"/>
        </w:rPr>
      </w:pPr>
    </w:p>
    <w:p w14:paraId="010D4456" w14:textId="14943877" w:rsidR="00CF08EB" w:rsidRDefault="00CF08EB" w:rsidP="00325BC9">
      <w:pPr>
        <w:spacing w:after="0" w:line="240" w:lineRule="auto"/>
        <w:rPr>
          <w:ins w:id="7" w:author="Gregory Chris" w:date="2015-08-08T01:14:00Z"/>
          <w:sz w:val="26"/>
        </w:rPr>
      </w:pPr>
      <w:ins w:id="8" w:author="Gregory Chris" w:date="2015-08-08T01:14:00Z">
        <w:r w:rsidRPr="000E7D4B">
          <w:rPr>
            <w:noProof/>
            <w:sz w:val="26"/>
            <w:lang w:val="en-US"/>
            <w:rPrChange w:id="9">
              <w:rPr>
                <w:noProof/>
                <w:lang w:val="en-US"/>
              </w:rPr>
            </w:rPrChange>
          </w:rPr>
          <w:drawing>
            <wp:anchor distT="0" distB="0" distL="114300" distR="114300" simplePos="0" relativeHeight="251669504" behindDoc="0" locked="0" layoutInCell="1" allowOverlap="1" wp14:anchorId="11DA37D4" wp14:editId="0524B7EF">
              <wp:simplePos x="0" y="0"/>
              <wp:positionH relativeFrom="column">
                <wp:posOffset>0</wp:posOffset>
              </wp:positionH>
              <wp:positionV relativeFrom="paragraph">
                <wp:posOffset>122555</wp:posOffset>
              </wp:positionV>
              <wp:extent cx="2514600" cy="3778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y Sinclair c 1898.jpg"/>
                      <pic:cNvPicPr/>
                    </pic:nvPicPr>
                    <pic:blipFill>
                      <a:blip r:embed="rId9">
                        <a:extLst>
                          <a:ext uri="{28A0092B-C50C-407E-A947-70E740481C1C}">
                            <a14:useLocalDpi xmlns:a14="http://schemas.microsoft.com/office/drawing/2010/main" val="0"/>
                          </a:ext>
                        </a:extLst>
                      </a:blip>
                      <a:stretch>
                        <a:fillRect/>
                      </a:stretch>
                    </pic:blipFill>
                    <pic:spPr>
                      <a:xfrm>
                        <a:off x="0" y="0"/>
                        <a:ext cx="2514600" cy="37782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71552" behindDoc="0" locked="0" layoutInCell="1" allowOverlap="1" wp14:anchorId="2C4EFEDB" wp14:editId="1546F9E3">
                  <wp:simplePos x="0" y="0"/>
                  <wp:positionH relativeFrom="column">
                    <wp:posOffset>2971800</wp:posOffset>
                  </wp:positionH>
                  <wp:positionV relativeFrom="paragraph">
                    <wp:posOffset>122555</wp:posOffset>
                  </wp:positionV>
                  <wp:extent cx="2400300" cy="3771900"/>
                  <wp:effectExtent l="0" t="0" r="12700" b="127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3771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2A2B1" w14:textId="5CEC4630" w:rsidR="00AC0D62" w:rsidRPr="00CF08EB" w:rsidRDefault="00AC0D62">
                              <w:pPr>
                                <w:pStyle w:val="Caption"/>
                                <w:spacing w:after="0"/>
                              </w:pPr>
                              <w:ins w:id="10" w:author="Gregory Chris" w:date="2015-08-08T01:15:00Z">
                                <w:r>
                                  <w:t>Portrait of Osanai Kaoru</w:t>
                                </w:r>
                              </w:ins>
                              <w:ins w:id="11" w:author="Gregory Chris" w:date="2015-08-08T01:54:00Z">
                                <w:r>
                                  <w:rPr>
                                    <w:lang w:val="en-US" w:eastAsia="ja-JP"/>
                                  </w:rPr>
                                  <w:t xml:space="preserve"> at the time of the Free Theater’s </w:t>
                                </w:r>
                              </w:ins>
                              <w:ins w:id="12" w:author="Gregory Chris" w:date="2015-08-08T02:24:00Z">
                                <w:r>
                                  <w:rPr>
                                    <w:lang w:val="en-US" w:eastAsia="ja-JP"/>
                                  </w:rPr>
                                  <w:t>Inaugural</w:t>
                                </w:r>
                              </w:ins>
                              <w:ins w:id="13" w:author="Gregory Chris" w:date="2015-08-08T01:54:00Z">
                                <w:r>
                                  <w:rPr>
                                    <w:lang w:val="en-US" w:eastAsia="ja-JP"/>
                                  </w:rPr>
                                  <w:t xml:space="preserve"> Performance</w:t>
                                </w:r>
                              </w:ins>
                              <w:ins w:id="14" w:author="Gregory Chris" w:date="2015-08-08T01:18:00Z">
                                <w:r>
                                  <w:t>, 1909</w:t>
                                </w:r>
                              </w:ins>
                            </w:p>
                            <w:p w14:paraId="3B7C5C97" w14:textId="77777777" w:rsidR="00AC0D62" w:rsidRDefault="00AC0D62" w:rsidP="00CF08EB">
                              <w:pPr>
                                <w:spacing w:after="0" w:line="240" w:lineRule="auto"/>
                                <w:rPr>
                                  <w:ins w:id="15" w:author="Gregory Chris" w:date="2015-08-08T01:18:00Z"/>
                                  <w:sz w:val="18"/>
                                  <w:szCs w:val="18"/>
                                </w:rPr>
                              </w:pPr>
                            </w:p>
                            <w:p w14:paraId="2CF8DFA7" w14:textId="77777777" w:rsidR="00AC0D62" w:rsidRDefault="00AC0D62" w:rsidP="00CF08EB">
                              <w:pPr>
                                <w:spacing w:after="0" w:line="240" w:lineRule="auto"/>
                                <w:rPr>
                                  <w:ins w:id="16" w:author="Gregory Chris" w:date="2015-08-08T01:18:00Z"/>
                                  <w:sz w:val="18"/>
                                  <w:szCs w:val="18"/>
                                </w:rPr>
                              </w:pPr>
                              <w:proofErr w:type="spellStart"/>
                              <w:r w:rsidRPr="002F76F7">
                                <w:rPr>
                                  <w:sz w:val="18"/>
                                  <w:szCs w:val="18"/>
                                </w:rPr>
                                <w:t>url</w:t>
                              </w:r>
                              <w:proofErr w:type="spellEnd"/>
                              <w:r w:rsidRPr="002F76F7">
                                <w:rPr>
                                  <w:sz w:val="18"/>
                                  <w:szCs w:val="18"/>
                                </w:rPr>
                                <w:t xml:space="preserve">: </w:t>
                              </w:r>
                            </w:p>
                            <w:p w14:paraId="028636EA" w14:textId="77777777" w:rsidR="00AC0D62" w:rsidRDefault="00AC0D62" w:rsidP="00CF08EB">
                              <w:pPr>
                                <w:spacing w:after="0" w:line="240" w:lineRule="auto"/>
                                <w:rPr>
                                  <w:ins w:id="17" w:author="Gregory Chris" w:date="2015-08-08T01:18:00Z"/>
                                  <w:sz w:val="18"/>
                                  <w:szCs w:val="18"/>
                                </w:rPr>
                              </w:pPr>
                            </w:p>
                            <w:p w14:paraId="5F4AB5E6" w14:textId="62A8D87E" w:rsidR="00AC0D62" w:rsidRDefault="00AC0D62" w:rsidP="00CF08EB">
                              <w:pPr>
                                <w:spacing w:after="0" w:line="240" w:lineRule="auto"/>
                                <w:rPr>
                                  <w:ins w:id="18" w:author="Gregory Chris" w:date="2015-08-06T03:44:00Z"/>
                                </w:rPr>
                              </w:pPr>
                              <w:ins w:id="19" w:author="Gregory Chris" w:date="2015-08-08T01:18:00Z">
                                <w:r w:rsidRPr="00CF08EB">
                                  <w:t>http://www.ndl.go.jp/portrait/datas/250_1.html</w:t>
                                </w:r>
                              </w:ins>
                            </w:p>
                            <w:p w14:paraId="32A3C598" w14:textId="77777777" w:rsidR="00AC0D62" w:rsidRDefault="00AC0D62" w:rsidP="00CF08EB">
                              <w:pPr>
                                <w:spacing w:after="0" w:line="240" w:lineRule="auto"/>
                                <w:rPr>
                                  <w:ins w:id="20" w:author="Gregory Chris" w:date="2015-08-08T01:19:00Z"/>
                                </w:rPr>
                              </w:pPr>
                            </w:p>
                            <w:p w14:paraId="7E667265" w14:textId="77777777" w:rsidR="00AC0D62" w:rsidRDefault="00AC0D62" w:rsidP="000E7D4B">
                              <w:pPr>
                                <w:rPr>
                                  <w:ins w:id="21" w:author="Gregory Chris" w:date="2015-08-08T01:22:00Z"/>
                                </w:rPr>
                              </w:pPr>
                              <w:ins w:id="22" w:author="Gregory Chris" w:date="2015-08-08T01:19:00Z">
                                <w:r>
                                  <w:t xml:space="preserve">This image is freely available online on the website for </w:t>
                                </w:r>
                              </w:ins>
                              <w:ins w:id="23" w:author="Gregory Chris" w:date="2015-08-08T01:20:00Z">
                                <w:r>
                                  <w:t xml:space="preserve">the National Diet Library of Japan. </w:t>
                                </w:r>
                              </w:ins>
                              <w:ins w:id="24" w:author="Gregory Chris" w:date="2015-08-08T01:21:00Z">
                                <w:r>
                                  <w:t>The National Diet Sources the image to</w:t>
                                </w:r>
                              </w:ins>
                              <w:ins w:id="25" w:author="Gregory Chris" w:date="2015-08-08T01:20:00Z">
                                <w:r>
                                  <w:t xml:space="preserve"> </w:t>
                                </w:r>
                                <w:r w:rsidRPr="000E7D4B">
                                  <w:rPr>
                                    <w:i/>
                                  </w:rPr>
                                  <w:t>The</w:t>
                                </w:r>
                                <w:r>
                                  <w:rPr>
                                    <w:i/>
                                  </w:rPr>
                                  <w:t xml:space="preserve"> Complete Works of Osanai Kaoru</w:t>
                                </w:r>
                              </w:ins>
                              <w:ins w:id="26" w:author="Gregory Chris" w:date="2015-08-08T01:21:00Z">
                                <w:r>
                                  <w:rPr>
                                    <w:i/>
                                  </w:rPr>
                                  <w:t>:</w:t>
                                </w:r>
                              </w:ins>
                              <w:ins w:id="27" w:author="Gregory Chris" w:date="2015-08-08T01:20:00Z">
                                <w:r w:rsidRPr="000E7D4B">
                                  <w:rPr>
                                    <w:i/>
                                  </w:rPr>
                                  <w:t xml:space="preserve"> Volume 1</w:t>
                                </w:r>
                                <w:r>
                                  <w:t xml:space="preserve"> (</w:t>
                                </w:r>
                              </w:ins>
                              <w:r w:rsidRPr="000E7D4B">
                                <w:fldChar w:fldCharType="begin"/>
                              </w:r>
                              <w:r w:rsidRPr="000E7D4B">
                                <w:instrText xml:space="preserve"> HYPERLINK "http://id.ndl.go.jp/bib/000000792562" \t "_blank" </w:instrText>
                              </w:r>
                              <w:r w:rsidRPr="000E7D4B">
                                <w:fldChar w:fldCharType="separate"/>
                              </w:r>
                              <w:ins w:id="28" w:author="Gregory Chris" w:date="2015-08-08T01:20:00Z">
                                <w:r w:rsidRPr="000E7D4B">
                                  <w:t>小山内薫全集</w:t>
                                </w:r>
                                <w:r w:rsidRPr="000E7D4B">
                                  <w:t xml:space="preserve"> </w:t>
                                </w:r>
                                <w:r w:rsidRPr="000E7D4B">
                                  <w:t>第</w:t>
                                </w:r>
                                <w:r w:rsidRPr="000E7D4B">
                                  <w:t>1</w:t>
                                </w:r>
                                <w:r w:rsidRPr="000E7D4B">
                                  <w:t>巻</w:t>
                                </w:r>
                                <w:r w:rsidRPr="000E7D4B">
                                  <w:fldChar w:fldCharType="end"/>
                                </w:r>
                                <w:r>
                                  <w:t>).</w:t>
                                </w:r>
                              </w:ins>
                              <w:ins w:id="29" w:author="Gregory Chris" w:date="2015-08-08T01:21:00Z">
                                <w:r>
                                  <w:t xml:space="preserve"> The National Diet Library’s records for that book at the following URL:</w:t>
                                </w:r>
                              </w:ins>
                            </w:p>
                            <w:p w14:paraId="50312FB1" w14:textId="2F5394A8" w:rsidR="00AC0D62" w:rsidRPr="000E7D4B" w:rsidRDefault="00AC0D62" w:rsidP="000E7D4B">
                              <w:pPr>
                                <w:rPr>
                                  <w:rFonts w:eastAsia="Times New Roman" w:cs="Times New Roman"/>
                                </w:rPr>
                              </w:pPr>
                              <w:ins w:id="30" w:author="Gregory Chris" w:date="2015-08-08T01:22:00Z">
                                <w:r w:rsidRPr="00CF08EB">
                                  <w:t>https://ndlopac.ndl.go.jp/F/?func=find-c&amp;amp=&amp;amp=&amp;amp=&amp;amp=&amp;amp=&amp;amp=&amp;ccl_term=001%20%3D%20000000792562&amp;adjacent=N&amp;x=0&amp;y=0&amp;con_lng=jpn&amp;pds_handle=&amp;pds_handle=</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234pt;margin-top:9.65pt;width:189pt;height:29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" stroked="f">
                  <v:textbox inset="0,0,0,0">
                    <w:txbxContent>
                      <w:p w14:paraId="2082A2B1" w14:textId="5CEC4630" w:rsidR="00AC0D62" w:rsidRPr="00CF08EB" w:rsidRDefault="00AC0D62">
                        <w:pPr>
                          <w:pStyle w:val="Caption"/>
                          <w:spacing w:after="0"/>
                        </w:pPr>
                        <w:ins w:id="29" w:author="Gregory Chris" w:date="2015-08-08T01:15:00Z">
                          <w:r>
                            <w:t>Portrait of Osanai Kaoru</w:t>
                          </w:r>
                        </w:ins>
                        <w:ins w:id="30" w:author="Gregory Chris" w:date="2015-08-08T01:54:00Z">
                          <w:r>
                            <w:rPr>
                              <w:lang w:val="en-US" w:eastAsia="ja-JP"/>
                            </w:rPr>
                            <w:t xml:space="preserve"> at the time of the Free Theater’s </w:t>
                          </w:r>
                        </w:ins>
                        <w:ins w:id="31" w:author="Gregory Chris" w:date="2015-08-08T02:24:00Z">
                          <w:r>
                            <w:rPr>
                              <w:lang w:val="en-US" w:eastAsia="ja-JP"/>
                            </w:rPr>
                            <w:t>Inaugural</w:t>
                          </w:r>
                        </w:ins>
                        <w:ins w:id="32" w:author="Gregory Chris" w:date="2015-08-08T01:54:00Z">
                          <w:r>
                            <w:rPr>
                              <w:lang w:val="en-US" w:eastAsia="ja-JP"/>
                            </w:rPr>
                            <w:t xml:space="preserve"> Performance</w:t>
                          </w:r>
                        </w:ins>
                        <w:ins w:id="33" w:author="Gregory Chris" w:date="2015-08-08T01:18:00Z">
                          <w:r>
                            <w:t>, 1909</w:t>
                          </w:r>
                        </w:ins>
                      </w:p>
                      <w:p w14:paraId="3B7C5C97" w14:textId="77777777" w:rsidR="00AC0D62" w:rsidRDefault="00AC0D62" w:rsidP="00CF08EB">
                        <w:pPr>
                          <w:spacing w:after="0" w:line="240" w:lineRule="auto"/>
                          <w:rPr>
                            <w:ins w:id="34" w:author="Gregory Chris" w:date="2015-08-08T01:18:00Z"/>
                            <w:sz w:val="18"/>
                            <w:szCs w:val="18"/>
                          </w:rPr>
                        </w:pPr>
                      </w:p>
                      <w:p w14:paraId="2CF8DFA7" w14:textId="77777777" w:rsidR="00AC0D62" w:rsidRDefault="00AC0D62" w:rsidP="00CF08EB">
                        <w:pPr>
                          <w:spacing w:after="0" w:line="240" w:lineRule="auto"/>
                          <w:rPr>
                            <w:ins w:id="35" w:author="Gregory Chris" w:date="2015-08-08T01:18:00Z"/>
                            <w:sz w:val="18"/>
                            <w:szCs w:val="18"/>
                          </w:rPr>
                        </w:pPr>
                        <w:proofErr w:type="spellStart"/>
                        <w:r w:rsidRPr="002F76F7">
                          <w:rPr>
                            <w:sz w:val="18"/>
                            <w:szCs w:val="18"/>
                          </w:rPr>
                          <w:t>url</w:t>
                        </w:r>
                        <w:proofErr w:type="spellEnd"/>
                        <w:r w:rsidRPr="002F76F7">
                          <w:rPr>
                            <w:sz w:val="18"/>
                            <w:szCs w:val="18"/>
                          </w:rPr>
                          <w:t xml:space="preserve">: </w:t>
                        </w:r>
                      </w:p>
                      <w:p w14:paraId="028636EA" w14:textId="77777777" w:rsidR="00AC0D62" w:rsidRDefault="00AC0D62" w:rsidP="00CF08EB">
                        <w:pPr>
                          <w:spacing w:after="0" w:line="240" w:lineRule="auto"/>
                          <w:rPr>
                            <w:ins w:id="36" w:author="Gregory Chris" w:date="2015-08-08T01:18:00Z"/>
                            <w:sz w:val="18"/>
                            <w:szCs w:val="18"/>
                          </w:rPr>
                        </w:pPr>
                      </w:p>
                      <w:p w14:paraId="5F4AB5E6" w14:textId="62A8D87E" w:rsidR="00AC0D62" w:rsidRDefault="00AC0D62" w:rsidP="00CF08EB">
                        <w:pPr>
                          <w:spacing w:after="0" w:line="240" w:lineRule="auto"/>
                          <w:rPr>
                            <w:ins w:id="37" w:author="Gregory Chris" w:date="2015-08-06T03:44:00Z"/>
                          </w:rPr>
                        </w:pPr>
                        <w:ins w:id="38" w:author="Gregory Chris" w:date="2015-08-08T01:18:00Z">
                          <w:r w:rsidRPr="00CF08EB">
                            <w:t>http://www.ndl.go.jp/portrait/datas/250_1.html</w:t>
                          </w:r>
                        </w:ins>
                      </w:p>
                      <w:p w14:paraId="32A3C598" w14:textId="77777777" w:rsidR="00AC0D62" w:rsidRDefault="00AC0D62" w:rsidP="00CF08EB">
                        <w:pPr>
                          <w:spacing w:after="0" w:line="240" w:lineRule="auto"/>
                          <w:rPr>
                            <w:ins w:id="39" w:author="Gregory Chris" w:date="2015-08-08T01:19:00Z"/>
                          </w:rPr>
                        </w:pPr>
                      </w:p>
                      <w:p w14:paraId="7E667265" w14:textId="77777777" w:rsidR="00AC0D62" w:rsidRDefault="00AC0D62" w:rsidP="000E7D4B">
                        <w:pPr>
                          <w:rPr>
                            <w:ins w:id="40" w:author="Gregory Chris" w:date="2015-08-08T01:22:00Z"/>
                          </w:rPr>
                        </w:pPr>
                        <w:ins w:id="41" w:author="Gregory Chris" w:date="2015-08-08T01:19:00Z">
                          <w:r>
                            <w:t xml:space="preserve">This image is freely available online on the website for </w:t>
                          </w:r>
                        </w:ins>
                        <w:ins w:id="42" w:author="Gregory Chris" w:date="2015-08-08T01:20:00Z">
                          <w:r>
                            <w:t xml:space="preserve">the National Diet Library of Japan. </w:t>
                          </w:r>
                        </w:ins>
                        <w:ins w:id="43" w:author="Gregory Chris" w:date="2015-08-08T01:21:00Z">
                          <w:r>
                            <w:t>The National Diet Sources the image to</w:t>
                          </w:r>
                        </w:ins>
                        <w:ins w:id="44" w:author="Gregory Chris" w:date="2015-08-08T01:20:00Z">
                          <w:r>
                            <w:t xml:space="preserve"> </w:t>
                          </w:r>
                          <w:r w:rsidRPr="000E7D4B">
                            <w:rPr>
                              <w:i/>
                            </w:rPr>
                            <w:t>The</w:t>
                          </w:r>
                          <w:r>
                            <w:rPr>
                              <w:i/>
                            </w:rPr>
                            <w:t xml:space="preserve"> Complete Works of Osanai Kaoru</w:t>
                          </w:r>
                        </w:ins>
                        <w:ins w:id="45" w:author="Gregory Chris" w:date="2015-08-08T01:21:00Z">
                          <w:r>
                            <w:rPr>
                              <w:i/>
                            </w:rPr>
                            <w:t>:</w:t>
                          </w:r>
                        </w:ins>
                        <w:ins w:id="46" w:author="Gregory Chris" w:date="2015-08-08T01:20:00Z">
                          <w:r w:rsidRPr="000E7D4B">
                            <w:rPr>
                              <w:i/>
                            </w:rPr>
                            <w:t xml:space="preserve"> Volume 1</w:t>
                          </w:r>
                          <w:r>
                            <w:t xml:space="preserve"> (</w:t>
                          </w:r>
                        </w:ins>
                        <w:r w:rsidRPr="000E7D4B">
                          <w:fldChar w:fldCharType="begin"/>
                        </w:r>
                        <w:r w:rsidRPr="000E7D4B">
                          <w:instrText xml:space="preserve"> HYPERLINK "http://id.ndl.go.jp/bib/000000792562" \t "_blank" </w:instrText>
                        </w:r>
                        <w:r w:rsidRPr="000E7D4B">
                          <w:fldChar w:fldCharType="separate"/>
                        </w:r>
                        <w:ins w:id="47" w:author="Gregory Chris" w:date="2015-08-08T01:20:00Z">
                          <w:r w:rsidRPr="000E7D4B">
                            <w:t>小山内薫全集</w:t>
                          </w:r>
                          <w:r w:rsidRPr="000E7D4B">
                            <w:t xml:space="preserve"> </w:t>
                          </w:r>
                          <w:r w:rsidRPr="000E7D4B">
                            <w:t>第</w:t>
                          </w:r>
                          <w:r w:rsidRPr="000E7D4B">
                            <w:t>1</w:t>
                          </w:r>
                          <w:r w:rsidRPr="000E7D4B">
                            <w:t>巻</w:t>
                          </w:r>
                          <w:r w:rsidRPr="000E7D4B">
                            <w:fldChar w:fldCharType="end"/>
                          </w:r>
                          <w:r>
                            <w:t>).</w:t>
                          </w:r>
                        </w:ins>
                        <w:ins w:id="48" w:author="Gregory Chris" w:date="2015-08-08T01:21:00Z">
                          <w:r>
                            <w:t xml:space="preserve"> The National Diet Library’s records for that book at the following URL:</w:t>
                          </w:r>
                        </w:ins>
                      </w:p>
                      <w:p w14:paraId="50312FB1" w14:textId="2F5394A8" w:rsidR="00AC0D62" w:rsidRPr="000E7D4B" w:rsidRDefault="00AC0D62" w:rsidP="000E7D4B">
                        <w:pPr>
                          <w:rPr>
                            <w:rFonts w:eastAsia="Times New Roman" w:cs="Times New Roman"/>
                          </w:rPr>
                        </w:pPr>
                        <w:ins w:id="49" w:author="Gregory Chris" w:date="2015-08-08T01:22:00Z">
                          <w:r w:rsidRPr="00CF08EB">
                            <w:t>https://ndlopac.ndl.go.jp/F/?func=find-c&amp;amp=&amp;amp=&amp;amp=&amp;amp=&amp;amp=&amp;amp=&amp;ccl_term=001%20%3D%20000000792562&amp;adjacent=N&amp;x=0&amp;y=0&amp;con_lng=jpn&amp;pds_handle=&amp;pds_handle=</w:t>
                          </w:r>
                        </w:ins>
                      </w:p>
                    </w:txbxContent>
                  </v:textbox>
                  <w10:wrap type="square"/>
                </v:shape>
              </w:pict>
            </mc:Fallback>
          </mc:AlternateContent>
        </w:r>
      </w:ins>
    </w:p>
    <w:p w14:paraId="3D5CEDA5" w14:textId="0FC22318" w:rsidR="00CF08EB" w:rsidRDefault="00CF08EB" w:rsidP="00325BC9">
      <w:pPr>
        <w:spacing w:after="0" w:line="240" w:lineRule="auto"/>
        <w:rPr>
          <w:ins w:id="31" w:author="Gregory Chris" w:date="2015-08-08T01:14:00Z"/>
          <w:sz w:val="26"/>
        </w:rPr>
      </w:pPr>
    </w:p>
    <w:p w14:paraId="3115A7FC" w14:textId="4EC8277A" w:rsidR="00CF08EB" w:rsidRDefault="00CF08EB" w:rsidP="00325BC9">
      <w:pPr>
        <w:spacing w:after="0" w:line="240" w:lineRule="auto"/>
        <w:rPr>
          <w:ins w:id="32" w:author="Gregory Chris" w:date="2015-08-08T01:14:00Z"/>
          <w:sz w:val="26"/>
        </w:rPr>
      </w:pPr>
    </w:p>
    <w:p w14:paraId="26DA4E9B" w14:textId="5662C560" w:rsidR="00CF08EB" w:rsidRDefault="00CF08EB" w:rsidP="00325BC9">
      <w:pPr>
        <w:spacing w:after="0" w:line="240" w:lineRule="auto"/>
        <w:rPr>
          <w:ins w:id="33" w:author="Gregory Chris" w:date="2015-08-08T01:14:00Z"/>
          <w:sz w:val="26"/>
        </w:rPr>
      </w:pPr>
    </w:p>
    <w:p w14:paraId="200664E8" w14:textId="77777777" w:rsidR="00CF08EB" w:rsidRDefault="00CF08EB" w:rsidP="00325BC9">
      <w:pPr>
        <w:spacing w:after="0" w:line="240" w:lineRule="auto"/>
        <w:rPr>
          <w:ins w:id="34" w:author="Gregory Chris" w:date="2015-08-08T01:14:00Z"/>
          <w:sz w:val="26"/>
        </w:rPr>
      </w:pPr>
    </w:p>
    <w:p w14:paraId="3059CE88" w14:textId="77777777" w:rsidR="00CF08EB" w:rsidRDefault="00CF08EB" w:rsidP="00325BC9">
      <w:pPr>
        <w:spacing w:after="0" w:line="240" w:lineRule="auto"/>
        <w:rPr>
          <w:ins w:id="35" w:author="Gregory Chris" w:date="2015-08-08T01:14:00Z"/>
          <w:sz w:val="26"/>
        </w:rPr>
      </w:pPr>
    </w:p>
    <w:p w14:paraId="0054FE5E" w14:textId="5418E614" w:rsidR="00CF08EB" w:rsidRDefault="00CF08EB" w:rsidP="00325BC9">
      <w:pPr>
        <w:spacing w:after="0" w:line="240" w:lineRule="auto"/>
        <w:rPr>
          <w:ins w:id="36" w:author="Gregory Chris" w:date="2015-08-08T01:14:00Z"/>
          <w:sz w:val="26"/>
        </w:rPr>
      </w:pPr>
    </w:p>
    <w:p w14:paraId="57AF1026" w14:textId="77777777" w:rsidR="00CF08EB" w:rsidRDefault="00CF08EB" w:rsidP="00325BC9">
      <w:pPr>
        <w:spacing w:after="0" w:line="240" w:lineRule="auto"/>
        <w:rPr>
          <w:ins w:id="37" w:author="Gregory Chris" w:date="2015-08-08T01:14:00Z"/>
          <w:sz w:val="26"/>
        </w:rPr>
      </w:pPr>
    </w:p>
    <w:p w14:paraId="720B5DE4" w14:textId="77777777" w:rsidR="00CF08EB" w:rsidRDefault="00CF08EB" w:rsidP="00325BC9">
      <w:pPr>
        <w:spacing w:after="0" w:line="240" w:lineRule="auto"/>
        <w:rPr>
          <w:ins w:id="38" w:author="Gregory Chris" w:date="2015-08-08T01:14:00Z"/>
          <w:sz w:val="26"/>
        </w:rPr>
      </w:pPr>
    </w:p>
    <w:p w14:paraId="0F8DA2B4" w14:textId="77777777" w:rsidR="00CF08EB" w:rsidRDefault="00CF08EB" w:rsidP="00325BC9">
      <w:pPr>
        <w:spacing w:after="0" w:line="240" w:lineRule="auto"/>
        <w:rPr>
          <w:ins w:id="39" w:author="Gregory Chris" w:date="2015-08-08T01:14:00Z"/>
          <w:sz w:val="26"/>
        </w:rPr>
      </w:pPr>
    </w:p>
    <w:p w14:paraId="47A79674" w14:textId="77777777" w:rsidR="00CF08EB" w:rsidRDefault="00CF08EB" w:rsidP="00325BC9">
      <w:pPr>
        <w:spacing w:after="0" w:line="240" w:lineRule="auto"/>
        <w:rPr>
          <w:ins w:id="40" w:author="Gregory Chris" w:date="2015-08-08T01:14:00Z"/>
          <w:sz w:val="26"/>
        </w:rPr>
      </w:pPr>
    </w:p>
    <w:p w14:paraId="0343A96D" w14:textId="77777777" w:rsidR="00CF08EB" w:rsidRDefault="00CF08EB" w:rsidP="00325BC9">
      <w:pPr>
        <w:spacing w:after="0" w:line="240" w:lineRule="auto"/>
        <w:rPr>
          <w:ins w:id="41" w:author="Gregory Chris" w:date="2015-08-08T01:14:00Z"/>
          <w:sz w:val="26"/>
        </w:rPr>
      </w:pPr>
    </w:p>
    <w:p w14:paraId="04CBCFB3" w14:textId="77777777" w:rsidR="00CF08EB" w:rsidRDefault="00CF08EB" w:rsidP="00325BC9">
      <w:pPr>
        <w:spacing w:after="0" w:line="240" w:lineRule="auto"/>
        <w:rPr>
          <w:ins w:id="42" w:author="Gregory Chris" w:date="2015-08-08T01:14:00Z"/>
          <w:sz w:val="26"/>
        </w:rPr>
      </w:pPr>
    </w:p>
    <w:p w14:paraId="19EBAD5E" w14:textId="77777777" w:rsidR="00CF08EB" w:rsidRDefault="00CF08EB" w:rsidP="00325BC9">
      <w:pPr>
        <w:spacing w:after="0" w:line="240" w:lineRule="auto"/>
        <w:rPr>
          <w:ins w:id="43" w:author="Gregory Chris" w:date="2015-08-08T01:18:00Z"/>
          <w:sz w:val="26"/>
        </w:rPr>
      </w:pPr>
    </w:p>
    <w:p w14:paraId="59D5EF96" w14:textId="77777777" w:rsidR="00CF08EB" w:rsidRDefault="00CF08EB" w:rsidP="00325BC9">
      <w:pPr>
        <w:spacing w:after="0" w:line="240" w:lineRule="auto"/>
        <w:rPr>
          <w:ins w:id="44" w:author="Gregory Chris" w:date="2015-08-08T01:18:00Z"/>
          <w:sz w:val="26"/>
        </w:rPr>
      </w:pPr>
    </w:p>
    <w:p w14:paraId="7F553BA2" w14:textId="77777777" w:rsidR="00CF08EB" w:rsidRDefault="00CF08EB" w:rsidP="00325BC9">
      <w:pPr>
        <w:spacing w:after="0" w:line="240" w:lineRule="auto"/>
        <w:rPr>
          <w:ins w:id="45" w:author="Gregory Chris" w:date="2015-08-08T01:18:00Z"/>
          <w:sz w:val="26"/>
        </w:rPr>
      </w:pPr>
    </w:p>
    <w:p w14:paraId="03DDB682" w14:textId="77777777" w:rsidR="00CF08EB" w:rsidRDefault="00CF08EB" w:rsidP="00325BC9">
      <w:pPr>
        <w:spacing w:after="0" w:line="240" w:lineRule="auto"/>
        <w:rPr>
          <w:ins w:id="46" w:author="Gregory Chris" w:date="2015-08-08T01:18:00Z"/>
          <w:sz w:val="26"/>
        </w:rPr>
      </w:pPr>
    </w:p>
    <w:p w14:paraId="6BAF480E" w14:textId="77777777" w:rsidR="00CF08EB" w:rsidRDefault="00CF08EB" w:rsidP="00325BC9">
      <w:pPr>
        <w:spacing w:after="0" w:line="240" w:lineRule="auto"/>
        <w:rPr>
          <w:ins w:id="47" w:author="Gregory Chris" w:date="2015-08-08T01:18:00Z"/>
          <w:sz w:val="26"/>
        </w:rPr>
      </w:pPr>
    </w:p>
    <w:p w14:paraId="3E6C2F15" w14:textId="311AC397" w:rsidR="00CF08EB" w:rsidRDefault="00CF08EB" w:rsidP="00325BC9">
      <w:pPr>
        <w:spacing w:after="0" w:line="240" w:lineRule="auto"/>
        <w:rPr>
          <w:ins w:id="48" w:author="Gregory Chris" w:date="2015-08-08T01:14:00Z"/>
          <w:sz w:val="26"/>
        </w:rPr>
      </w:pPr>
    </w:p>
    <w:p w14:paraId="391DE51F" w14:textId="69E76522" w:rsidR="00CF08EB" w:rsidRDefault="00CF08EB" w:rsidP="00325BC9">
      <w:pPr>
        <w:spacing w:after="0" w:line="240" w:lineRule="auto"/>
        <w:rPr>
          <w:sz w:val="26"/>
        </w:rPr>
      </w:pPr>
    </w:p>
    <w:p w14:paraId="420CF05E" w14:textId="22254DC2" w:rsidR="00144896" w:rsidRDefault="00144896" w:rsidP="00531046">
      <w:pPr>
        <w:spacing w:after="0" w:line="240" w:lineRule="auto"/>
        <w:rPr>
          <w:ins w:id="49" w:author="Gregory Chris" w:date="2015-08-08T01:51:00Z"/>
          <w:sz w:val="26"/>
        </w:rPr>
      </w:pPr>
    </w:p>
    <w:p w14:paraId="056E1341" w14:textId="77777777" w:rsidR="00144896" w:rsidRDefault="00144896" w:rsidP="00531046">
      <w:pPr>
        <w:spacing w:after="0" w:line="240" w:lineRule="auto"/>
        <w:rPr>
          <w:ins w:id="50" w:author="Gregory Chris" w:date="2015-08-08T01:51:00Z"/>
          <w:sz w:val="26"/>
        </w:rPr>
      </w:pPr>
    </w:p>
    <w:p w14:paraId="6AE55491" w14:textId="77777777" w:rsidR="00144896" w:rsidRDefault="00144896" w:rsidP="00531046">
      <w:pPr>
        <w:spacing w:after="0" w:line="240" w:lineRule="auto"/>
        <w:rPr>
          <w:ins w:id="51" w:author="Gregory Chris" w:date="2015-08-08T01:51:00Z"/>
          <w:sz w:val="26"/>
        </w:rPr>
      </w:pPr>
    </w:p>
    <w:p w14:paraId="7AEA221A" w14:textId="0C24D49C" w:rsidR="00144896" w:rsidRDefault="00144896" w:rsidP="00531046">
      <w:pPr>
        <w:spacing w:after="0" w:line="240" w:lineRule="auto"/>
        <w:rPr>
          <w:ins w:id="52" w:author="Gregory Chris" w:date="2015-08-08T01:51:00Z"/>
          <w:sz w:val="26"/>
        </w:rPr>
      </w:pPr>
      <w:ins w:id="53" w:author="Gregory Chris" w:date="2015-08-06T03:41:00Z">
        <w:r w:rsidRPr="000E7D4B">
          <w:rPr>
            <w:noProof/>
            <w:sz w:val="26"/>
            <w:lang w:val="en-US"/>
            <w:rPrChange w:id="54">
              <w:rPr>
                <w:noProof/>
                <w:lang w:val="en-US"/>
              </w:rPr>
            </w:rPrChange>
          </w:rPr>
          <w:drawing>
            <wp:anchor distT="0" distB="0" distL="114300" distR="114300" simplePos="0" relativeHeight="251665408" behindDoc="0" locked="0" layoutInCell="1" allowOverlap="1" wp14:anchorId="6EB2C6C4" wp14:editId="5FE0A691">
              <wp:simplePos x="0" y="0"/>
              <wp:positionH relativeFrom="column">
                <wp:posOffset>114300</wp:posOffset>
              </wp:positionH>
              <wp:positionV relativeFrom="paragraph">
                <wp:posOffset>401955</wp:posOffset>
              </wp:positionV>
              <wp:extent cx="5600700" cy="3397250"/>
              <wp:effectExtent l="0" t="0" r="1270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y Sinclair c 1898.jpg"/>
                      <pic:cNvPicPr/>
                    </pic:nvPicPr>
                    <pic:blipFill>
                      <a:blip r:embed="rId10">
                        <a:extLst>
                          <a:ext uri="{28A0092B-C50C-407E-A947-70E740481C1C}">
                            <a14:useLocalDpi xmlns:a14="http://schemas.microsoft.com/office/drawing/2010/main" val="0"/>
                          </a:ext>
                        </a:extLst>
                      </a:blip>
                      <a:stretch>
                        <a:fillRect/>
                      </a:stretch>
                    </pic:blipFill>
                    <pic:spPr>
                      <a:xfrm>
                        <a:off x="0" y="0"/>
                        <a:ext cx="5600700" cy="3397250"/>
                      </a:xfrm>
                      <a:prstGeom prst="rect">
                        <a:avLst/>
                      </a:prstGeom>
                    </pic:spPr>
                  </pic:pic>
                </a:graphicData>
              </a:graphic>
              <wp14:sizeRelH relativeFrom="margin">
                <wp14:pctWidth>0</wp14:pctWidth>
              </wp14:sizeRelH>
              <wp14:sizeRelV relativeFrom="margin">
                <wp14:pctHeight>0</wp14:pctHeight>
              </wp14:sizeRelV>
            </wp:anchor>
          </w:drawing>
        </w:r>
      </w:ins>
    </w:p>
    <w:p w14:paraId="032B4126" w14:textId="495DA375" w:rsidR="00144896" w:rsidRDefault="00FB4A12" w:rsidP="00531046">
      <w:pPr>
        <w:spacing w:after="0" w:line="240" w:lineRule="auto"/>
        <w:rPr>
          <w:ins w:id="55" w:author="Gregory Chris" w:date="2015-08-08T01:51:00Z"/>
          <w:sz w:val="26"/>
        </w:rPr>
      </w:pPr>
      <w:ins w:id="56" w:author="Gregory Chris" w:date="2015-08-08T02:20:00Z">
        <w:r w:rsidRPr="000E7D4B">
          <w:rPr>
            <w:noProof/>
            <w:sz w:val="26"/>
            <w:lang w:val="en-US"/>
            <w:rPrChange w:id="57">
              <w:rPr>
                <w:noProof/>
                <w:lang w:val="en-US"/>
              </w:rPr>
            </w:rPrChange>
          </w:rPr>
          <w:lastRenderedPageBreak/>
          <w:drawing>
            <wp:anchor distT="0" distB="0" distL="114300" distR="114300" simplePos="0" relativeHeight="251673600" behindDoc="0" locked="0" layoutInCell="1" allowOverlap="1" wp14:anchorId="62069BC7" wp14:editId="4D5521B0">
              <wp:simplePos x="0" y="0"/>
              <wp:positionH relativeFrom="column">
                <wp:posOffset>114300</wp:posOffset>
              </wp:positionH>
              <wp:positionV relativeFrom="paragraph">
                <wp:posOffset>1828800</wp:posOffset>
              </wp:positionV>
              <wp:extent cx="5829300" cy="4103370"/>
              <wp:effectExtent l="0" t="0" r="12700" b="1143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y Sinclair c 1898.jpg"/>
                      <pic:cNvPicPr/>
                    </pic:nvPicPr>
                    <pic:blipFill>
                      <a:blip r:embed="rId11">
                        <a:extLst>
                          <a:ext uri="{28A0092B-C50C-407E-A947-70E740481C1C}">
                            <a14:useLocalDpi xmlns:a14="http://schemas.microsoft.com/office/drawing/2010/main" val="0"/>
                          </a:ext>
                        </a:extLst>
                      </a:blip>
                      <a:stretch>
                        <a:fillRect/>
                      </a:stretch>
                    </pic:blipFill>
                    <pic:spPr>
                      <a:xfrm>
                        <a:off x="0" y="0"/>
                        <a:ext cx="5829300" cy="4103370"/>
                      </a:xfrm>
                      <a:prstGeom prst="rect">
                        <a:avLst/>
                      </a:prstGeom>
                    </pic:spPr>
                  </pic:pic>
                </a:graphicData>
              </a:graphic>
              <wp14:sizeRelH relativeFrom="margin">
                <wp14:pctWidth>0</wp14:pctWidth>
              </wp14:sizeRelH>
              <wp14:sizeRelV relativeFrom="margin">
                <wp14:pctHeight>0</wp14:pctHeight>
              </wp14:sizeRelV>
            </wp:anchor>
          </w:drawing>
        </w:r>
      </w:ins>
      <w:ins w:id="58" w:author="Gregory Chris" w:date="2015-08-06T03:43:00Z">
        <w:r w:rsidR="00144896">
          <w:rPr>
            <w:noProof/>
            <w:lang w:val="en-US"/>
          </w:rPr>
          <mc:AlternateContent>
            <mc:Choice Requires="wps">
              <w:drawing>
                <wp:anchor distT="0" distB="0" distL="114300" distR="114300" simplePos="0" relativeHeight="251667456" behindDoc="0" locked="0" layoutInCell="1" allowOverlap="1" wp14:anchorId="4FAC0966" wp14:editId="10464732">
                  <wp:simplePos x="0" y="0"/>
                  <wp:positionH relativeFrom="column">
                    <wp:posOffset>114300</wp:posOffset>
                  </wp:positionH>
                  <wp:positionV relativeFrom="paragraph">
                    <wp:posOffset>-342900</wp:posOffset>
                  </wp:positionV>
                  <wp:extent cx="5600700" cy="1943100"/>
                  <wp:effectExtent l="0" t="0" r="12700" b="127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943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582B53" w14:textId="347ACF97" w:rsidR="00AC0D62" w:rsidRDefault="00AC0D62" w:rsidP="000E7D4B">
                              <w:pPr>
                                <w:pStyle w:val="Caption"/>
                                <w:spacing w:after="0"/>
                                <w:rPr>
                                  <w:ins w:id="59" w:author="Gregory Chris" w:date="2015-08-08T02:23:00Z"/>
                                </w:rPr>
                              </w:pPr>
                              <w:ins w:id="60" w:author="Gregory Chris" w:date="2015-08-08T02:06:00Z">
                                <w:r>
                                  <w:rPr>
                                    <w:lang w:val="en-US" w:eastAsia="ja-JP"/>
                                  </w:rPr>
                                  <w:t>The Free Theatre’s Production</w:t>
                                </w:r>
                              </w:ins>
                              <w:ins w:id="61" w:author="Gregory Chris" w:date="2015-08-06T03:43:00Z">
                                <w:r>
                                  <w:t xml:space="preserve"> of </w:t>
                                </w:r>
                              </w:ins>
                              <w:proofErr w:type="spellStart"/>
                              <w:ins w:id="62" w:author="Gregory Chris" w:date="2015-08-08T01:55:00Z">
                                <w:r>
                                  <w:t>Henrik</w:t>
                                </w:r>
                                <w:proofErr w:type="spellEnd"/>
                                <w:r>
                                  <w:t xml:space="preserve"> Ibsen’s </w:t>
                                </w:r>
                              </w:ins>
                              <w:ins w:id="63" w:author="Gregory Chris" w:date="2015-08-06T03:43:00Z">
                                <w:r w:rsidRPr="000E7D4B">
                                  <w:rPr>
                                    <w:i/>
                                  </w:rPr>
                                  <w:t xml:space="preserve">John Gabriel </w:t>
                                </w:r>
                                <w:proofErr w:type="spellStart"/>
                                <w:r w:rsidRPr="000E7D4B">
                                  <w:rPr>
                                    <w:i/>
                                  </w:rPr>
                                  <w:t>Borkman</w:t>
                                </w:r>
                                <w:proofErr w:type="spellEnd"/>
                                <w:r>
                                  <w:t>, 1909</w:t>
                                </w:r>
                              </w:ins>
                            </w:p>
                            <w:p w14:paraId="2FD9B802" w14:textId="77777777" w:rsidR="00AC0D62" w:rsidRPr="000E7D4B" w:rsidRDefault="00AC0D62" w:rsidP="003B4152">
                              <w:pPr>
                                <w:spacing w:after="0" w:line="240" w:lineRule="auto"/>
                                <w:rPr>
                                  <w:ins w:id="64" w:author="Gregory Chris" w:date="2015-08-08T02:23:00Z"/>
                                  <w:lang w:val="en-US"/>
                                </w:rPr>
                              </w:pPr>
                            </w:p>
                            <w:p w14:paraId="60125EFB" w14:textId="273C7C26" w:rsidR="00AC0D62" w:rsidRDefault="00AC0D62" w:rsidP="006E2099">
                              <w:pPr>
                                <w:rPr>
                                  <w:ins w:id="65" w:author="Gregory Chris" w:date="2015-08-08T01:46:00Z"/>
                                  <w:lang w:val="en-US"/>
                                </w:rPr>
                              </w:pPr>
                              <w:ins w:id="66" w:author="Gregory Chris" w:date="2015-08-08T01:43:00Z">
                                <w:r>
                                  <w:rPr>
                                    <w:lang w:val="en-US"/>
                                  </w:rPr>
                                  <w:t xml:space="preserve">This photograph is </w:t>
                                </w:r>
                              </w:ins>
                              <w:ins w:id="67" w:author="Gregory Chris" w:date="2015-08-08T01:44:00Z">
                                <w:r>
                                  <w:rPr>
                                    <w:lang w:val="en-US"/>
                                  </w:rPr>
                                  <w:t xml:space="preserve">available at the </w:t>
                                </w:r>
                                <w:proofErr w:type="spellStart"/>
                                <w:r>
                                  <w:rPr>
                                    <w:lang w:val="en-US"/>
                                  </w:rPr>
                                  <w:t>Waseda</w:t>
                                </w:r>
                                <w:proofErr w:type="spellEnd"/>
                                <w:r>
                                  <w:rPr>
                                    <w:lang w:val="en-US"/>
                                  </w:rPr>
                                  <w:t xml:space="preserve"> University Theater Museum Database for Theater Research. </w:t>
                                </w:r>
                              </w:ins>
                              <w:ins w:id="68" w:author="Gregory Chris" w:date="2015-08-08T01:45:00Z">
                                <w:r>
                                  <w:rPr>
                                    <w:lang w:val="en-US"/>
                                  </w:rPr>
                                  <w:t>To access it, log in us</w:t>
                                </w:r>
                              </w:ins>
                              <w:ins w:id="69" w:author="Gregory Chris" w:date="2015-08-08T02:22:00Z">
                                <w:r>
                                  <w:rPr>
                                    <w:lang w:val="en-US"/>
                                  </w:rPr>
                                  <w:t>i</w:t>
                                </w:r>
                              </w:ins>
                              <w:ins w:id="70" w:author="Gregory Chris" w:date="2015-08-08T01:45:00Z">
                                <w:r>
                                  <w:rPr>
                                    <w:lang w:val="en-US"/>
                                  </w:rPr>
                                  <w:t>ng “guest” for username and password the following URL</w:t>
                                </w:r>
                              </w:ins>
                              <w:ins w:id="71" w:author="Gregory Chris" w:date="2015-08-08T02:25:00Z">
                                <w:r>
                                  <w:rPr>
                                    <w:lang w:val="en-US"/>
                                  </w:rPr>
                                  <w:t>:</w:t>
                                </w:r>
                              </w:ins>
                            </w:p>
                            <w:p w14:paraId="3BD29DC6" w14:textId="6059677D" w:rsidR="00AC0D62" w:rsidRDefault="00AC0D62" w:rsidP="006E2099">
                              <w:pPr>
                                <w:rPr>
                                  <w:ins w:id="72" w:author="Gregory Chris" w:date="2015-08-08T01:45:00Z"/>
                                  <w:lang w:val="en-US"/>
                                </w:rPr>
                              </w:pPr>
                              <w:ins w:id="73" w:author="Gregory Chris" w:date="2015-08-08T01:46:00Z">
                                <w:r w:rsidRPr="006E2099">
                                  <w:rPr>
                                    <w:lang w:val="en-US"/>
                                  </w:rPr>
                                  <w:t>http://www.enpaku.waseda.ac.jp/db/enpakuphoto/</w:t>
                                </w:r>
                              </w:ins>
                            </w:p>
                            <w:p w14:paraId="6289BE93" w14:textId="1C0C8E7F" w:rsidR="00AC0D62" w:rsidRDefault="00AC0D62" w:rsidP="006E2099">
                              <w:pPr>
                                <w:rPr>
                                  <w:ins w:id="74" w:author="Gregory Chris" w:date="2015-08-08T01:45:00Z"/>
                                  <w:lang w:val="en-US"/>
                                </w:rPr>
                              </w:pPr>
                              <w:ins w:id="75" w:author="Gregory Chris" w:date="2015-08-08T01:46:00Z">
                                <w:r>
                                  <w:rPr>
                                    <w:lang w:val="en-US"/>
                                  </w:rPr>
                                  <w:t>Then, search for the following call number:</w:t>
                                </w:r>
                              </w:ins>
                            </w:p>
                            <w:p w14:paraId="373222E0" w14:textId="4AEF89E4" w:rsidR="00AC0D62" w:rsidRPr="006E2099" w:rsidRDefault="00AC0D62" w:rsidP="006E2099">
                              <w:pPr>
                                <w:rPr>
                                  <w:ins w:id="76" w:author="Gregory Chris" w:date="2015-08-08T01:45:00Z"/>
                                  <w:rFonts w:ascii="Times" w:eastAsia="Times New Roman" w:hAnsi="Times" w:cs="Times New Roman"/>
                                  <w:sz w:val="20"/>
                                  <w:szCs w:val="20"/>
                                  <w:lang w:val="en-US" w:eastAsia="ja-JP"/>
                                </w:rPr>
                              </w:pPr>
                              <w:ins w:id="77" w:author="Gregory Chris" w:date="2015-08-08T01:45:00Z">
                                <w:r w:rsidRPr="000E7D4B">
                                  <w:t>F54-00843</w:t>
                                </w:r>
                              </w:ins>
                            </w:p>
                            <w:p w14:paraId="048DF756" w14:textId="55FD3A93" w:rsidR="00AC0D62" w:rsidRPr="000E7D4B" w:rsidRDefault="00AC0D62" w:rsidP="000E7D4B">
                              <w:pPr>
                                <w:rPr>
                                  <w:ins w:id="78" w:author="Gregory Chris" w:date="2015-08-08T01:43:00Z"/>
                                  <w:lang w:val="en-US"/>
                                </w:rPr>
                              </w:pPr>
                            </w:p>
                            <w:p w14:paraId="614AC752" w14:textId="3528A801" w:rsidR="00AC0D62" w:rsidRDefault="00AC0D62" w:rsidP="003B4152">
                              <w:pPr>
                                <w:spacing w:after="0" w:line="240" w:lineRule="auto"/>
                                <w:rPr>
                                  <w:ins w:id="79" w:author="Gregory Chris" w:date="2015-08-06T03:44:00Z"/>
                                </w:rPr>
                              </w:pPr>
                            </w:p>
                            <w:p w14:paraId="7A9E25A1" w14:textId="73C2008F" w:rsidR="00AC0D62" w:rsidRPr="002F76F7" w:rsidRDefault="00AC0D62" w:rsidP="003B4152">
                              <w:pPr>
                                <w:spacing w:after="0" w:line="240" w:lineRule="auto"/>
                                <w:rPr>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margin-left:9pt;margin-top:-26.95pt;width:441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" stroked="f">
                  <v:textbox inset="0,0,0,0">
                    <w:txbxContent>
                      <w:p w14:paraId="26582B53" w14:textId="347ACF97" w:rsidR="00AC0D62" w:rsidRDefault="00AC0D62" w:rsidP="000E7D4B">
                        <w:pPr>
                          <w:pStyle w:val="Caption"/>
                          <w:spacing w:after="0"/>
                          <w:rPr>
                            <w:ins w:id="97" w:author="Gregory Chris" w:date="2015-08-08T02:23:00Z"/>
                          </w:rPr>
                        </w:pPr>
                        <w:ins w:id="98" w:author="Gregory Chris" w:date="2015-08-08T02:06:00Z">
                          <w:r>
                            <w:rPr>
                              <w:lang w:val="en-US" w:eastAsia="ja-JP"/>
                            </w:rPr>
                            <w:t>The Free Theatre’s Production</w:t>
                          </w:r>
                        </w:ins>
                        <w:ins w:id="99" w:author="Gregory Chris" w:date="2015-08-06T03:43:00Z">
                          <w:r>
                            <w:t xml:space="preserve"> of </w:t>
                          </w:r>
                        </w:ins>
                        <w:proofErr w:type="spellStart"/>
                        <w:ins w:id="100" w:author="Gregory Chris" w:date="2015-08-08T01:55:00Z">
                          <w:r>
                            <w:t>Henrik</w:t>
                          </w:r>
                          <w:proofErr w:type="spellEnd"/>
                          <w:r>
                            <w:t xml:space="preserve"> Ibsen’s </w:t>
                          </w:r>
                        </w:ins>
                        <w:ins w:id="101" w:author="Gregory Chris" w:date="2015-08-06T03:43:00Z">
                          <w:r w:rsidRPr="000E7D4B">
                            <w:rPr>
                              <w:i/>
                            </w:rPr>
                            <w:t xml:space="preserve">John Gabriel </w:t>
                          </w:r>
                          <w:proofErr w:type="spellStart"/>
                          <w:r w:rsidRPr="000E7D4B">
                            <w:rPr>
                              <w:i/>
                            </w:rPr>
                            <w:t>Borkman</w:t>
                          </w:r>
                          <w:proofErr w:type="spellEnd"/>
                          <w:r>
                            <w:t>, 1909</w:t>
                          </w:r>
                        </w:ins>
                      </w:p>
                      <w:p w14:paraId="2FD9B802" w14:textId="77777777" w:rsidR="00AC0D62" w:rsidRPr="000E7D4B" w:rsidRDefault="00AC0D62" w:rsidP="003B4152">
                        <w:pPr>
                          <w:spacing w:after="0" w:line="240" w:lineRule="auto"/>
                          <w:rPr>
                            <w:ins w:id="102" w:author="Gregory Chris" w:date="2015-08-08T02:23:00Z"/>
                            <w:lang w:val="en-US"/>
                          </w:rPr>
                        </w:pPr>
                      </w:p>
                      <w:p w14:paraId="60125EFB" w14:textId="273C7C26" w:rsidR="00AC0D62" w:rsidRDefault="00AC0D62" w:rsidP="006E2099">
                        <w:pPr>
                          <w:rPr>
                            <w:ins w:id="103" w:author="Gregory Chris" w:date="2015-08-08T01:46:00Z"/>
                            <w:lang w:val="en-US"/>
                          </w:rPr>
                        </w:pPr>
                        <w:ins w:id="104" w:author="Gregory Chris" w:date="2015-08-08T01:43:00Z">
                          <w:r>
                            <w:rPr>
                              <w:lang w:val="en-US"/>
                            </w:rPr>
                            <w:t xml:space="preserve">This photograph is </w:t>
                          </w:r>
                        </w:ins>
                        <w:ins w:id="105" w:author="Gregory Chris" w:date="2015-08-08T01:44:00Z">
                          <w:r>
                            <w:rPr>
                              <w:lang w:val="en-US"/>
                            </w:rPr>
                            <w:t xml:space="preserve">available at the </w:t>
                          </w:r>
                          <w:proofErr w:type="spellStart"/>
                          <w:r>
                            <w:rPr>
                              <w:lang w:val="en-US"/>
                            </w:rPr>
                            <w:t>Waseda</w:t>
                          </w:r>
                          <w:proofErr w:type="spellEnd"/>
                          <w:r>
                            <w:rPr>
                              <w:lang w:val="en-US"/>
                            </w:rPr>
                            <w:t xml:space="preserve"> University Theater Museum Database for Theater Research. </w:t>
                          </w:r>
                        </w:ins>
                        <w:ins w:id="106" w:author="Gregory Chris" w:date="2015-08-08T01:45:00Z">
                          <w:r>
                            <w:rPr>
                              <w:lang w:val="en-US"/>
                            </w:rPr>
                            <w:t>To access it, log in us</w:t>
                          </w:r>
                        </w:ins>
                        <w:ins w:id="107" w:author="Gregory Chris" w:date="2015-08-08T02:22:00Z">
                          <w:r>
                            <w:rPr>
                              <w:lang w:val="en-US"/>
                            </w:rPr>
                            <w:t>i</w:t>
                          </w:r>
                        </w:ins>
                        <w:ins w:id="108" w:author="Gregory Chris" w:date="2015-08-08T01:45:00Z">
                          <w:r>
                            <w:rPr>
                              <w:lang w:val="en-US"/>
                            </w:rPr>
                            <w:t>ng “guest” for username and password the following URL</w:t>
                          </w:r>
                        </w:ins>
                        <w:ins w:id="109" w:author="Gregory Chris" w:date="2015-08-08T02:25:00Z">
                          <w:r>
                            <w:rPr>
                              <w:lang w:val="en-US"/>
                            </w:rPr>
                            <w:t>:</w:t>
                          </w:r>
                        </w:ins>
                      </w:p>
                      <w:p w14:paraId="3BD29DC6" w14:textId="6059677D" w:rsidR="00AC0D62" w:rsidRDefault="00AC0D62" w:rsidP="006E2099">
                        <w:pPr>
                          <w:rPr>
                            <w:ins w:id="110" w:author="Gregory Chris" w:date="2015-08-08T01:45:00Z"/>
                            <w:lang w:val="en-US"/>
                          </w:rPr>
                        </w:pPr>
                        <w:ins w:id="111" w:author="Gregory Chris" w:date="2015-08-08T01:46:00Z">
                          <w:r w:rsidRPr="006E2099">
                            <w:rPr>
                              <w:lang w:val="en-US"/>
                            </w:rPr>
                            <w:t>http://www.enpaku.waseda.ac.jp/db/enpakuphoto/</w:t>
                          </w:r>
                        </w:ins>
                      </w:p>
                      <w:p w14:paraId="6289BE93" w14:textId="1C0C8E7F" w:rsidR="00AC0D62" w:rsidRDefault="00AC0D62" w:rsidP="006E2099">
                        <w:pPr>
                          <w:rPr>
                            <w:ins w:id="112" w:author="Gregory Chris" w:date="2015-08-08T01:45:00Z"/>
                            <w:lang w:val="en-US"/>
                          </w:rPr>
                        </w:pPr>
                        <w:ins w:id="113" w:author="Gregory Chris" w:date="2015-08-08T01:46:00Z">
                          <w:r>
                            <w:rPr>
                              <w:lang w:val="en-US"/>
                            </w:rPr>
                            <w:t>Then, search for the following call number:</w:t>
                          </w:r>
                        </w:ins>
                      </w:p>
                      <w:p w14:paraId="373222E0" w14:textId="4AEF89E4" w:rsidR="00AC0D62" w:rsidRPr="006E2099" w:rsidRDefault="00AC0D62" w:rsidP="006E2099">
                        <w:pPr>
                          <w:rPr>
                            <w:ins w:id="114" w:author="Gregory Chris" w:date="2015-08-08T01:45:00Z"/>
                            <w:rFonts w:ascii="Times" w:eastAsia="Times New Roman" w:hAnsi="Times" w:cs="Times New Roman"/>
                            <w:sz w:val="20"/>
                            <w:szCs w:val="20"/>
                            <w:lang w:val="en-US" w:eastAsia="ja-JP"/>
                          </w:rPr>
                        </w:pPr>
                        <w:ins w:id="115" w:author="Gregory Chris" w:date="2015-08-08T01:45:00Z">
                          <w:r w:rsidRPr="000E7D4B">
                            <w:t>F54-00843</w:t>
                          </w:r>
                        </w:ins>
                      </w:p>
                      <w:p w14:paraId="048DF756" w14:textId="55FD3A93" w:rsidR="00AC0D62" w:rsidRPr="000E7D4B" w:rsidRDefault="00AC0D62" w:rsidP="000E7D4B">
                        <w:pPr>
                          <w:rPr>
                            <w:ins w:id="116" w:author="Gregory Chris" w:date="2015-08-08T01:43:00Z"/>
                            <w:lang w:val="en-US"/>
                          </w:rPr>
                        </w:pPr>
                      </w:p>
                      <w:p w14:paraId="614AC752" w14:textId="3528A801" w:rsidR="00AC0D62" w:rsidRDefault="00AC0D62" w:rsidP="003B4152">
                        <w:pPr>
                          <w:spacing w:after="0" w:line="240" w:lineRule="auto"/>
                          <w:rPr>
                            <w:ins w:id="117" w:author="Gregory Chris" w:date="2015-08-06T03:44:00Z"/>
                          </w:rPr>
                        </w:pPr>
                      </w:p>
                      <w:p w14:paraId="7A9E25A1" w14:textId="73C2008F" w:rsidR="00AC0D62" w:rsidRPr="002F76F7" w:rsidRDefault="00AC0D62" w:rsidP="003B4152">
                        <w:pPr>
                          <w:spacing w:after="0" w:line="240" w:lineRule="auto"/>
                          <w:rPr>
                            <w:sz w:val="18"/>
                            <w:szCs w:val="18"/>
                          </w:rPr>
                        </w:pPr>
                      </w:p>
                    </w:txbxContent>
                  </v:textbox>
                  <w10:wrap type="square"/>
                </v:shape>
              </w:pict>
            </mc:Fallback>
          </mc:AlternateContent>
        </w:r>
      </w:ins>
    </w:p>
    <w:p w14:paraId="2D6F1277" w14:textId="0D16CCA0" w:rsidR="00144896" w:rsidRDefault="00FB4A12" w:rsidP="00531046">
      <w:pPr>
        <w:spacing w:after="0" w:line="240" w:lineRule="auto"/>
        <w:rPr>
          <w:ins w:id="80" w:author="Gregory Chris" w:date="2015-08-08T01:51:00Z"/>
          <w:sz w:val="26"/>
        </w:rPr>
      </w:pPr>
      <w:ins w:id="81" w:author="Gregory Chris" w:date="2015-08-08T02:24:00Z">
        <w:r>
          <w:rPr>
            <w:noProof/>
            <w:lang w:val="en-US"/>
          </w:rPr>
          <mc:AlternateContent>
            <mc:Choice Requires="wps">
              <w:drawing>
                <wp:anchor distT="0" distB="0" distL="114300" distR="114300" simplePos="0" relativeHeight="251675648" behindDoc="0" locked="0" layoutInCell="1" allowOverlap="1" wp14:anchorId="4E073E56" wp14:editId="59964B5C">
                  <wp:simplePos x="0" y="0"/>
                  <wp:positionH relativeFrom="column">
                    <wp:posOffset>114300</wp:posOffset>
                  </wp:positionH>
                  <wp:positionV relativeFrom="paragraph">
                    <wp:posOffset>4358005</wp:posOffset>
                  </wp:positionV>
                  <wp:extent cx="5600700" cy="1943100"/>
                  <wp:effectExtent l="0" t="0" r="12700" b="1270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943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941034" w14:textId="667AB689" w:rsidR="00AC0D62" w:rsidRDefault="00AC0D62" w:rsidP="00FB4A12">
                              <w:pPr>
                                <w:pStyle w:val="Caption"/>
                                <w:spacing w:after="0"/>
                                <w:rPr>
                                  <w:ins w:id="82" w:author="Gregory Chris" w:date="2015-08-08T02:23:00Z"/>
                                </w:rPr>
                              </w:pPr>
                              <w:ins w:id="83" w:author="Gregory Chris" w:date="2015-08-08T02:06:00Z">
                                <w:r>
                                  <w:rPr>
                                    <w:lang w:val="en-US" w:eastAsia="ja-JP"/>
                                  </w:rPr>
                                  <w:t>The Free Theatre’s Production</w:t>
                                </w:r>
                              </w:ins>
                              <w:ins w:id="84" w:author="Gregory Chris" w:date="2015-08-06T03:43:00Z">
                                <w:r>
                                  <w:t xml:space="preserve"> of </w:t>
                                </w:r>
                              </w:ins>
                              <w:ins w:id="85" w:author="Gregory Chris" w:date="2015-08-08T01:55:00Z">
                                <w:r>
                                  <w:t xml:space="preserve"> </w:t>
                                </w:r>
                              </w:ins>
                              <w:ins w:id="86" w:author="Gregory Chris" w:date="2015-08-08T02:26:00Z">
                                <w:r w:rsidRPr="00FB4A12">
                                  <w:t>Maurice Maeterlinck</w:t>
                                </w:r>
                                <w:r>
                                  <w:t xml:space="preserve">’s </w:t>
                                </w:r>
                                <w:r w:rsidRPr="00FB4A12">
                                  <w:rPr>
                                    <w:i/>
                                  </w:rPr>
                                  <w:t xml:space="preserve">The Death of </w:t>
                                </w:r>
                                <w:proofErr w:type="spellStart"/>
                                <w:r w:rsidRPr="00FB4A12">
                                  <w:rPr>
                                    <w:i/>
                                  </w:rPr>
                                  <w:t>Tintagiles</w:t>
                                </w:r>
                              </w:ins>
                              <w:proofErr w:type="spellEnd"/>
                              <w:ins w:id="87" w:author="Gregory Chris" w:date="2015-08-06T03:43:00Z">
                                <w:r>
                                  <w:t xml:space="preserve">, </w:t>
                                </w:r>
                              </w:ins>
                              <w:ins w:id="88" w:author="Gregory Chris" w:date="2015-08-08T02:26:00Z">
                                <w:r>
                                  <w:t>1912</w:t>
                                </w:r>
                              </w:ins>
                            </w:p>
                            <w:p w14:paraId="4050BB4A" w14:textId="77777777" w:rsidR="00AC0D62" w:rsidRPr="000E7D4B" w:rsidRDefault="00AC0D62" w:rsidP="00FB4A12">
                              <w:pPr>
                                <w:spacing w:after="0" w:line="240" w:lineRule="auto"/>
                                <w:rPr>
                                  <w:ins w:id="89" w:author="Gregory Chris" w:date="2015-08-08T02:23:00Z"/>
                                  <w:lang w:val="en-US"/>
                                </w:rPr>
                              </w:pPr>
                            </w:p>
                            <w:p w14:paraId="742DEB7C" w14:textId="56737C38" w:rsidR="00AC0D62" w:rsidRDefault="00AC0D62" w:rsidP="00FB4A12">
                              <w:pPr>
                                <w:rPr>
                                  <w:ins w:id="90" w:author="Gregory Chris" w:date="2015-08-08T01:46:00Z"/>
                                  <w:lang w:val="en-US"/>
                                </w:rPr>
                              </w:pPr>
                              <w:ins w:id="91" w:author="Gregory Chris" w:date="2015-08-08T01:43:00Z">
                                <w:r>
                                  <w:rPr>
                                    <w:lang w:val="en-US"/>
                                  </w:rPr>
                                  <w:t xml:space="preserve">This photograph is </w:t>
                                </w:r>
                              </w:ins>
                              <w:ins w:id="92" w:author="Gregory Chris" w:date="2015-08-08T01:44:00Z">
                                <w:r>
                                  <w:rPr>
                                    <w:lang w:val="en-US"/>
                                  </w:rPr>
                                  <w:t xml:space="preserve">available at the </w:t>
                                </w:r>
                                <w:proofErr w:type="spellStart"/>
                                <w:r>
                                  <w:rPr>
                                    <w:lang w:val="en-US"/>
                                  </w:rPr>
                                  <w:t>Waseda</w:t>
                                </w:r>
                                <w:proofErr w:type="spellEnd"/>
                                <w:r>
                                  <w:rPr>
                                    <w:lang w:val="en-US"/>
                                  </w:rPr>
                                  <w:t xml:space="preserve"> University Theater Museum Database for Theater Research. </w:t>
                                </w:r>
                              </w:ins>
                              <w:ins w:id="93" w:author="Gregory Chris" w:date="2015-08-08T01:45:00Z">
                                <w:r>
                                  <w:rPr>
                                    <w:lang w:val="en-US"/>
                                  </w:rPr>
                                  <w:t>To access it, log in us</w:t>
                                </w:r>
                              </w:ins>
                              <w:ins w:id="94" w:author="Gregory Chris" w:date="2015-08-08T02:22:00Z">
                                <w:r>
                                  <w:rPr>
                                    <w:lang w:val="en-US"/>
                                  </w:rPr>
                                  <w:t>i</w:t>
                                </w:r>
                              </w:ins>
                              <w:ins w:id="95" w:author="Gregory Chris" w:date="2015-08-08T01:45:00Z">
                                <w:r>
                                  <w:rPr>
                                    <w:lang w:val="en-US"/>
                                  </w:rPr>
                                  <w:t>ng “guest” for username and password the following URL</w:t>
                                </w:r>
                              </w:ins>
                              <w:ins w:id="96" w:author="Gregory Chris" w:date="2015-08-08T02:25:00Z">
                                <w:r>
                                  <w:rPr>
                                    <w:lang w:val="en-US"/>
                                  </w:rPr>
                                  <w:t>:</w:t>
                                </w:r>
                              </w:ins>
                            </w:p>
                            <w:p w14:paraId="20AFD994" w14:textId="77777777" w:rsidR="00AC0D62" w:rsidRDefault="00AC0D62" w:rsidP="00FB4A12">
                              <w:pPr>
                                <w:rPr>
                                  <w:ins w:id="97" w:author="Gregory Chris" w:date="2015-08-08T01:45:00Z"/>
                                  <w:lang w:val="en-US"/>
                                </w:rPr>
                              </w:pPr>
                              <w:ins w:id="98" w:author="Gregory Chris" w:date="2015-08-08T01:46:00Z">
                                <w:r w:rsidRPr="006E2099">
                                  <w:rPr>
                                    <w:lang w:val="en-US"/>
                                  </w:rPr>
                                  <w:t>http://www.enpaku.waseda.ac.jp/db/enpakuphoto/</w:t>
                                </w:r>
                              </w:ins>
                            </w:p>
                            <w:p w14:paraId="153ABB0A" w14:textId="77777777" w:rsidR="00AC0D62" w:rsidRDefault="00AC0D62" w:rsidP="00FB4A12">
                              <w:pPr>
                                <w:rPr>
                                  <w:ins w:id="99" w:author="Gregory Chris" w:date="2015-08-08T01:45:00Z"/>
                                  <w:lang w:val="en-US"/>
                                </w:rPr>
                              </w:pPr>
                              <w:ins w:id="100" w:author="Gregory Chris" w:date="2015-08-08T01:46:00Z">
                                <w:r>
                                  <w:rPr>
                                    <w:lang w:val="en-US"/>
                                  </w:rPr>
                                  <w:t>Then, search for the following call number:</w:t>
                                </w:r>
                              </w:ins>
                            </w:p>
                            <w:p w14:paraId="7EAD61A7" w14:textId="77777777" w:rsidR="00AC0D62" w:rsidRDefault="00AC0D62" w:rsidP="00FB4A12">
                              <w:pPr>
                                <w:spacing w:after="0" w:line="240" w:lineRule="auto"/>
                                <w:rPr>
                                  <w:ins w:id="101" w:author="Gregory Chris" w:date="2015-08-08T02:25:00Z"/>
                                  <w:lang w:val="en-US"/>
                                </w:rPr>
                              </w:pPr>
                              <w:ins w:id="102" w:author="Gregory Chris" w:date="2015-08-08T02:24:00Z">
                                <w:r w:rsidRPr="000E7D4B">
                                  <w:rPr>
                                    <w:lang w:val="en-US"/>
                                  </w:rPr>
                                  <w:t>F54-06707</w:t>
                                </w:r>
                              </w:ins>
                            </w:p>
                            <w:p w14:paraId="6F8768A0" w14:textId="77777777" w:rsidR="00AC0D62" w:rsidRDefault="00AC0D62" w:rsidP="00FB4A12">
                              <w:pPr>
                                <w:spacing w:after="0" w:line="240" w:lineRule="auto"/>
                                <w:rPr>
                                  <w:ins w:id="103" w:author="Gregory Chris" w:date="2015-08-08T02:25:00Z"/>
                                  <w:lang w:val="en-US"/>
                                </w:rPr>
                              </w:pPr>
                            </w:p>
                            <w:p w14:paraId="38C5B810" w14:textId="77777777" w:rsidR="00AC0D62" w:rsidRPr="000E7D4B" w:rsidRDefault="00AC0D62" w:rsidP="00FB4A12">
                              <w:pPr>
                                <w:spacing w:after="0" w:line="240" w:lineRule="auto"/>
                                <w:rPr>
                                  <w:ins w:id="104" w:author="Gregory Chris" w:date="2015-08-08T02:24:00Z"/>
                                  <w:lang w:val="en-US"/>
                                </w:rPr>
                              </w:pPr>
                            </w:p>
                            <w:p w14:paraId="1955E28F" w14:textId="77777777" w:rsidR="00AC0D62" w:rsidRPr="000E7D4B" w:rsidRDefault="00AC0D62" w:rsidP="000E7D4B">
                              <w:pPr>
                                <w:rPr>
                                  <w:ins w:id="105" w:author="Gregory Chris" w:date="2015-08-08T01:43:00Z"/>
                                  <w:lang w:val="en-US"/>
                                </w:rPr>
                              </w:pPr>
                            </w:p>
                            <w:p w14:paraId="0EE147CB" w14:textId="0CB98814" w:rsidR="00AC0D62" w:rsidRDefault="00AC0D62" w:rsidP="00FB4A12">
                              <w:pPr>
                                <w:spacing w:after="0" w:line="240" w:lineRule="auto"/>
                                <w:rPr>
                                  <w:ins w:id="106" w:author="Gregory Chris" w:date="2015-08-06T03:44:00Z"/>
                                </w:rPr>
                              </w:pPr>
                            </w:p>
                            <w:p w14:paraId="738BE0EE" w14:textId="44A626BB" w:rsidR="00AC0D62" w:rsidRPr="002F76F7" w:rsidRDefault="00AC0D62" w:rsidP="00FB4A12">
                              <w:pPr>
                                <w:spacing w:after="0" w:line="240" w:lineRule="auto"/>
                                <w:rPr>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9pt;margin-top:343.15pt;width:441pt;height:15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" stroked="f">
                  <v:textbox inset="0,0,0,0">
                    <w:txbxContent>
                      <w:p w14:paraId="25941034" w14:textId="667AB689" w:rsidR="00AC0D62" w:rsidRDefault="00AC0D62" w:rsidP="00FB4A12">
                        <w:pPr>
                          <w:pStyle w:val="Caption"/>
                          <w:spacing w:after="0"/>
                          <w:rPr>
                            <w:ins w:id="145" w:author="Gregory Chris" w:date="2015-08-08T02:23:00Z"/>
                          </w:rPr>
                        </w:pPr>
                        <w:ins w:id="146" w:author="Gregory Chris" w:date="2015-08-08T02:06:00Z">
                          <w:r>
                            <w:rPr>
                              <w:lang w:val="en-US" w:eastAsia="ja-JP"/>
                            </w:rPr>
                            <w:t>The Free Theatre’s Production</w:t>
                          </w:r>
                        </w:ins>
                        <w:ins w:id="147" w:author="Gregory Chris" w:date="2015-08-06T03:43:00Z">
                          <w:r>
                            <w:t xml:space="preserve"> of </w:t>
                          </w:r>
                        </w:ins>
                        <w:ins w:id="148" w:author="Gregory Chris" w:date="2015-08-08T01:55:00Z">
                          <w:r>
                            <w:t xml:space="preserve"> </w:t>
                          </w:r>
                        </w:ins>
                        <w:ins w:id="149" w:author="Gregory Chris" w:date="2015-08-08T02:26:00Z">
                          <w:r w:rsidRPr="00FB4A12">
                            <w:t>Maurice Maeterlinck</w:t>
                          </w:r>
                          <w:r>
                            <w:t xml:space="preserve">’s </w:t>
                          </w:r>
                          <w:r w:rsidRPr="00FB4A12">
                            <w:rPr>
                              <w:i/>
                            </w:rPr>
                            <w:t xml:space="preserve">The Death of </w:t>
                          </w:r>
                          <w:proofErr w:type="spellStart"/>
                          <w:r w:rsidRPr="00FB4A12">
                            <w:rPr>
                              <w:i/>
                            </w:rPr>
                            <w:t>Tintagiles</w:t>
                          </w:r>
                        </w:ins>
                        <w:proofErr w:type="spellEnd"/>
                        <w:ins w:id="150" w:author="Gregory Chris" w:date="2015-08-06T03:43:00Z">
                          <w:r>
                            <w:t xml:space="preserve">, </w:t>
                          </w:r>
                        </w:ins>
                        <w:ins w:id="151" w:author="Gregory Chris" w:date="2015-08-08T02:26:00Z">
                          <w:r>
                            <w:t>1912</w:t>
                          </w:r>
                        </w:ins>
                      </w:p>
                      <w:p w14:paraId="4050BB4A" w14:textId="77777777" w:rsidR="00AC0D62" w:rsidRPr="000E7D4B" w:rsidRDefault="00AC0D62" w:rsidP="00FB4A12">
                        <w:pPr>
                          <w:spacing w:after="0" w:line="240" w:lineRule="auto"/>
                          <w:rPr>
                            <w:ins w:id="152" w:author="Gregory Chris" w:date="2015-08-08T02:23:00Z"/>
                            <w:lang w:val="en-US"/>
                          </w:rPr>
                        </w:pPr>
                      </w:p>
                      <w:p w14:paraId="742DEB7C" w14:textId="56737C38" w:rsidR="00AC0D62" w:rsidRDefault="00AC0D62" w:rsidP="00FB4A12">
                        <w:pPr>
                          <w:rPr>
                            <w:ins w:id="153" w:author="Gregory Chris" w:date="2015-08-08T01:46:00Z"/>
                            <w:lang w:val="en-US"/>
                          </w:rPr>
                        </w:pPr>
                        <w:ins w:id="154" w:author="Gregory Chris" w:date="2015-08-08T01:43:00Z">
                          <w:r>
                            <w:rPr>
                              <w:lang w:val="en-US"/>
                            </w:rPr>
                            <w:t xml:space="preserve">This photograph is </w:t>
                          </w:r>
                        </w:ins>
                        <w:ins w:id="155" w:author="Gregory Chris" w:date="2015-08-08T01:44:00Z">
                          <w:r>
                            <w:rPr>
                              <w:lang w:val="en-US"/>
                            </w:rPr>
                            <w:t xml:space="preserve">available at the </w:t>
                          </w:r>
                          <w:proofErr w:type="spellStart"/>
                          <w:r>
                            <w:rPr>
                              <w:lang w:val="en-US"/>
                            </w:rPr>
                            <w:t>Waseda</w:t>
                          </w:r>
                          <w:proofErr w:type="spellEnd"/>
                          <w:r>
                            <w:rPr>
                              <w:lang w:val="en-US"/>
                            </w:rPr>
                            <w:t xml:space="preserve"> University Theater Museum Database for Theater Research. </w:t>
                          </w:r>
                        </w:ins>
                        <w:ins w:id="156" w:author="Gregory Chris" w:date="2015-08-08T01:45:00Z">
                          <w:r>
                            <w:rPr>
                              <w:lang w:val="en-US"/>
                            </w:rPr>
                            <w:t>To access it, log in us</w:t>
                          </w:r>
                        </w:ins>
                        <w:ins w:id="157" w:author="Gregory Chris" w:date="2015-08-08T02:22:00Z">
                          <w:r>
                            <w:rPr>
                              <w:lang w:val="en-US"/>
                            </w:rPr>
                            <w:t>i</w:t>
                          </w:r>
                        </w:ins>
                        <w:ins w:id="158" w:author="Gregory Chris" w:date="2015-08-08T01:45:00Z">
                          <w:r>
                            <w:rPr>
                              <w:lang w:val="en-US"/>
                            </w:rPr>
                            <w:t>ng “guest” for username and password the following URL</w:t>
                          </w:r>
                        </w:ins>
                        <w:ins w:id="159" w:author="Gregory Chris" w:date="2015-08-08T02:25:00Z">
                          <w:r>
                            <w:rPr>
                              <w:lang w:val="en-US"/>
                            </w:rPr>
                            <w:t>:</w:t>
                          </w:r>
                        </w:ins>
                      </w:p>
                      <w:p w14:paraId="20AFD994" w14:textId="77777777" w:rsidR="00AC0D62" w:rsidRDefault="00AC0D62" w:rsidP="00FB4A12">
                        <w:pPr>
                          <w:rPr>
                            <w:ins w:id="160" w:author="Gregory Chris" w:date="2015-08-08T01:45:00Z"/>
                            <w:lang w:val="en-US"/>
                          </w:rPr>
                        </w:pPr>
                        <w:ins w:id="161" w:author="Gregory Chris" w:date="2015-08-08T01:46:00Z">
                          <w:r w:rsidRPr="006E2099">
                            <w:rPr>
                              <w:lang w:val="en-US"/>
                            </w:rPr>
                            <w:t>http://www.enpaku.waseda.ac.jp/db/enpakuphoto/</w:t>
                          </w:r>
                        </w:ins>
                      </w:p>
                      <w:p w14:paraId="153ABB0A" w14:textId="77777777" w:rsidR="00AC0D62" w:rsidRDefault="00AC0D62" w:rsidP="00FB4A12">
                        <w:pPr>
                          <w:rPr>
                            <w:ins w:id="162" w:author="Gregory Chris" w:date="2015-08-08T01:45:00Z"/>
                            <w:lang w:val="en-US"/>
                          </w:rPr>
                        </w:pPr>
                        <w:ins w:id="163" w:author="Gregory Chris" w:date="2015-08-08T01:46:00Z">
                          <w:r>
                            <w:rPr>
                              <w:lang w:val="en-US"/>
                            </w:rPr>
                            <w:t>Then, search for the following call number:</w:t>
                          </w:r>
                        </w:ins>
                      </w:p>
                      <w:p w14:paraId="7EAD61A7" w14:textId="77777777" w:rsidR="00AC0D62" w:rsidRDefault="00AC0D62" w:rsidP="00FB4A12">
                        <w:pPr>
                          <w:spacing w:after="0" w:line="240" w:lineRule="auto"/>
                          <w:rPr>
                            <w:ins w:id="164" w:author="Gregory Chris" w:date="2015-08-08T02:25:00Z"/>
                            <w:lang w:val="en-US"/>
                          </w:rPr>
                        </w:pPr>
                        <w:ins w:id="165" w:author="Gregory Chris" w:date="2015-08-08T02:24:00Z">
                          <w:r w:rsidRPr="000E7D4B">
                            <w:rPr>
                              <w:lang w:val="en-US"/>
                            </w:rPr>
                            <w:t>F54-06707</w:t>
                          </w:r>
                        </w:ins>
                      </w:p>
                      <w:p w14:paraId="6F8768A0" w14:textId="77777777" w:rsidR="00AC0D62" w:rsidRDefault="00AC0D62" w:rsidP="00FB4A12">
                        <w:pPr>
                          <w:spacing w:after="0" w:line="240" w:lineRule="auto"/>
                          <w:rPr>
                            <w:ins w:id="166" w:author="Gregory Chris" w:date="2015-08-08T02:25:00Z"/>
                            <w:lang w:val="en-US"/>
                          </w:rPr>
                        </w:pPr>
                      </w:p>
                      <w:p w14:paraId="38C5B810" w14:textId="77777777" w:rsidR="00AC0D62" w:rsidRPr="000E7D4B" w:rsidRDefault="00AC0D62" w:rsidP="00FB4A12">
                        <w:pPr>
                          <w:spacing w:after="0" w:line="240" w:lineRule="auto"/>
                          <w:rPr>
                            <w:ins w:id="167" w:author="Gregory Chris" w:date="2015-08-08T02:24:00Z"/>
                            <w:lang w:val="en-US"/>
                          </w:rPr>
                        </w:pPr>
                      </w:p>
                      <w:p w14:paraId="1955E28F" w14:textId="77777777" w:rsidR="00AC0D62" w:rsidRPr="000E7D4B" w:rsidRDefault="00AC0D62" w:rsidP="000E7D4B">
                        <w:pPr>
                          <w:rPr>
                            <w:ins w:id="168" w:author="Gregory Chris" w:date="2015-08-08T01:43:00Z"/>
                            <w:lang w:val="en-US"/>
                          </w:rPr>
                        </w:pPr>
                      </w:p>
                      <w:p w14:paraId="0EE147CB" w14:textId="0CB98814" w:rsidR="00AC0D62" w:rsidRDefault="00AC0D62" w:rsidP="00FB4A12">
                        <w:pPr>
                          <w:spacing w:after="0" w:line="240" w:lineRule="auto"/>
                          <w:rPr>
                            <w:ins w:id="169" w:author="Gregory Chris" w:date="2015-08-06T03:44:00Z"/>
                          </w:rPr>
                        </w:pPr>
                      </w:p>
                      <w:p w14:paraId="738BE0EE" w14:textId="44A626BB" w:rsidR="00AC0D62" w:rsidRPr="002F76F7" w:rsidRDefault="00AC0D62" w:rsidP="00FB4A12">
                        <w:pPr>
                          <w:spacing w:after="0" w:line="240" w:lineRule="auto"/>
                          <w:rPr>
                            <w:sz w:val="18"/>
                            <w:szCs w:val="18"/>
                          </w:rPr>
                        </w:pPr>
                      </w:p>
                    </w:txbxContent>
                  </v:textbox>
                  <w10:wrap type="square"/>
                </v:shape>
              </w:pict>
            </mc:Fallback>
          </mc:AlternateContent>
        </w:r>
      </w:ins>
    </w:p>
    <w:p w14:paraId="3EA95D7A" w14:textId="77777777" w:rsidR="00AE72EC" w:rsidRPr="000E7D4B" w:rsidRDefault="00AE72EC" w:rsidP="00531046">
      <w:pPr>
        <w:spacing w:after="0" w:line="240" w:lineRule="auto"/>
        <w:rPr>
          <w:ins w:id="107" w:author="Gregory Chris" w:date="2015-08-08T02:20:00Z"/>
          <w:sz w:val="26"/>
          <w:lang w:val="en-US" w:eastAsia="ja-JP"/>
        </w:rPr>
      </w:pPr>
    </w:p>
    <w:p w14:paraId="3FAAC0BC" w14:textId="77777777" w:rsidR="00AE72EC" w:rsidRPr="000E7D4B" w:rsidRDefault="00AE72EC" w:rsidP="00531046">
      <w:pPr>
        <w:spacing w:after="0" w:line="240" w:lineRule="auto"/>
        <w:rPr>
          <w:ins w:id="108" w:author="Gregory Chris" w:date="2015-08-08T02:20:00Z"/>
          <w:sz w:val="26"/>
          <w:lang w:val="en-US" w:eastAsia="ja-JP"/>
        </w:rPr>
      </w:pPr>
    </w:p>
    <w:p w14:paraId="666B17AF" w14:textId="2575A4E2" w:rsidR="00AE72EC" w:rsidRPr="000E7D4B" w:rsidRDefault="00A73BA1" w:rsidP="00531046">
      <w:pPr>
        <w:spacing w:after="0" w:line="240" w:lineRule="auto"/>
        <w:rPr>
          <w:ins w:id="109" w:author="Gregory Chris" w:date="2015-08-08T02:20:00Z"/>
          <w:sz w:val="26"/>
          <w:lang w:val="en-US" w:eastAsia="ja-JP"/>
        </w:rPr>
      </w:pPr>
      <w:ins w:id="110" w:author="Gregory Chris" w:date="2015-08-08T02:47:00Z">
        <w:r w:rsidRPr="000E7D4B">
          <w:rPr>
            <w:noProof/>
            <w:sz w:val="26"/>
            <w:lang w:val="en-US"/>
            <w:rPrChange w:id="111">
              <w:rPr>
                <w:noProof/>
                <w:lang w:val="en-US"/>
              </w:rPr>
            </w:rPrChange>
          </w:rPr>
          <w:lastRenderedPageBreak/>
          <w:drawing>
            <wp:anchor distT="0" distB="0" distL="114300" distR="114300" simplePos="0" relativeHeight="251677696" behindDoc="0" locked="0" layoutInCell="1" allowOverlap="1" wp14:anchorId="50010263" wp14:editId="0EAE2A74">
              <wp:simplePos x="0" y="0"/>
              <wp:positionH relativeFrom="column">
                <wp:posOffset>266700</wp:posOffset>
              </wp:positionH>
              <wp:positionV relativeFrom="paragraph">
                <wp:posOffset>1138555</wp:posOffset>
              </wp:positionV>
              <wp:extent cx="5829300" cy="3369310"/>
              <wp:effectExtent l="0" t="0" r="1270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y Sinclair c 1898.jpg"/>
                      <pic:cNvPicPr/>
                    </pic:nvPicPr>
                    <pic:blipFill>
                      <a:blip r:embed="rId12">
                        <a:extLst>
                          <a:ext uri="{28A0092B-C50C-407E-A947-70E740481C1C}">
                            <a14:useLocalDpi xmlns:a14="http://schemas.microsoft.com/office/drawing/2010/main" val="0"/>
                          </a:ext>
                        </a:extLst>
                      </a:blip>
                      <a:stretch>
                        <a:fillRect/>
                      </a:stretch>
                    </pic:blipFill>
                    <pic:spPr>
                      <a:xfrm>
                        <a:off x="0" y="0"/>
                        <a:ext cx="5829300" cy="3369310"/>
                      </a:xfrm>
                      <a:prstGeom prst="rect">
                        <a:avLst/>
                      </a:prstGeom>
                    </pic:spPr>
                  </pic:pic>
                </a:graphicData>
              </a:graphic>
              <wp14:sizeRelH relativeFrom="margin">
                <wp14:pctWidth>0</wp14:pctWidth>
              </wp14:sizeRelH>
              <wp14:sizeRelV relativeFrom="margin">
                <wp14:pctHeight>0</wp14:pctHeight>
              </wp14:sizeRelV>
            </wp:anchor>
          </w:drawing>
        </w:r>
      </w:ins>
    </w:p>
    <w:p w14:paraId="35789347" w14:textId="77777777" w:rsidR="00AE72EC" w:rsidRDefault="00AE72EC" w:rsidP="00531046">
      <w:pPr>
        <w:spacing w:after="0" w:line="240" w:lineRule="auto"/>
        <w:rPr>
          <w:ins w:id="112" w:author="Gregory Chris" w:date="2015-08-08T02:20:00Z"/>
          <w:sz w:val="26"/>
          <w:lang w:eastAsia="ja-JP"/>
        </w:rPr>
      </w:pPr>
    </w:p>
    <w:p w14:paraId="6DB6EA8D" w14:textId="77777777" w:rsidR="00AE72EC" w:rsidRDefault="00AE72EC" w:rsidP="00531046">
      <w:pPr>
        <w:spacing w:after="0" w:line="240" w:lineRule="auto"/>
        <w:rPr>
          <w:ins w:id="113" w:author="Gregory Chris" w:date="2015-08-08T02:20:00Z"/>
          <w:sz w:val="26"/>
          <w:lang w:eastAsia="ja-JP"/>
        </w:rPr>
      </w:pPr>
    </w:p>
    <w:p w14:paraId="1D51024F" w14:textId="77777777" w:rsidR="00AE72EC" w:rsidRDefault="00AE72EC" w:rsidP="00531046">
      <w:pPr>
        <w:spacing w:after="0" w:line="240" w:lineRule="auto"/>
        <w:rPr>
          <w:ins w:id="114" w:author="Gregory Chris" w:date="2015-08-08T02:47:00Z"/>
          <w:sz w:val="26"/>
          <w:lang w:val="en-US" w:eastAsia="ja-JP"/>
        </w:rPr>
      </w:pPr>
    </w:p>
    <w:p w14:paraId="68921181" w14:textId="77777777" w:rsidR="00A73BA1" w:rsidRDefault="00A73BA1" w:rsidP="00531046">
      <w:pPr>
        <w:spacing w:after="0" w:line="240" w:lineRule="auto"/>
        <w:rPr>
          <w:ins w:id="115" w:author="Gregory Chris" w:date="2015-08-08T02:47:00Z"/>
          <w:sz w:val="26"/>
          <w:lang w:val="en-US" w:eastAsia="ja-JP"/>
        </w:rPr>
      </w:pPr>
    </w:p>
    <w:p w14:paraId="46B66930" w14:textId="77777777" w:rsidR="00A73BA1" w:rsidRDefault="00A73BA1" w:rsidP="00531046">
      <w:pPr>
        <w:spacing w:after="0" w:line="240" w:lineRule="auto"/>
        <w:rPr>
          <w:ins w:id="116" w:author="Gregory Chris" w:date="2015-08-08T02:47:00Z"/>
          <w:sz w:val="26"/>
          <w:lang w:val="en-US" w:eastAsia="ja-JP"/>
        </w:rPr>
      </w:pPr>
    </w:p>
    <w:p w14:paraId="2FC615CE" w14:textId="0F3ACF65" w:rsidR="00A73BA1" w:rsidRPr="000E7D4B" w:rsidRDefault="00FA3644" w:rsidP="00531046">
      <w:pPr>
        <w:spacing w:after="0" w:line="240" w:lineRule="auto"/>
        <w:rPr>
          <w:ins w:id="117" w:author="Gregory Chris" w:date="2015-08-08T01:51:00Z"/>
          <w:sz w:val="26"/>
          <w:lang w:val="en-US" w:eastAsia="ja-JP"/>
        </w:rPr>
      </w:pPr>
      <w:ins w:id="118" w:author="Gregory Chris" w:date="2015-08-08T02:47:00Z">
        <w:r>
          <w:rPr>
            <w:noProof/>
            <w:lang w:val="en-US"/>
          </w:rPr>
          <mc:AlternateContent>
            <mc:Choice Requires="wps">
              <w:drawing>
                <wp:anchor distT="0" distB="0" distL="114300" distR="114300" simplePos="0" relativeHeight="251679744" behindDoc="0" locked="0" layoutInCell="1" allowOverlap="1" wp14:anchorId="29784481" wp14:editId="296F8288">
                  <wp:simplePos x="0" y="0"/>
                  <wp:positionH relativeFrom="column">
                    <wp:posOffset>228600</wp:posOffset>
                  </wp:positionH>
                  <wp:positionV relativeFrom="paragraph">
                    <wp:posOffset>278130</wp:posOffset>
                  </wp:positionV>
                  <wp:extent cx="5600700" cy="2171700"/>
                  <wp:effectExtent l="0" t="0" r="12700" b="1270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2171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3F58A0" w14:textId="749C51C0" w:rsidR="00AC0D62" w:rsidRDefault="00AC0D62" w:rsidP="00A73BA1">
                              <w:pPr>
                                <w:pStyle w:val="Caption"/>
                                <w:spacing w:after="0"/>
                                <w:rPr>
                                  <w:ins w:id="119" w:author="Gregory Chris" w:date="2015-08-08T02:23:00Z"/>
                                </w:rPr>
                              </w:pPr>
                              <w:ins w:id="120" w:author="Gregory Chris" w:date="2015-08-08T02:06:00Z">
                                <w:r>
                                  <w:rPr>
                                    <w:lang w:val="en-US" w:eastAsia="ja-JP"/>
                                  </w:rPr>
                                  <w:t xml:space="preserve">The </w:t>
                                </w:r>
                              </w:ins>
                              <w:ins w:id="121" w:author="Gregory Chris" w:date="2015-08-08T02:48:00Z">
                                <w:r>
                                  <w:rPr>
                                    <w:lang w:val="en-US" w:eastAsia="ja-JP"/>
                                  </w:rPr>
                                  <w:t>Tsukiji Little Theatre’s</w:t>
                                </w:r>
                              </w:ins>
                              <w:ins w:id="122" w:author="Gregory Chris" w:date="2015-08-08T02:06:00Z">
                                <w:r>
                                  <w:rPr>
                                    <w:lang w:val="en-US" w:eastAsia="ja-JP"/>
                                  </w:rPr>
                                  <w:t xml:space="preserve"> Production</w:t>
                                </w:r>
                              </w:ins>
                              <w:ins w:id="123" w:author="Gregory Chris" w:date="2015-08-06T03:43:00Z">
                                <w:r>
                                  <w:t xml:space="preserve"> of</w:t>
                                </w:r>
                              </w:ins>
                              <w:ins w:id="124" w:author="Gregory Chris" w:date="2015-08-08T01:55:00Z">
                                <w:r>
                                  <w:t xml:space="preserve"> </w:t>
                                </w:r>
                              </w:ins>
                              <w:proofErr w:type="spellStart"/>
                              <w:ins w:id="125" w:author="Gregory Chris" w:date="2015-08-08T02:48:00Z">
                                <w:r>
                                  <w:t>Reinhard</w:t>
                                </w:r>
                                <w:proofErr w:type="spellEnd"/>
                                <w:r>
                                  <w:t xml:space="preserve"> Goering’s </w:t>
                                </w:r>
                                <w:r>
                                  <w:rPr>
                                    <w:i/>
                                  </w:rPr>
                                  <w:t>A Navel Encounter</w:t>
                                </w:r>
                              </w:ins>
                              <w:ins w:id="126" w:author="Gregory Chris" w:date="2015-08-06T03:43:00Z">
                                <w:r>
                                  <w:t xml:space="preserve">, </w:t>
                                </w:r>
                              </w:ins>
                              <w:ins w:id="127" w:author="Gregory Chris" w:date="2015-08-08T02:26:00Z">
                                <w:r>
                                  <w:t>19</w:t>
                                </w:r>
                              </w:ins>
                              <w:ins w:id="128" w:author="Gregory Chris" w:date="2015-08-08T02:48:00Z">
                                <w:r>
                                  <w:t>24</w:t>
                                </w:r>
                              </w:ins>
                            </w:p>
                            <w:p w14:paraId="12FFE43D" w14:textId="77777777" w:rsidR="00AC0D62" w:rsidRPr="000E7D4B" w:rsidRDefault="00AC0D62" w:rsidP="00A73BA1">
                              <w:pPr>
                                <w:spacing w:after="0" w:line="240" w:lineRule="auto"/>
                                <w:rPr>
                                  <w:ins w:id="129" w:author="Gregory Chris" w:date="2015-08-08T02:23:00Z"/>
                                  <w:lang w:val="en-US"/>
                                </w:rPr>
                              </w:pPr>
                            </w:p>
                            <w:p w14:paraId="77A0B7D8" w14:textId="37838332" w:rsidR="00AC0D62" w:rsidRDefault="00AC0D62" w:rsidP="00A73BA1">
                              <w:pPr>
                                <w:spacing w:after="0" w:line="240" w:lineRule="auto"/>
                                <w:rPr>
                                  <w:ins w:id="130" w:author="Gregory Chris" w:date="2015-08-08T02:49:00Z"/>
                                  <w:lang w:val="en-US"/>
                                </w:rPr>
                              </w:pPr>
                              <w:ins w:id="131" w:author="Gregory Chris" w:date="2015-08-08T02:48:00Z">
                                <w:r>
                                  <w:rPr>
                                    <w:lang w:val="en-US"/>
                                  </w:rPr>
                                  <w:t>The U</w:t>
                                </w:r>
                              </w:ins>
                              <w:ins w:id="132" w:author="Gregory Chris" w:date="2015-08-08T02:49:00Z">
                                <w:r>
                                  <w:rPr>
                                    <w:lang w:val="en-US"/>
                                  </w:rPr>
                                  <w:t>RL for this photograph is:</w:t>
                                </w:r>
                              </w:ins>
                            </w:p>
                            <w:p w14:paraId="4B4CF4EC" w14:textId="77777777" w:rsidR="00AC0D62" w:rsidRDefault="00AC0D62" w:rsidP="00A73BA1">
                              <w:pPr>
                                <w:spacing w:after="0" w:line="240" w:lineRule="auto"/>
                                <w:rPr>
                                  <w:ins w:id="133" w:author="Gregory Chris" w:date="2015-08-08T02:49:00Z"/>
                                  <w:lang w:val="en-US"/>
                                </w:rPr>
                              </w:pPr>
                            </w:p>
                            <w:p w14:paraId="128F4BAB" w14:textId="2BAD1DF3" w:rsidR="00AC0D62" w:rsidRDefault="00AC0D62" w:rsidP="00A73BA1">
                              <w:pPr>
                                <w:spacing w:after="0" w:line="240" w:lineRule="auto"/>
                                <w:rPr>
                                  <w:ins w:id="134" w:author="Gregory Chris" w:date="2015-08-08T02:54:00Z"/>
                                  <w:lang w:val="en-US" w:eastAsia="ja-JP"/>
                                </w:rPr>
                              </w:pPr>
                              <w:ins w:id="135" w:author="Gregory Chris" w:date="2015-08-08T02:54:00Z">
                                <w:r>
                                  <w:rPr>
                                    <w:lang w:val="en-US"/>
                                  </w:rPr>
                                  <w:fldChar w:fldCharType="begin"/>
                                </w:r>
                                <w:r>
                                  <w:rPr>
                                    <w:lang w:val="en-US"/>
                                  </w:rPr>
                                  <w:instrText xml:space="preserve"> HYPERLINK "</w:instrText>
                                </w:r>
                                <w:r w:rsidRPr="00FA3644">
                                  <w:rPr>
                                    <w:lang w:val="en-US"/>
                                  </w:rPr>
                                  <w:instrText>http://www.tokyoartbeat.com/tablog/entries.ja/wp-content/uploads/2011/10/butai_1924.jpg</w:instrText>
                                </w:r>
                                <w:r>
                                  <w:rPr>
                                    <w:lang w:val="en-US"/>
                                  </w:rPr>
                                  <w:instrText xml:space="preserve">" </w:instrText>
                                </w:r>
                                <w:r>
                                  <w:rPr>
                                    <w:lang w:val="en-US"/>
                                  </w:rPr>
                                  <w:fldChar w:fldCharType="separate"/>
                                </w:r>
                                <w:r w:rsidRPr="005E4A63">
                                  <w:rPr>
                                    <w:rStyle w:val="Hyperlink"/>
                                    <w:lang w:val="en-US"/>
                                  </w:rPr>
                                  <w:t>http://www.tokyoartbeat.com/tablog/entries.ja/wp-content/uploads/2011/10/butai_1924.jpg</w:t>
                                </w:r>
                                <w:r>
                                  <w:rPr>
                                    <w:lang w:val="en-US"/>
                                  </w:rPr>
                                  <w:fldChar w:fldCharType="end"/>
                                </w:r>
                              </w:ins>
                            </w:p>
                            <w:p w14:paraId="62596107" w14:textId="77777777" w:rsidR="00AC0D62" w:rsidRDefault="00AC0D62" w:rsidP="00A73BA1">
                              <w:pPr>
                                <w:spacing w:after="0" w:line="240" w:lineRule="auto"/>
                                <w:rPr>
                                  <w:ins w:id="136" w:author="Gregory Chris" w:date="2015-08-08T02:49:00Z"/>
                                  <w:lang w:val="en-US" w:eastAsia="ja-JP"/>
                                </w:rPr>
                              </w:pPr>
                            </w:p>
                            <w:p w14:paraId="54E8E155" w14:textId="439AD1F6" w:rsidR="00AC0D62" w:rsidRPr="000E7D4B" w:rsidRDefault="00AC0D62" w:rsidP="00A73BA1">
                              <w:pPr>
                                <w:spacing w:after="0" w:line="240" w:lineRule="auto"/>
                                <w:rPr>
                                  <w:ins w:id="137" w:author="Gregory Chris" w:date="2015-08-08T02:24:00Z"/>
                                  <w:lang w:val="en-US"/>
                                </w:rPr>
                              </w:pPr>
                              <w:ins w:id="138" w:author="Gregory Chris" w:date="2015-08-08T02:49:00Z">
                                <w:r>
                                  <w:rPr>
                                    <w:lang w:val="en-US"/>
                                  </w:rPr>
                                  <w:t xml:space="preserve">However, </w:t>
                                </w:r>
                              </w:ins>
                              <w:ins w:id="139" w:author="Gregory Chris" w:date="2015-08-08T02:54:00Z">
                                <w:r>
                                  <w:rPr>
                                    <w:lang w:val="en-US"/>
                                  </w:rPr>
                                  <w:t xml:space="preserve">I believe I will be able to get a better quality version of this picture (or additional alternate pictures) </w:t>
                                </w:r>
                              </w:ins>
                              <w:ins w:id="140" w:author="Gregory Chris" w:date="2015-08-08T02:55:00Z">
                                <w:r>
                                  <w:rPr>
                                    <w:lang w:val="en-US"/>
                                  </w:rPr>
                                  <w:t xml:space="preserve">once </w:t>
                                </w:r>
                              </w:ins>
                              <w:ins w:id="141" w:author="Gregory Chris" w:date="2015-08-08T02:56:00Z">
                                <w:r>
                                  <w:rPr>
                                    <w:lang w:val="en-US"/>
                                  </w:rPr>
                                  <w:t>the</w:t>
                                </w:r>
                              </w:ins>
                              <w:ins w:id="142" w:author="Gregory Chris" w:date="2015-08-08T02:55:00Z">
                                <w:r>
                                  <w:rPr>
                                    <w:lang w:val="en-US"/>
                                  </w:rPr>
                                  <w:t xml:space="preserve"> </w:t>
                                </w:r>
                              </w:ins>
                              <w:proofErr w:type="spellStart"/>
                              <w:ins w:id="143" w:author="Gregory Chris" w:date="2015-08-08T02:57:00Z">
                                <w:r>
                                  <w:rPr>
                                    <w:lang w:val="en-US"/>
                                  </w:rPr>
                                  <w:t>Waseda</w:t>
                                </w:r>
                                <w:proofErr w:type="spellEnd"/>
                                <w:r>
                                  <w:rPr>
                                    <w:lang w:val="en-US"/>
                                  </w:rPr>
                                  <w:t xml:space="preserve"> University Theater Museum </w:t>
                                </w:r>
                              </w:ins>
                              <w:ins w:id="144" w:author="Gregory Chris" w:date="2015-08-08T02:58:00Z">
                                <w:r>
                                  <w:rPr>
                                    <w:lang w:val="en-US"/>
                                  </w:rPr>
                                  <w:t>reopens at the end of summer break in late August</w:t>
                                </w:r>
                              </w:ins>
                              <w:ins w:id="145" w:author="Gregory Chris" w:date="2015-08-08T02:55:00Z">
                                <w:r>
                                  <w:rPr>
                                    <w:lang w:val="en-US"/>
                                  </w:rPr>
                                  <w:t xml:space="preserve">. Their public database only lists pictures through 1913, but it should be no problem to receive data for </w:t>
                                </w:r>
                              </w:ins>
                              <w:ins w:id="146" w:author="Gregory Chris" w:date="2015-08-08T02:56:00Z">
                                <w:r>
                                  <w:rPr>
                                    <w:lang w:val="en-US"/>
                                  </w:rPr>
                                  <w:t>photographs of</w:t>
                                </w:r>
                              </w:ins>
                              <w:ins w:id="147" w:author="Gregory Chris" w:date="2015-08-08T02:55:00Z">
                                <w:r>
                                  <w:rPr>
                                    <w:lang w:val="en-US"/>
                                  </w:rPr>
                                  <w:t xml:space="preserve"> Osanai</w:t>
                                </w:r>
                              </w:ins>
                              <w:ins w:id="148" w:author="Gregory Chris" w:date="2015-08-08T02:58:00Z">
                                <w:r>
                                  <w:rPr>
                                    <w:lang w:val="en-US"/>
                                  </w:rPr>
                                  <w:t xml:space="preserve"> related</w:t>
                                </w:r>
                              </w:ins>
                              <w:ins w:id="149" w:author="Gregory Chris" w:date="2015-08-08T02:55:00Z">
                                <w:r>
                                  <w:rPr>
                                    <w:lang w:val="en-US"/>
                                  </w:rPr>
                                  <w:t xml:space="preserve"> performances from</w:t>
                                </w:r>
                              </w:ins>
                              <w:ins w:id="150" w:author="Gregory Chris" w:date="2015-08-08T02:56:00Z">
                                <w:r>
                                  <w:rPr>
                                    <w:lang w:val="en-US"/>
                                  </w:rPr>
                                  <w:t xml:space="preserve"> the 1910s and 20</w:t>
                                </w:r>
                              </w:ins>
                              <w:ins w:id="151" w:author="Gregory Chris" w:date="2015-08-08T02:59:00Z">
                                <w:r>
                                  <w:rPr>
                                    <w:lang w:val="en-US"/>
                                  </w:rPr>
                                  <w:t>, because copyright has already expired</w:t>
                                </w:r>
                              </w:ins>
                              <w:ins w:id="152" w:author="Gregory Chris" w:date="2015-08-08T02:56:00Z">
                                <w:r>
                                  <w:rPr>
                                    <w:lang w:val="en-US"/>
                                  </w:rPr>
                                  <w:t>. (</w:t>
                                </w:r>
                              </w:ins>
                              <w:ins w:id="153" w:author="Gregory Chris" w:date="2015-08-08T02:59:00Z">
                                <w:r>
                                  <w:rPr>
                                    <w:lang w:val="en-US"/>
                                  </w:rPr>
                                  <w:t xml:space="preserve">Also, </w:t>
                                </w:r>
                              </w:ins>
                              <w:ins w:id="154" w:author="Gregory Chris" w:date="2015-08-08T02:56:00Z">
                                <w:r>
                                  <w:rPr>
                                    <w:lang w:val="en-US"/>
                                  </w:rPr>
                                  <w:t xml:space="preserve">I’m </w:t>
                                </w:r>
                              </w:ins>
                              <w:ins w:id="155" w:author="Gregory Chris" w:date="2015-08-08T02:57:00Z">
                                <w:r>
                                  <w:rPr>
                                    <w:lang w:val="en-US"/>
                                  </w:rPr>
                                  <w:t xml:space="preserve">currently a visiting researcher at </w:t>
                                </w:r>
                                <w:proofErr w:type="spellStart"/>
                                <w:r>
                                  <w:rPr>
                                    <w:lang w:val="en-US"/>
                                  </w:rPr>
                                  <w:t>Waseda</w:t>
                                </w:r>
                                <w:proofErr w:type="spellEnd"/>
                                <w:r>
                                  <w:rPr>
                                    <w:lang w:val="en-US"/>
                                  </w:rPr>
                                  <w:t xml:space="preserve"> University and </w:t>
                                </w:r>
                              </w:ins>
                              <w:ins w:id="156" w:author="Gregory Chris" w:date="2015-08-08T02:59:00Z">
                                <w:r>
                                  <w:rPr>
                                    <w:lang w:val="en-US"/>
                                  </w:rPr>
                                  <w:t>regularly</w:t>
                                </w:r>
                              </w:ins>
                              <w:ins w:id="157" w:author="Gregory Chris" w:date="2015-08-08T02:57:00Z">
                                <w:r>
                                  <w:rPr>
                                    <w:lang w:val="en-US"/>
                                  </w:rPr>
                                  <w:t xml:space="preserve"> meet with the head curator and staff.</w:t>
                                </w:r>
                              </w:ins>
                              <w:ins w:id="158" w:author="Gregory Chris" w:date="2015-08-08T02:56:00Z">
                                <w:r>
                                  <w:rPr>
                                    <w:lang w:val="en-US"/>
                                  </w:rPr>
                                  <w:t>)</w:t>
                                </w:r>
                              </w:ins>
                            </w:p>
                            <w:p w14:paraId="05195ED0" w14:textId="77777777" w:rsidR="00AC0D62" w:rsidRPr="000E7D4B" w:rsidRDefault="00AC0D62" w:rsidP="000E7D4B">
                              <w:pPr>
                                <w:rPr>
                                  <w:ins w:id="159" w:author="Gregory Chris" w:date="2015-08-08T01:43:00Z"/>
                                  <w:lang w:val="en-US"/>
                                </w:rPr>
                              </w:pPr>
                            </w:p>
                            <w:p w14:paraId="3956F860" w14:textId="4C7BD5C5" w:rsidR="00AC0D62" w:rsidRDefault="00AC0D62" w:rsidP="00A73BA1">
                              <w:pPr>
                                <w:spacing w:after="0" w:line="240" w:lineRule="auto"/>
                                <w:rPr>
                                  <w:ins w:id="160" w:author="Gregory Chris" w:date="2015-08-06T03:44:00Z"/>
                                </w:rPr>
                              </w:pPr>
                            </w:p>
                            <w:p w14:paraId="58835829" w14:textId="45C4D6E2" w:rsidR="00AC0D62" w:rsidRPr="002F76F7" w:rsidRDefault="00AC0D62" w:rsidP="00A73BA1">
                              <w:pPr>
                                <w:spacing w:after="0" w:line="240" w:lineRule="auto"/>
                                <w:rPr>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margin-left:18pt;margin-top:21.9pt;width:441pt;height:17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" stroked="f">
                  <v:textbox inset="0,0,0,0">
                    <w:txbxContent>
                      <w:p w14:paraId="5D3F58A0" w14:textId="749C51C0" w:rsidR="00AC0D62" w:rsidRDefault="00AC0D62" w:rsidP="00A73BA1">
                        <w:pPr>
                          <w:pStyle w:val="Caption"/>
                          <w:spacing w:after="0"/>
                          <w:rPr>
                            <w:ins w:id="223" w:author="Gregory Chris" w:date="2015-08-08T02:23:00Z"/>
                          </w:rPr>
                        </w:pPr>
                        <w:ins w:id="224" w:author="Gregory Chris" w:date="2015-08-08T02:06:00Z">
                          <w:r>
                            <w:rPr>
                              <w:lang w:val="en-US" w:eastAsia="ja-JP"/>
                            </w:rPr>
                            <w:t xml:space="preserve">The </w:t>
                          </w:r>
                        </w:ins>
                        <w:ins w:id="225" w:author="Gregory Chris" w:date="2015-08-08T02:48:00Z">
                          <w:r>
                            <w:rPr>
                              <w:lang w:val="en-US" w:eastAsia="ja-JP"/>
                            </w:rPr>
                            <w:t>Tsukiji Little Theatre’s</w:t>
                          </w:r>
                        </w:ins>
                        <w:ins w:id="226" w:author="Gregory Chris" w:date="2015-08-08T02:06:00Z">
                          <w:r>
                            <w:rPr>
                              <w:lang w:val="en-US" w:eastAsia="ja-JP"/>
                            </w:rPr>
                            <w:t xml:space="preserve"> Production</w:t>
                          </w:r>
                        </w:ins>
                        <w:ins w:id="227" w:author="Gregory Chris" w:date="2015-08-06T03:43:00Z">
                          <w:r>
                            <w:t xml:space="preserve"> of</w:t>
                          </w:r>
                        </w:ins>
                        <w:ins w:id="228" w:author="Gregory Chris" w:date="2015-08-08T01:55:00Z">
                          <w:r>
                            <w:t xml:space="preserve"> </w:t>
                          </w:r>
                        </w:ins>
                        <w:proofErr w:type="spellStart"/>
                        <w:ins w:id="229" w:author="Gregory Chris" w:date="2015-08-08T02:48:00Z">
                          <w:r>
                            <w:t>Reinhard</w:t>
                          </w:r>
                          <w:proofErr w:type="spellEnd"/>
                          <w:r>
                            <w:t xml:space="preserve"> Goering’s </w:t>
                          </w:r>
                          <w:r>
                            <w:rPr>
                              <w:i/>
                            </w:rPr>
                            <w:t>A Navel Encounter</w:t>
                          </w:r>
                        </w:ins>
                        <w:ins w:id="230" w:author="Gregory Chris" w:date="2015-08-06T03:43:00Z">
                          <w:r>
                            <w:t xml:space="preserve">, </w:t>
                          </w:r>
                        </w:ins>
                        <w:ins w:id="231" w:author="Gregory Chris" w:date="2015-08-08T02:26:00Z">
                          <w:r>
                            <w:t>19</w:t>
                          </w:r>
                        </w:ins>
                        <w:ins w:id="232" w:author="Gregory Chris" w:date="2015-08-08T02:48:00Z">
                          <w:r>
                            <w:t>24</w:t>
                          </w:r>
                        </w:ins>
                      </w:p>
                      <w:p w14:paraId="12FFE43D" w14:textId="77777777" w:rsidR="00AC0D62" w:rsidRPr="000E7D4B" w:rsidRDefault="00AC0D62" w:rsidP="00A73BA1">
                        <w:pPr>
                          <w:spacing w:after="0" w:line="240" w:lineRule="auto"/>
                          <w:rPr>
                            <w:ins w:id="233" w:author="Gregory Chris" w:date="2015-08-08T02:23:00Z"/>
                            <w:lang w:val="en-US"/>
                          </w:rPr>
                        </w:pPr>
                      </w:p>
                      <w:p w14:paraId="77A0B7D8" w14:textId="37838332" w:rsidR="00AC0D62" w:rsidRDefault="00AC0D62" w:rsidP="00A73BA1">
                        <w:pPr>
                          <w:spacing w:after="0" w:line="240" w:lineRule="auto"/>
                          <w:rPr>
                            <w:ins w:id="234" w:author="Gregory Chris" w:date="2015-08-08T02:49:00Z"/>
                            <w:lang w:val="en-US"/>
                          </w:rPr>
                        </w:pPr>
                        <w:ins w:id="235" w:author="Gregory Chris" w:date="2015-08-08T02:48:00Z">
                          <w:r>
                            <w:rPr>
                              <w:lang w:val="en-US"/>
                            </w:rPr>
                            <w:t>The U</w:t>
                          </w:r>
                        </w:ins>
                        <w:ins w:id="236" w:author="Gregory Chris" w:date="2015-08-08T02:49:00Z">
                          <w:r>
                            <w:rPr>
                              <w:lang w:val="en-US"/>
                            </w:rPr>
                            <w:t>RL for this photograph is:</w:t>
                          </w:r>
                        </w:ins>
                      </w:p>
                      <w:p w14:paraId="4B4CF4EC" w14:textId="77777777" w:rsidR="00AC0D62" w:rsidRDefault="00AC0D62" w:rsidP="00A73BA1">
                        <w:pPr>
                          <w:spacing w:after="0" w:line="240" w:lineRule="auto"/>
                          <w:rPr>
                            <w:ins w:id="237" w:author="Gregory Chris" w:date="2015-08-08T02:49:00Z"/>
                            <w:lang w:val="en-US"/>
                          </w:rPr>
                        </w:pPr>
                      </w:p>
                      <w:p w14:paraId="128F4BAB" w14:textId="2BAD1DF3" w:rsidR="00AC0D62" w:rsidRDefault="00AC0D62" w:rsidP="00A73BA1">
                        <w:pPr>
                          <w:spacing w:after="0" w:line="240" w:lineRule="auto"/>
                          <w:rPr>
                            <w:ins w:id="238" w:author="Gregory Chris" w:date="2015-08-08T02:54:00Z"/>
                            <w:rFonts w:hint="eastAsia"/>
                            <w:lang w:val="en-US" w:eastAsia="ja-JP"/>
                          </w:rPr>
                        </w:pPr>
                        <w:ins w:id="239" w:author="Gregory Chris" w:date="2015-08-08T02:54:00Z">
                          <w:r>
                            <w:rPr>
                              <w:lang w:val="en-US"/>
                            </w:rPr>
                            <w:fldChar w:fldCharType="begin"/>
                          </w:r>
                          <w:r>
                            <w:rPr>
                              <w:lang w:val="en-US"/>
                            </w:rPr>
                            <w:instrText xml:space="preserve"> HYPERLINK "</w:instrText>
                          </w:r>
                          <w:r w:rsidRPr="00FA3644">
                            <w:rPr>
                              <w:lang w:val="en-US"/>
                            </w:rPr>
                            <w:instrText>http://www.tokyoartbeat.com/tablog/entries.ja/wp-content/uploads/2011/10/butai_1924.jpg</w:instrText>
                          </w:r>
                          <w:r>
                            <w:rPr>
                              <w:lang w:val="en-US"/>
                            </w:rPr>
                            <w:instrText xml:space="preserve">" </w:instrText>
                          </w:r>
                          <w:r>
                            <w:rPr>
                              <w:lang w:val="en-US"/>
                            </w:rPr>
                            <w:fldChar w:fldCharType="separate"/>
                          </w:r>
                          <w:r w:rsidRPr="005E4A63">
                            <w:rPr>
                              <w:rStyle w:val="Hyperlink"/>
                              <w:lang w:val="en-US"/>
                            </w:rPr>
                            <w:t>http://www.tokyoartbeat.com/tablog/entries.ja/wp-content/uploads/2011/10/butai_1924.jpg</w:t>
                          </w:r>
                          <w:r>
                            <w:rPr>
                              <w:lang w:val="en-US"/>
                            </w:rPr>
                            <w:fldChar w:fldCharType="end"/>
                          </w:r>
                        </w:ins>
                      </w:p>
                      <w:p w14:paraId="62596107" w14:textId="77777777" w:rsidR="00AC0D62" w:rsidRDefault="00AC0D62" w:rsidP="00A73BA1">
                        <w:pPr>
                          <w:spacing w:after="0" w:line="240" w:lineRule="auto"/>
                          <w:rPr>
                            <w:ins w:id="240" w:author="Gregory Chris" w:date="2015-08-08T02:49:00Z"/>
                            <w:rFonts w:hint="eastAsia"/>
                            <w:lang w:val="en-US" w:eastAsia="ja-JP"/>
                          </w:rPr>
                        </w:pPr>
                      </w:p>
                      <w:p w14:paraId="54E8E155" w14:textId="439AD1F6" w:rsidR="00AC0D62" w:rsidRPr="000E7D4B" w:rsidRDefault="00AC0D62" w:rsidP="00A73BA1">
                        <w:pPr>
                          <w:spacing w:after="0" w:line="240" w:lineRule="auto"/>
                          <w:rPr>
                            <w:ins w:id="241" w:author="Gregory Chris" w:date="2015-08-08T02:24:00Z"/>
                            <w:lang w:val="en-US"/>
                          </w:rPr>
                        </w:pPr>
                        <w:ins w:id="242" w:author="Gregory Chris" w:date="2015-08-08T02:49:00Z">
                          <w:r>
                            <w:rPr>
                              <w:lang w:val="en-US"/>
                            </w:rPr>
                            <w:t xml:space="preserve">However, </w:t>
                          </w:r>
                        </w:ins>
                        <w:ins w:id="243" w:author="Gregory Chris" w:date="2015-08-08T02:54:00Z">
                          <w:r>
                            <w:rPr>
                              <w:lang w:val="en-US"/>
                            </w:rPr>
                            <w:t xml:space="preserve">I believe I will be able to get a better quality version of this picture (or additional alternate pictures) </w:t>
                          </w:r>
                        </w:ins>
                        <w:ins w:id="244" w:author="Gregory Chris" w:date="2015-08-08T02:55:00Z">
                          <w:r>
                            <w:rPr>
                              <w:lang w:val="en-US"/>
                            </w:rPr>
                            <w:t xml:space="preserve">once </w:t>
                          </w:r>
                        </w:ins>
                        <w:ins w:id="245" w:author="Gregory Chris" w:date="2015-08-08T02:56:00Z">
                          <w:r>
                            <w:rPr>
                              <w:lang w:val="en-US"/>
                            </w:rPr>
                            <w:t>the</w:t>
                          </w:r>
                        </w:ins>
                        <w:ins w:id="246" w:author="Gregory Chris" w:date="2015-08-08T02:55:00Z">
                          <w:r>
                            <w:rPr>
                              <w:lang w:val="en-US"/>
                            </w:rPr>
                            <w:t xml:space="preserve"> </w:t>
                          </w:r>
                        </w:ins>
                        <w:proofErr w:type="spellStart"/>
                        <w:ins w:id="247" w:author="Gregory Chris" w:date="2015-08-08T02:57:00Z">
                          <w:r>
                            <w:rPr>
                              <w:lang w:val="en-US"/>
                            </w:rPr>
                            <w:t>Waseda</w:t>
                          </w:r>
                          <w:proofErr w:type="spellEnd"/>
                          <w:r>
                            <w:rPr>
                              <w:lang w:val="en-US"/>
                            </w:rPr>
                            <w:t xml:space="preserve"> University Theater Museum </w:t>
                          </w:r>
                        </w:ins>
                        <w:ins w:id="248" w:author="Gregory Chris" w:date="2015-08-08T02:58:00Z">
                          <w:r>
                            <w:rPr>
                              <w:lang w:val="en-US"/>
                            </w:rPr>
                            <w:t>reopens at the end of summer break in late August</w:t>
                          </w:r>
                        </w:ins>
                        <w:ins w:id="249" w:author="Gregory Chris" w:date="2015-08-08T02:55:00Z">
                          <w:r>
                            <w:rPr>
                              <w:lang w:val="en-US"/>
                            </w:rPr>
                            <w:t xml:space="preserve">. Their public database only lists pictures through 1913, but it should be no problem to receive data for </w:t>
                          </w:r>
                        </w:ins>
                        <w:ins w:id="250" w:author="Gregory Chris" w:date="2015-08-08T02:56:00Z">
                          <w:r>
                            <w:rPr>
                              <w:lang w:val="en-US"/>
                            </w:rPr>
                            <w:t>photographs of</w:t>
                          </w:r>
                        </w:ins>
                        <w:ins w:id="251" w:author="Gregory Chris" w:date="2015-08-08T02:55:00Z">
                          <w:r>
                            <w:rPr>
                              <w:lang w:val="en-US"/>
                            </w:rPr>
                            <w:t xml:space="preserve"> Osanai</w:t>
                          </w:r>
                        </w:ins>
                        <w:ins w:id="252" w:author="Gregory Chris" w:date="2015-08-08T02:58:00Z">
                          <w:r>
                            <w:rPr>
                              <w:lang w:val="en-US"/>
                            </w:rPr>
                            <w:t xml:space="preserve"> related</w:t>
                          </w:r>
                        </w:ins>
                        <w:ins w:id="253" w:author="Gregory Chris" w:date="2015-08-08T02:55:00Z">
                          <w:r>
                            <w:rPr>
                              <w:lang w:val="en-US"/>
                            </w:rPr>
                            <w:t xml:space="preserve"> performances from</w:t>
                          </w:r>
                        </w:ins>
                        <w:ins w:id="254" w:author="Gregory Chris" w:date="2015-08-08T02:56:00Z">
                          <w:r>
                            <w:rPr>
                              <w:lang w:val="en-US"/>
                            </w:rPr>
                            <w:t xml:space="preserve"> the 1910s and 20</w:t>
                          </w:r>
                        </w:ins>
                        <w:ins w:id="255" w:author="Gregory Chris" w:date="2015-08-08T02:59:00Z">
                          <w:r>
                            <w:rPr>
                              <w:lang w:val="en-US"/>
                            </w:rPr>
                            <w:t>, because copyright has already expired</w:t>
                          </w:r>
                        </w:ins>
                        <w:ins w:id="256" w:author="Gregory Chris" w:date="2015-08-08T02:56:00Z">
                          <w:r>
                            <w:rPr>
                              <w:lang w:val="en-US"/>
                            </w:rPr>
                            <w:t>. (</w:t>
                          </w:r>
                        </w:ins>
                        <w:ins w:id="257" w:author="Gregory Chris" w:date="2015-08-08T02:59:00Z">
                          <w:r>
                            <w:rPr>
                              <w:lang w:val="en-US"/>
                            </w:rPr>
                            <w:t xml:space="preserve">Also, </w:t>
                          </w:r>
                        </w:ins>
                        <w:ins w:id="258" w:author="Gregory Chris" w:date="2015-08-08T02:56:00Z">
                          <w:r>
                            <w:rPr>
                              <w:lang w:val="en-US"/>
                            </w:rPr>
                            <w:t xml:space="preserve">I’m </w:t>
                          </w:r>
                        </w:ins>
                        <w:ins w:id="259" w:author="Gregory Chris" w:date="2015-08-08T02:57:00Z">
                          <w:r>
                            <w:rPr>
                              <w:lang w:val="en-US"/>
                            </w:rPr>
                            <w:t xml:space="preserve">currently a visiting researcher at </w:t>
                          </w:r>
                          <w:proofErr w:type="spellStart"/>
                          <w:r>
                            <w:rPr>
                              <w:lang w:val="en-US"/>
                            </w:rPr>
                            <w:t>Waseda</w:t>
                          </w:r>
                          <w:proofErr w:type="spellEnd"/>
                          <w:r>
                            <w:rPr>
                              <w:lang w:val="en-US"/>
                            </w:rPr>
                            <w:t xml:space="preserve"> University and </w:t>
                          </w:r>
                        </w:ins>
                        <w:ins w:id="260" w:author="Gregory Chris" w:date="2015-08-08T02:59:00Z">
                          <w:r>
                            <w:rPr>
                              <w:lang w:val="en-US"/>
                            </w:rPr>
                            <w:t>regularly</w:t>
                          </w:r>
                        </w:ins>
                        <w:ins w:id="261" w:author="Gregory Chris" w:date="2015-08-08T02:57:00Z">
                          <w:r>
                            <w:rPr>
                              <w:lang w:val="en-US"/>
                            </w:rPr>
                            <w:t xml:space="preserve"> meet with the head curator and staff.</w:t>
                          </w:r>
                        </w:ins>
                        <w:ins w:id="262" w:author="Gregory Chris" w:date="2015-08-08T02:56:00Z">
                          <w:r>
                            <w:rPr>
                              <w:lang w:val="en-US"/>
                            </w:rPr>
                            <w:t>)</w:t>
                          </w:r>
                        </w:ins>
                      </w:p>
                      <w:p w14:paraId="05195ED0" w14:textId="77777777" w:rsidR="00AC0D62" w:rsidRPr="000E7D4B" w:rsidRDefault="00AC0D62" w:rsidP="000E7D4B">
                        <w:pPr>
                          <w:rPr>
                            <w:ins w:id="263" w:author="Gregory Chris" w:date="2015-08-08T01:43:00Z"/>
                            <w:lang w:val="en-US"/>
                          </w:rPr>
                        </w:pPr>
                      </w:p>
                      <w:p w14:paraId="3956F860" w14:textId="4C7BD5C5" w:rsidR="00AC0D62" w:rsidRDefault="00AC0D62" w:rsidP="00A73BA1">
                        <w:pPr>
                          <w:spacing w:after="0" w:line="240" w:lineRule="auto"/>
                          <w:rPr>
                            <w:ins w:id="264" w:author="Gregory Chris" w:date="2015-08-06T03:44:00Z"/>
                          </w:rPr>
                        </w:pPr>
                      </w:p>
                      <w:p w14:paraId="58835829" w14:textId="45C4D6E2" w:rsidR="00AC0D62" w:rsidRPr="002F76F7" w:rsidRDefault="00AC0D62" w:rsidP="00A73BA1">
                        <w:pPr>
                          <w:spacing w:after="0" w:line="240" w:lineRule="auto"/>
                          <w:rPr>
                            <w:sz w:val="18"/>
                            <w:szCs w:val="18"/>
                          </w:rPr>
                        </w:pPr>
                      </w:p>
                    </w:txbxContent>
                  </v:textbox>
                  <w10:wrap type="square"/>
                </v:shape>
              </w:pict>
            </mc:Fallback>
          </mc:AlternateContent>
        </w:r>
      </w:ins>
    </w:p>
    <w:p w14:paraId="489B2FE5" w14:textId="442D8DF9" w:rsidR="00531046" w:rsidRPr="000E7D4B" w:rsidRDefault="00FF79E4">
      <w:pPr>
        <w:spacing w:after="0" w:line="240" w:lineRule="auto"/>
        <w:rPr>
          <w:ins w:id="161" w:author="Gregory Chris" w:date="2015-08-06T00:31:00Z"/>
          <w:sz w:val="26"/>
          <w:lang w:val="en-US" w:eastAsia="ja-JP"/>
        </w:rPr>
      </w:pPr>
      <w:ins w:id="162" w:author="Gregory Chris" w:date="2015-08-01T00:42:00Z">
        <w:r>
          <w:rPr>
            <w:sz w:val="26"/>
          </w:rPr>
          <w:t>Osanai Kaor</w:t>
        </w:r>
      </w:ins>
      <w:ins w:id="163" w:author="Gregory Chris" w:date="2015-08-06T00:25:00Z">
        <w:r w:rsidR="005C6449">
          <w:rPr>
            <w:sz w:val="26"/>
          </w:rPr>
          <w:t xml:space="preserve">u </w:t>
        </w:r>
      </w:ins>
      <w:ins w:id="164" w:author="Gregory Chris" w:date="2015-08-06T00:29:00Z">
        <w:r w:rsidR="005C6449">
          <w:rPr>
            <w:sz w:val="26"/>
          </w:rPr>
          <w:t>was</w:t>
        </w:r>
      </w:ins>
      <w:ins w:id="165" w:author="Gregory Chris" w:date="2015-08-06T00:30:00Z">
        <w:r w:rsidR="005C6449">
          <w:rPr>
            <w:sz w:val="26"/>
          </w:rPr>
          <w:t xml:space="preserve"> a</w:t>
        </w:r>
      </w:ins>
      <w:ins w:id="166" w:author="Gregory Chris" w:date="2015-08-06T00:41:00Z">
        <w:r w:rsidR="005C6449">
          <w:rPr>
            <w:sz w:val="26"/>
          </w:rPr>
          <w:t xml:space="preserve"> </w:t>
        </w:r>
      </w:ins>
      <w:ins w:id="167" w:author="Gregory Chris" w:date="2015-08-06T01:08:00Z">
        <w:r w:rsidR="005C6449">
          <w:rPr>
            <w:sz w:val="26"/>
          </w:rPr>
          <w:t xml:space="preserve">central figure in the development of </w:t>
        </w:r>
      </w:ins>
      <w:ins w:id="168" w:author="Gregory Chris" w:date="2015-08-06T04:29:00Z">
        <w:r w:rsidR="003B4152">
          <w:rPr>
            <w:sz w:val="26"/>
          </w:rPr>
          <w:t xml:space="preserve">both </w:t>
        </w:r>
      </w:ins>
      <w:ins w:id="169" w:author="Gregory Chris" w:date="2015-08-06T04:28:00Z">
        <w:r w:rsidR="003B4152">
          <w:rPr>
            <w:sz w:val="26"/>
          </w:rPr>
          <w:t>naturalist and modernist</w:t>
        </w:r>
      </w:ins>
      <w:ins w:id="170" w:author="Gregory Chris" w:date="2015-08-06T01:08:00Z">
        <w:r w:rsidR="005C6449">
          <w:rPr>
            <w:sz w:val="26"/>
          </w:rPr>
          <w:t xml:space="preserve"> theatre in Japan</w:t>
        </w:r>
      </w:ins>
      <w:ins w:id="171" w:author="Gregory Chris" w:date="2015-08-06T02:21:00Z">
        <w:r w:rsidR="00A31638">
          <w:rPr>
            <w:sz w:val="26"/>
          </w:rPr>
          <w:t xml:space="preserve">, and he is </w:t>
        </w:r>
      </w:ins>
      <w:ins w:id="172" w:author="Gregory Chris" w:date="2015-08-06T01:51:00Z">
        <w:r w:rsidR="00A31638">
          <w:rPr>
            <w:sz w:val="26"/>
          </w:rPr>
          <w:t>best known for</w:t>
        </w:r>
      </w:ins>
      <w:ins w:id="173" w:author="Gregory Chris" w:date="2015-08-06T01:08:00Z">
        <w:r w:rsidR="005C6449">
          <w:rPr>
            <w:sz w:val="26"/>
          </w:rPr>
          <w:t xml:space="preserve"> his work as a </w:t>
        </w:r>
      </w:ins>
      <w:ins w:id="174" w:author="Gregory Chris" w:date="2015-08-06T00:43:00Z">
        <w:r w:rsidR="005C6449">
          <w:rPr>
            <w:sz w:val="26"/>
          </w:rPr>
          <w:t xml:space="preserve">director, </w:t>
        </w:r>
        <w:r w:rsidR="00A31638">
          <w:rPr>
            <w:sz w:val="26"/>
          </w:rPr>
          <w:t>critic</w:t>
        </w:r>
      </w:ins>
      <w:ins w:id="175" w:author="Gregory Chris" w:date="2015-08-06T01:08:00Z">
        <w:r w:rsidR="005C6449">
          <w:rPr>
            <w:sz w:val="26"/>
          </w:rPr>
          <w:t xml:space="preserve">, </w:t>
        </w:r>
      </w:ins>
      <w:ins w:id="176" w:author="Gregory Chris" w:date="2015-08-06T00:43:00Z">
        <w:r w:rsidR="005C6449">
          <w:rPr>
            <w:sz w:val="26"/>
          </w:rPr>
          <w:t>translator</w:t>
        </w:r>
      </w:ins>
      <w:ins w:id="177" w:author="Gregory Chris" w:date="2015-08-06T01:51:00Z">
        <w:r w:rsidR="00A31638">
          <w:rPr>
            <w:sz w:val="26"/>
          </w:rPr>
          <w:t>, and playwright</w:t>
        </w:r>
      </w:ins>
      <w:ins w:id="178" w:author="Gregory Chris" w:date="2015-08-06T00:41:00Z">
        <w:r w:rsidR="005C6449">
          <w:rPr>
            <w:sz w:val="26"/>
          </w:rPr>
          <w:t>.</w:t>
        </w:r>
      </w:ins>
      <w:ins w:id="179" w:author="Gregory Chris" w:date="2015-08-06T01:09:00Z">
        <w:r w:rsidR="005C6449">
          <w:rPr>
            <w:sz w:val="26"/>
          </w:rPr>
          <w:t xml:space="preserve"> </w:t>
        </w:r>
      </w:ins>
      <w:ins w:id="180" w:author="Gregory Chris" w:date="2015-08-06T02:21:00Z">
        <w:r w:rsidR="00A31638">
          <w:rPr>
            <w:sz w:val="26"/>
          </w:rPr>
          <w:t>In 1909, Osanai</w:t>
        </w:r>
      </w:ins>
      <w:ins w:id="181" w:author="Gregory Chris" w:date="2015-08-06T01:11:00Z">
        <w:r w:rsidR="005C6449">
          <w:rPr>
            <w:sz w:val="26"/>
          </w:rPr>
          <w:t xml:space="preserve"> </w:t>
        </w:r>
      </w:ins>
      <w:ins w:id="182" w:author="Gregory Chris" w:date="2015-08-08T02:07:00Z">
        <w:r w:rsidR="006B08F8">
          <w:rPr>
            <w:sz w:val="26"/>
          </w:rPr>
          <w:t xml:space="preserve">and kabuki actor Ichikawa </w:t>
        </w:r>
        <w:proofErr w:type="spellStart"/>
        <w:r w:rsidR="006B08F8">
          <w:rPr>
            <w:sz w:val="26"/>
          </w:rPr>
          <w:t>Sadanji</w:t>
        </w:r>
      </w:ins>
      <w:proofErr w:type="spellEnd"/>
      <w:ins w:id="183" w:author="Gregory Chris" w:date="2015-08-08T02:08:00Z">
        <w:r w:rsidR="006B08F8">
          <w:rPr>
            <w:sz w:val="26"/>
          </w:rPr>
          <w:t xml:space="preserve"> (1880-1940) </w:t>
        </w:r>
      </w:ins>
      <w:ins w:id="184" w:author="Gregory Chris" w:date="2015-08-06T03:56:00Z">
        <w:r w:rsidR="003B4152">
          <w:rPr>
            <w:sz w:val="26"/>
          </w:rPr>
          <w:t xml:space="preserve">founded </w:t>
        </w:r>
      </w:ins>
      <w:ins w:id="185" w:author="Gregory Chris" w:date="2015-08-06T02:48:00Z">
        <w:r w:rsidR="00A31638">
          <w:rPr>
            <w:sz w:val="26"/>
          </w:rPr>
          <w:t xml:space="preserve">the </w:t>
        </w:r>
      </w:ins>
      <w:proofErr w:type="spellStart"/>
      <w:ins w:id="186" w:author="Gregory Chris" w:date="2015-08-08T06:51:00Z">
        <w:r w:rsidR="009A3277" w:rsidRPr="009A3277">
          <w:rPr>
            <w:i/>
            <w:sz w:val="26"/>
            <w:rPrChange w:id="187" w:author="Gregory Chris" w:date="2015-08-08T06:51:00Z">
              <w:rPr>
                <w:sz w:val="26"/>
              </w:rPr>
            </w:rPrChange>
          </w:rPr>
          <w:t>jiyūgekijō</w:t>
        </w:r>
        <w:proofErr w:type="spellEnd"/>
        <w:r w:rsidR="009A3277">
          <w:rPr>
            <w:sz w:val="26"/>
          </w:rPr>
          <w:t xml:space="preserve"> (</w:t>
        </w:r>
      </w:ins>
      <w:ins w:id="188" w:author="Gregory Chris" w:date="2015-08-08T06:52:00Z">
        <w:r w:rsidR="009A3277">
          <w:rPr>
            <w:rFonts w:hint="eastAsia"/>
            <w:sz w:val="26"/>
            <w:lang w:eastAsia="ja-JP"/>
          </w:rPr>
          <w:t>自由劇場</w:t>
        </w:r>
        <w:r w:rsidR="009A3277">
          <w:rPr>
            <w:sz w:val="26"/>
            <w:lang w:val="en-US" w:eastAsia="ja-JP"/>
          </w:rPr>
          <w:t xml:space="preserve"> </w:t>
        </w:r>
      </w:ins>
      <w:ins w:id="189" w:author="Gregory Chris" w:date="2015-08-06T00:39:00Z">
        <w:r w:rsidR="005C6449">
          <w:rPr>
            <w:sz w:val="26"/>
          </w:rPr>
          <w:t xml:space="preserve">Free </w:t>
        </w:r>
      </w:ins>
      <w:ins w:id="190" w:author="Gregory Chris" w:date="2015-08-06T01:20:00Z">
        <w:r w:rsidR="003352B1">
          <w:rPr>
            <w:sz w:val="26"/>
          </w:rPr>
          <w:t>Theatre</w:t>
        </w:r>
      </w:ins>
      <w:ins w:id="191" w:author="Gregory Chris" w:date="2015-08-08T06:51:00Z">
        <w:r w:rsidR="009A3277">
          <w:rPr>
            <w:sz w:val="26"/>
          </w:rPr>
          <w:t>)</w:t>
        </w:r>
      </w:ins>
      <w:ins w:id="192" w:author="Gregory Chris" w:date="2015-08-06T04:47:00Z">
        <w:r w:rsidR="00A87503">
          <w:rPr>
            <w:sz w:val="26"/>
          </w:rPr>
          <w:t xml:space="preserve">, a theatre company </w:t>
        </w:r>
      </w:ins>
      <w:ins w:id="193" w:author="Gregory Chris" w:date="2015-08-06T04:52:00Z">
        <w:r w:rsidR="006B13F0">
          <w:rPr>
            <w:sz w:val="26"/>
          </w:rPr>
          <w:t>devoted to</w:t>
        </w:r>
      </w:ins>
      <w:ins w:id="194" w:author="Gregory Chris" w:date="2015-08-06T04:48:00Z">
        <w:r w:rsidR="00A87503">
          <w:rPr>
            <w:sz w:val="26"/>
          </w:rPr>
          <w:t xml:space="preserve"> </w:t>
        </w:r>
        <w:r w:rsidR="006B13F0">
          <w:rPr>
            <w:sz w:val="26"/>
          </w:rPr>
          <w:t>introduc</w:t>
        </w:r>
      </w:ins>
      <w:ins w:id="195" w:author="Gregory Chris" w:date="2015-08-06T04:52:00Z">
        <w:r w:rsidR="006B13F0">
          <w:rPr>
            <w:sz w:val="26"/>
          </w:rPr>
          <w:t>ing</w:t>
        </w:r>
      </w:ins>
      <w:ins w:id="196" w:author="Gregory Chris" w:date="2015-08-06T04:48:00Z">
        <w:r w:rsidR="00A87503">
          <w:rPr>
            <w:sz w:val="26"/>
          </w:rPr>
          <w:t xml:space="preserve"> translated Western texts to Japan</w:t>
        </w:r>
      </w:ins>
      <w:ins w:id="197" w:author="Gregory Chris" w:date="2015-08-06T02:35:00Z">
        <w:r w:rsidR="00A31638">
          <w:rPr>
            <w:sz w:val="26"/>
          </w:rPr>
          <w:t>.</w:t>
        </w:r>
      </w:ins>
      <w:ins w:id="198" w:author="Gregory Chris" w:date="2015-08-06T02:15:00Z">
        <w:r w:rsidR="00A31638">
          <w:rPr>
            <w:sz w:val="26"/>
          </w:rPr>
          <w:t xml:space="preserve"> </w:t>
        </w:r>
      </w:ins>
      <w:ins w:id="199" w:author="Gregory Chris" w:date="2015-08-07T14:46:00Z">
        <w:r w:rsidR="00814489">
          <w:rPr>
            <w:sz w:val="26"/>
          </w:rPr>
          <w:t>For</w:t>
        </w:r>
      </w:ins>
      <w:ins w:id="200" w:author="Gregory Chris" w:date="2015-08-06T03:12:00Z">
        <w:r w:rsidR="00A31638">
          <w:rPr>
            <w:sz w:val="26"/>
          </w:rPr>
          <w:t xml:space="preserve"> the </w:t>
        </w:r>
      </w:ins>
      <w:ins w:id="201" w:author="Gregory Chris" w:date="2015-08-06T02:22:00Z">
        <w:r w:rsidR="00A31638">
          <w:rPr>
            <w:sz w:val="26"/>
          </w:rPr>
          <w:t xml:space="preserve">Free </w:t>
        </w:r>
      </w:ins>
      <w:ins w:id="202" w:author="Gregory Chris" w:date="2015-08-06T05:11:00Z">
        <w:r w:rsidR="006B13F0">
          <w:rPr>
            <w:sz w:val="26"/>
          </w:rPr>
          <w:t>Theatre’s</w:t>
        </w:r>
      </w:ins>
      <w:ins w:id="203" w:author="Gregory Chris" w:date="2015-08-06T02:22:00Z">
        <w:r w:rsidR="00A31638">
          <w:rPr>
            <w:sz w:val="26"/>
          </w:rPr>
          <w:t xml:space="preserve"> inaugural performance</w:t>
        </w:r>
      </w:ins>
      <w:ins w:id="204" w:author="Gregory Chris" w:date="2015-08-06T03:12:00Z">
        <w:r w:rsidR="00A31638">
          <w:rPr>
            <w:sz w:val="26"/>
          </w:rPr>
          <w:t xml:space="preserve"> in that same year</w:t>
        </w:r>
      </w:ins>
      <w:ins w:id="205" w:author="Gregory Chris" w:date="2015-08-06T02:22:00Z">
        <w:r w:rsidR="00A31638">
          <w:rPr>
            <w:sz w:val="26"/>
          </w:rPr>
          <w:t xml:space="preserve">, </w:t>
        </w:r>
      </w:ins>
      <w:ins w:id="206" w:author="Gregory Chris" w:date="2015-08-06T02:15:00Z">
        <w:r w:rsidR="00A31638">
          <w:rPr>
            <w:sz w:val="26"/>
          </w:rPr>
          <w:t xml:space="preserve">Osanai directed a Japanese language production of </w:t>
        </w:r>
        <w:r w:rsidR="00A31638">
          <w:rPr>
            <w:i/>
            <w:sz w:val="26"/>
          </w:rPr>
          <w:t>John</w:t>
        </w:r>
        <w:r w:rsidR="00A31638">
          <w:rPr>
            <w:sz w:val="26"/>
          </w:rPr>
          <w:t xml:space="preserve"> </w:t>
        </w:r>
        <w:r w:rsidR="00A31638">
          <w:rPr>
            <w:i/>
            <w:sz w:val="26"/>
          </w:rPr>
          <w:t xml:space="preserve">Gabriel </w:t>
        </w:r>
        <w:proofErr w:type="spellStart"/>
        <w:r w:rsidR="00A31638">
          <w:rPr>
            <w:i/>
            <w:sz w:val="26"/>
          </w:rPr>
          <w:t>Borkman</w:t>
        </w:r>
        <w:proofErr w:type="spellEnd"/>
        <w:r w:rsidR="00A31638">
          <w:rPr>
            <w:sz w:val="26"/>
          </w:rPr>
          <w:t xml:space="preserve"> (1896) by HENRIK IBSEN (1828-1906). </w:t>
        </w:r>
      </w:ins>
      <w:ins w:id="207" w:author="Gregory Chris" w:date="2015-08-06T04:31:00Z">
        <w:r w:rsidR="00A87503">
          <w:rPr>
            <w:sz w:val="26"/>
          </w:rPr>
          <w:t>This</w:t>
        </w:r>
      </w:ins>
      <w:ins w:id="208" w:author="Gregory Chris" w:date="2015-08-06T04:34:00Z">
        <w:r w:rsidR="00A87503">
          <w:rPr>
            <w:sz w:val="26"/>
          </w:rPr>
          <w:t xml:space="preserve"> naturalistic</w:t>
        </w:r>
      </w:ins>
      <w:ins w:id="209" w:author="Gregory Chris" w:date="2015-08-06T04:31:00Z">
        <w:r w:rsidR="00A87503">
          <w:rPr>
            <w:sz w:val="26"/>
          </w:rPr>
          <w:t xml:space="preserve"> production</w:t>
        </w:r>
      </w:ins>
      <w:ins w:id="210" w:author="Gregory Chris" w:date="2015-08-06T02:15:00Z">
        <w:r w:rsidR="00A31638">
          <w:rPr>
            <w:sz w:val="26"/>
          </w:rPr>
          <w:t xml:space="preserve"> </w:t>
        </w:r>
      </w:ins>
      <w:ins w:id="211" w:author="Gregory Chris" w:date="2015-08-06T01:12:00Z">
        <w:r w:rsidR="005C6449">
          <w:rPr>
            <w:sz w:val="26"/>
          </w:rPr>
          <w:t xml:space="preserve">is </w:t>
        </w:r>
      </w:ins>
      <w:ins w:id="212" w:author="Gregory Chris" w:date="2015-08-06T01:55:00Z">
        <w:r w:rsidR="00A31638">
          <w:rPr>
            <w:sz w:val="26"/>
          </w:rPr>
          <w:t xml:space="preserve">frequently </w:t>
        </w:r>
      </w:ins>
      <w:ins w:id="213" w:author="Gregory Chris" w:date="2015-08-06T01:12:00Z">
        <w:r w:rsidR="005C6449">
          <w:rPr>
            <w:sz w:val="26"/>
          </w:rPr>
          <w:t xml:space="preserve">considered to be the first </w:t>
        </w:r>
      </w:ins>
      <w:ins w:id="214" w:author="Gregory Chris" w:date="2015-08-06T02:06:00Z">
        <w:r w:rsidR="00A31638">
          <w:rPr>
            <w:sz w:val="26"/>
          </w:rPr>
          <w:t>performance</w:t>
        </w:r>
      </w:ins>
      <w:ins w:id="215" w:author="Gregory Chris" w:date="2015-08-06T04:34:00Z">
        <w:r w:rsidR="00A87503">
          <w:rPr>
            <w:sz w:val="26"/>
          </w:rPr>
          <w:t xml:space="preserve"> in the Japanese</w:t>
        </w:r>
      </w:ins>
      <w:ins w:id="216" w:author="Gregory Chris" w:date="2015-08-06T04:56:00Z">
        <w:r w:rsidR="006B13F0">
          <w:rPr>
            <w:sz w:val="26"/>
          </w:rPr>
          <w:t xml:space="preserve"> theatrical</w:t>
        </w:r>
      </w:ins>
      <w:ins w:id="217" w:author="Gregory Chris" w:date="2015-08-06T04:34:00Z">
        <w:r w:rsidR="00A87503">
          <w:rPr>
            <w:sz w:val="26"/>
          </w:rPr>
          <w:t xml:space="preserve"> genre</w:t>
        </w:r>
      </w:ins>
      <w:ins w:id="218" w:author="Gregory Chris" w:date="2015-08-06T03:23:00Z">
        <w:r w:rsidR="00A31638">
          <w:rPr>
            <w:sz w:val="26"/>
          </w:rPr>
          <w:t xml:space="preserve"> </w:t>
        </w:r>
        <w:r w:rsidR="00A31638">
          <w:rPr>
            <w:sz w:val="26"/>
          </w:rPr>
          <w:lastRenderedPageBreak/>
          <w:t>known as</w:t>
        </w:r>
      </w:ins>
      <w:ins w:id="219" w:author="Gregory Chris" w:date="2015-08-06T00:31:00Z">
        <w:r w:rsidR="005C6449">
          <w:rPr>
            <w:sz w:val="26"/>
          </w:rPr>
          <w:t xml:space="preserve"> </w:t>
        </w:r>
      </w:ins>
      <w:ins w:id="220" w:author="Gregory Chris" w:date="2015-08-08T06:50:00Z">
        <w:r w:rsidR="00C7718B">
          <w:rPr>
            <w:i/>
            <w:sz w:val="26"/>
          </w:rPr>
          <w:t>shingeki</w:t>
        </w:r>
        <w:r w:rsidR="00C7718B">
          <w:rPr>
            <w:sz w:val="26"/>
          </w:rPr>
          <w:t xml:space="preserve"> (</w:t>
        </w:r>
      </w:ins>
      <w:ins w:id="221" w:author="Gregory Chris" w:date="2015-08-08T06:52:00Z">
        <w:r w:rsidR="009A3277">
          <w:rPr>
            <w:rFonts w:hint="eastAsia"/>
            <w:sz w:val="26"/>
            <w:lang w:eastAsia="ja-JP"/>
          </w:rPr>
          <w:t>新劇</w:t>
        </w:r>
      </w:ins>
      <w:ins w:id="222" w:author="Gregory Chris" w:date="2015-08-08T06:50:00Z">
        <w:r w:rsidR="00C7718B">
          <w:rPr>
            <w:sz w:val="26"/>
          </w:rPr>
          <w:t>New Thea</w:t>
        </w:r>
      </w:ins>
      <w:ins w:id="223" w:author="Gregory Chris" w:date="2015-08-08T06:51:00Z">
        <w:r w:rsidR="00C7718B">
          <w:rPr>
            <w:sz w:val="26"/>
          </w:rPr>
          <w:t>tre)</w:t>
        </w:r>
      </w:ins>
      <w:ins w:id="224" w:author="Gregory Chris" w:date="2015-08-06T05:17:00Z">
        <w:r w:rsidR="006B13F0">
          <w:rPr>
            <w:sz w:val="26"/>
          </w:rPr>
          <w:t xml:space="preserve">. </w:t>
        </w:r>
      </w:ins>
      <w:ins w:id="225" w:author="Gregory Chris" w:date="2015-08-06T03:23:00Z">
        <w:r w:rsidR="00A31638">
          <w:rPr>
            <w:sz w:val="26"/>
          </w:rPr>
          <w:t xml:space="preserve">The </w:t>
        </w:r>
      </w:ins>
      <w:ins w:id="226" w:author="Gregory Chris" w:date="2015-08-06T03:24:00Z">
        <w:r w:rsidR="00A31638">
          <w:rPr>
            <w:sz w:val="26"/>
          </w:rPr>
          <w:t xml:space="preserve">Free </w:t>
        </w:r>
      </w:ins>
      <w:ins w:id="227" w:author="Gregory Chris" w:date="2015-08-06T05:11:00Z">
        <w:r w:rsidR="006B13F0">
          <w:rPr>
            <w:sz w:val="26"/>
          </w:rPr>
          <w:t>Theatre</w:t>
        </w:r>
      </w:ins>
      <w:ins w:id="228" w:author="Gregory Chris" w:date="2015-08-06T03:24:00Z">
        <w:r w:rsidR="00A31638">
          <w:rPr>
            <w:sz w:val="26"/>
          </w:rPr>
          <w:t xml:space="preserve"> continued to </w:t>
        </w:r>
      </w:ins>
      <w:ins w:id="229" w:author="Gregory Chris" w:date="2015-08-06T03:27:00Z">
        <w:r w:rsidR="00A31638">
          <w:rPr>
            <w:sz w:val="26"/>
          </w:rPr>
          <w:t>stage</w:t>
        </w:r>
      </w:ins>
      <w:ins w:id="230" w:author="Gregory Chris" w:date="2015-08-06T03:28:00Z">
        <w:r w:rsidR="00A31638">
          <w:rPr>
            <w:sz w:val="26"/>
          </w:rPr>
          <w:t xml:space="preserve"> both Western</w:t>
        </w:r>
      </w:ins>
      <w:ins w:id="231" w:author="Gregory Chris" w:date="2015-08-06T03:24:00Z">
        <w:r w:rsidR="00A31638">
          <w:rPr>
            <w:sz w:val="26"/>
          </w:rPr>
          <w:t xml:space="preserve"> plays </w:t>
        </w:r>
      </w:ins>
      <w:ins w:id="232" w:author="Gregory Chris" w:date="2015-08-06T03:28:00Z">
        <w:r w:rsidR="00A31638">
          <w:rPr>
            <w:sz w:val="26"/>
          </w:rPr>
          <w:t xml:space="preserve">in translation and also </w:t>
        </w:r>
      </w:ins>
      <w:ins w:id="233" w:author="Gregory Chris" w:date="2015-08-07T14:47:00Z">
        <w:r w:rsidR="00814489">
          <w:rPr>
            <w:sz w:val="26"/>
          </w:rPr>
          <w:t>some new</w:t>
        </w:r>
      </w:ins>
      <w:ins w:id="234" w:author="Gregory Chris" w:date="2015-08-06T03:28:00Z">
        <w:r w:rsidR="00A31638">
          <w:rPr>
            <w:sz w:val="26"/>
          </w:rPr>
          <w:t xml:space="preserve"> plays by</w:t>
        </w:r>
      </w:ins>
      <w:ins w:id="235" w:author="Gregory Chris" w:date="2015-08-06T03:24:00Z">
        <w:r w:rsidR="00A31638">
          <w:rPr>
            <w:sz w:val="26"/>
          </w:rPr>
          <w:t xml:space="preserve"> Japanese playwrights until it dissolved due to financial difficulties in 1919.</w:t>
        </w:r>
      </w:ins>
      <w:ins w:id="236" w:author="Gregory Chris" w:date="2015-08-06T03:29:00Z">
        <w:r w:rsidR="00A31638">
          <w:rPr>
            <w:sz w:val="26"/>
          </w:rPr>
          <w:t xml:space="preserve"> </w:t>
        </w:r>
      </w:ins>
      <w:ins w:id="237" w:author="Gregory Chris" w:date="2015-08-06T04:37:00Z">
        <w:r w:rsidR="006B13F0">
          <w:rPr>
            <w:sz w:val="26"/>
            <w:lang w:val="en-US"/>
          </w:rPr>
          <w:t>In</w:t>
        </w:r>
      </w:ins>
      <w:ins w:id="238" w:author="Gregory Chris" w:date="2015-08-06T05:17:00Z">
        <w:r w:rsidR="006B13F0">
          <w:rPr>
            <w:sz w:val="26"/>
            <w:lang w:val="en-US"/>
          </w:rPr>
          <w:t xml:space="preserve"> </w:t>
        </w:r>
      </w:ins>
      <w:ins w:id="239" w:author="Gregory Chris" w:date="2015-08-06T02:18:00Z">
        <w:r w:rsidR="00A31638">
          <w:rPr>
            <w:sz w:val="26"/>
            <w:lang w:val="en-US"/>
          </w:rPr>
          <w:t>1924</w:t>
        </w:r>
      </w:ins>
      <w:ins w:id="240" w:author="Gregory Chris" w:date="2015-08-06T05:17:00Z">
        <w:r w:rsidR="006B13F0">
          <w:rPr>
            <w:sz w:val="26"/>
            <w:lang w:val="en-US"/>
          </w:rPr>
          <w:t>,</w:t>
        </w:r>
      </w:ins>
      <w:ins w:id="241" w:author="Gregory Chris" w:date="2015-08-06T02:18:00Z">
        <w:r w:rsidR="00A31638">
          <w:rPr>
            <w:sz w:val="26"/>
            <w:lang w:val="en-US"/>
          </w:rPr>
          <w:t xml:space="preserve"> Osanai jo</w:t>
        </w:r>
      </w:ins>
      <w:ins w:id="242" w:author="Gregory Chris" w:date="2015-08-06T02:19:00Z">
        <w:r w:rsidR="00A31638">
          <w:rPr>
            <w:sz w:val="26"/>
            <w:lang w:val="en-US"/>
          </w:rPr>
          <w:t xml:space="preserve">ined with </w:t>
        </w:r>
      </w:ins>
      <w:ins w:id="243" w:author="Gregory Chris" w:date="2015-08-08T02:09:00Z">
        <w:r w:rsidR="006B08F8">
          <w:rPr>
            <w:sz w:val="26"/>
            <w:lang w:val="en-US"/>
          </w:rPr>
          <w:t xml:space="preserve">former pupil </w:t>
        </w:r>
      </w:ins>
      <w:ins w:id="244" w:author="Gregory Chris" w:date="2015-08-06T02:19:00Z">
        <w:r w:rsidR="00A31638">
          <w:rPr>
            <w:sz w:val="26"/>
            <w:lang w:val="en-US"/>
          </w:rPr>
          <w:t>Hijikata Yoshi</w:t>
        </w:r>
      </w:ins>
      <w:ins w:id="245" w:author="Gregory Chris" w:date="2015-08-06T04:39:00Z">
        <w:r w:rsidR="00A87503">
          <w:rPr>
            <w:sz w:val="26"/>
            <w:lang w:val="en-US" w:eastAsia="ja-JP"/>
          </w:rPr>
          <w:t xml:space="preserve"> (1898-1959)</w:t>
        </w:r>
      </w:ins>
      <w:ins w:id="246" w:author="Gregory Chris" w:date="2015-08-06T02:19:00Z">
        <w:r w:rsidR="00A31638">
          <w:rPr>
            <w:sz w:val="26"/>
            <w:lang w:val="en-US"/>
          </w:rPr>
          <w:t xml:space="preserve"> to </w:t>
        </w:r>
      </w:ins>
      <w:ins w:id="247" w:author="Gregory Chris" w:date="2015-08-06T04:44:00Z">
        <w:r w:rsidR="00A87503">
          <w:rPr>
            <w:sz w:val="26"/>
            <w:lang w:val="en-US"/>
          </w:rPr>
          <w:t xml:space="preserve">build the </w:t>
        </w:r>
      </w:ins>
      <w:ins w:id="248" w:author="Gregory Chris" w:date="2015-08-06T02:19:00Z">
        <w:r w:rsidR="00A31638">
          <w:rPr>
            <w:sz w:val="26"/>
            <w:lang w:val="en-US"/>
          </w:rPr>
          <w:t>Tsukiji Little Theater</w:t>
        </w:r>
      </w:ins>
      <w:ins w:id="249" w:author="Gregory Chris" w:date="2015-08-06T04:44:00Z">
        <w:r w:rsidR="00A87503">
          <w:rPr>
            <w:sz w:val="26"/>
            <w:lang w:val="en-US"/>
          </w:rPr>
          <w:t xml:space="preserve"> and also </w:t>
        </w:r>
      </w:ins>
      <w:ins w:id="250" w:author="Gregory Chris" w:date="2015-08-06T05:18:00Z">
        <w:r w:rsidR="006B13F0">
          <w:rPr>
            <w:sz w:val="26"/>
            <w:lang w:val="en-US"/>
          </w:rPr>
          <w:t xml:space="preserve">to </w:t>
        </w:r>
      </w:ins>
      <w:ins w:id="251" w:author="Gregory Chris" w:date="2015-08-06T04:44:00Z">
        <w:r w:rsidR="00A87503">
          <w:rPr>
            <w:sz w:val="26"/>
            <w:lang w:val="en-US"/>
          </w:rPr>
          <w:t>create a theater</w:t>
        </w:r>
      </w:ins>
      <w:ins w:id="252" w:author="Gregory Chris" w:date="2015-08-06T04:45:00Z">
        <w:r w:rsidR="00A87503">
          <w:rPr>
            <w:sz w:val="26"/>
            <w:lang w:val="en-US"/>
          </w:rPr>
          <w:t xml:space="preserve"> company of the same nam</w:t>
        </w:r>
      </w:ins>
      <w:ins w:id="253" w:author="Gregory Chris" w:date="2015-08-06T05:00:00Z">
        <w:r w:rsidR="006B13F0">
          <w:rPr>
            <w:sz w:val="26"/>
            <w:lang w:val="en-US"/>
          </w:rPr>
          <w:t xml:space="preserve">e. </w:t>
        </w:r>
      </w:ins>
      <w:ins w:id="254" w:author="Gregory Chris" w:date="2015-08-06T05:06:00Z">
        <w:r w:rsidR="006B13F0">
          <w:rPr>
            <w:sz w:val="26"/>
            <w:lang w:val="en-US"/>
          </w:rPr>
          <w:t>In addition to</w:t>
        </w:r>
      </w:ins>
      <w:ins w:id="255" w:author="Gregory Chris" w:date="2015-08-06T05:18:00Z">
        <w:r w:rsidR="006B13F0">
          <w:rPr>
            <w:sz w:val="26"/>
            <w:lang w:val="en-US"/>
          </w:rPr>
          <w:t xml:space="preserve"> </w:t>
        </w:r>
      </w:ins>
      <w:ins w:id="256" w:author="Gregory Chris" w:date="2015-08-06T05:09:00Z">
        <w:r w:rsidR="006B13F0">
          <w:rPr>
            <w:sz w:val="26"/>
            <w:lang w:val="en-US"/>
          </w:rPr>
          <w:t>naturalist play</w:t>
        </w:r>
      </w:ins>
      <w:ins w:id="257" w:author="Gregory Chris" w:date="2015-08-06T05:18:00Z">
        <w:r w:rsidR="006B13F0">
          <w:rPr>
            <w:sz w:val="26"/>
            <w:lang w:val="en-US"/>
          </w:rPr>
          <w:t>s</w:t>
        </w:r>
      </w:ins>
      <w:ins w:id="258" w:author="Gregory Chris" w:date="2015-08-06T05:09:00Z">
        <w:r w:rsidR="006B13F0">
          <w:rPr>
            <w:sz w:val="26"/>
            <w:lang w:val="en-US"/>
          </w:rPr>
          <w:t xml:space="preserve">, </w:t>
        </w:r>
      </w:ins>
      <w:ins w:id="259" w:author="Gregory Chris" w:date="2015-08-06T05:12:00Z">
        <w:r w:rsidR="006B13F0">
          <w:rPr>
            <w:sz w:val="26"/>
            <w:lang w:val="en-US"/>
          </w:rPr>
          <w:t>the Tsukiji Little Theater</w:t>
        </w:r>
        <w:r w:rsidR="006B13F0">
          <w:rPr>
            <w:sz w:val="26"/>
            <w:lang w:val="en-US" w:eastAsia="ja-JP"/>
          </w:rPr>
          <w:t xml:space="preserve"> </w:t>
        </w:r>
      </w:ins>
      <w:ins w:id="260" w:author="Gregory Chris" w:date="2015-08-06T05:09:00Z">
        <w:r w:rsidR="006B13F0">
          <w:rPr>
            <w:sz w:val="26"/>
            <w:lang w:val="en-US"/>
          </w:rPr>
          <w:t>staged</w:t>
        </w:r>
      </w:ins>
      <w:ins w:id="261" w:author="Gregory Chris" w:date="2015-08-06T05:08:00Z">
        <w:r w:rsidR="006B13F0">
          <w:rPr>
            <w:sz w:val="26"/>
            <w:lang w:val="en-US"/>
          </w:rPr>
          <w:t xml:space="preserve"> German</w:t>
        </w:r>
        <w:r w:rsidR="00814489">
          <w:rPr>
            <w:sz w:val="26"/>
            <w:lang w:val="en-US"/>
          </w:rPr>
          <w:t xml:space="preserve"> expressionis</w:t>
        </w:r>
      </w:ins>
      <w:ins w:id="262" w:author="Gregory Chris" w:date="2015-08-07T14:47:00Z">
        <w:r w:rsidR="00814489">
          <w:rPr>
            <w:sz w:val="26"/>
            <w:lang w:val="en-US"/>
          </w:rPr>
          <w:t>t productions</w:t>
        </w:r>
      </w:ins>
      <w:ins w:id="263" w:author="Gregory Chris" w:date="2015-08-06T05:09:00Z">
        <w:r w:rsidR="006B13F0">
          <w:rPr>
            <w:sz w:val="26"/>
            <w:lang w:val="en-US"/>
          </w:rPr>
          <w:t xml:space="preserve"> </w:t>
        </w:r>
      </w:ins>
      <w:ins w:id="264" w:author="Gregory Chris" w:date="2015-08-06T05:26:00Z">
        <w:r w:rsidR="006B13F0">
          <w:rPr>
            <w:sz w:val="26"/>
            <w:lang w:val="en-US"/>
          </w:rPr>
          <w:t>and, later,</w:t>
        </w:r>
      </w:ins>
      <w:ins w:id="265" w:author="Gregory Chris" w:date="2015-08-06T05:08:00Z">
        <w:r w:rsidR="006B13F0">
          <w:rPr>
            <w:sz w:val="26"/>
            <w:lang w:val="en-US"/>
          </w:rPr>
          <w:t xml:space="preserve"> modernized kabuki classic</w:t>
        </w:r>
      </w:ins>
      <w:ins w:id="266" w:author="Gregory Chris" w:date="2015-08-06T05:13:00Z">
        <w:r w:rsidR="006B13F0">
          <w:rPr>
            <w:sz w:val="26"/>
            <w:lang w:val="en-US"/>
          </w:rPr>
          <w:t>s</w:t>
        </w:r>
      </w:ins>
      <w:ins w:id="267" w:author="Gregory Chris" w:date="2015-08-06T05:19:00Z">
        <w:r w:rsidR="006B13F0">
          <w:rPr>
            <w:sz w:val="26"/>
            <w:lang w:val="en-US"/>
          </w:rPr>
          <w:t xml:space="preserve"> with a</w:t>
        </w:r>
      </w:ins>
      <w:ins w:id="268" w:author="Gregory Chris" w:date="2015-08-06T05:26:00Z">
        <w:r w:rsidR="006B13F0">
          <w:rPr>
            <w:sz w:val="26"/>
            <w:lang w:val="en-US"/>
          </w:rPr>
          <w:t xml:space="preserve">n </w:t>
        </w:r>
      </w:ins>
      <w:ins w:id="269" w:author="Gregory Chris" w:date="2015-08-06T05:19:00Z">
        <w:r w:rsidR="006B13F0">
          <w:rPr>
            <w:sz w:val="26"/>
            <w:lang w:val="en-US"/>
          </w:rPr>
          <w:t>emphasis on spectacle</w:t>
        </w:r>
      </w:ins>
      <w:ins w:id="270" w:author="Gregory Chris" w:date="2015-08-06T05:24:00Z">
        <w:r w:rsidR="006B13F0">
          <w:rPr>
            <w:sz w:val="26"/>
            <w:lang w:val="en-US"/>
          </w:rPr>
          <w:t xml:space="preserve"> and mass appeal</w:t>
        </w:r>
      </w:ins>
      <w:ins w:id="271" w:author="Gregory Chris" w:date="2015-08-06T05:19:00Z">
        <w:r w:rsidR="006B13F0">
          <w:rPr>
            <w:sz w:val="26"/>
            <w:lang w:val="en-US"/>
          </w:rPr>
          <w:t>.</w:t>
        </w:r>
      </w:ins>
      <w:ins w:id="272" w:author="Gregory Chris" w:date="2015-08-06T05:14:00Z">
        <w:r w:rsidR="006B13F0">
          <w:rPr>
            <w:sz w:val="26"/>
            <w:lang w:val="en-US"/>
          </w:rPr>
          <w:t xml:space="preserve"> </w:t>
        </w:r>
      </w:ins>
      <w:ins w:id="273" w:author="Gregory Chris" w:date="2015-08-08T05:28:00Z">
        <w:r w:rsidR="00E43416">
          <w:rPr>
            <w:sz w:val="26"/>
            <w:lang w:val="en-US"/>
          </w:rPr>
          <w:t xml:space="preserve">Osanai </w:t>
        </w:r>
      </w:ins>
      <w:ins w:id="274" w:author="Gregory Chris" w:date="2015-08-08T05:34:00Z">
        <w:r w:rsidR="0035518D">
          <w:rPr>
            <w:sz w:val="26"/>
            <w:lang w:val="en-US"/>
          </w:rPr>
          <w:t xml:space="preserve">also </w:t>
        </w:r>
      </w:ins>
      <w:ins w:id="275" w:author="Gregory Chris" w:date="2015-08-08T05:28:00Z">
        <w:r w:rsidR="00E43416">
          <w:rPr>
            <w:sz w:val="26"/>
            <w:lang w:val="en-US"/>
          </w:rPr>
          <w:t xml:space="preserve">produced and starred in the silent film </w:t>
        </w:r>
        <w:r w:rsidR="00E43416">
          <w:rPr>
            <w:i/>
            <w:sz w:val="26"/>
            <w:lang w:val="en-US"/>
          </w:rPr>
          <w:t>Souls on the Road</w:t>
        </w:r>
        <w:r w:rsidR="00E43416">
          <w:rPr>
            <w:sz w:val="26"/>
            <w:lang w:val="en-US"/>
          </w:rPr>
          <w:t xml:space="preserve"> (1921) </w:t>
        </w:r>
      </w:ins>
      <w:ins w:id="276" w:author="Gregory Chris" w:date="2015-08-08T05:34:00Z">
        <w:r w:rsidR="0035518D">
          <w:rPr>
            <w:sz w:val="26"/>
            <w:lang w:val="en-US"/>
          </w:rPr>
          <w:t>and wrote</w:t>
        </w:r>
      </w:ins>
      <w:ins w:id="277" w:author="Gregory Chris" w:date="2015-08-08T05:24:00Z">
        <w:r w:rsidR="00E43416">
          <w:rPr>
            <w:sz w:val="26"/>
            <w:lang w:val="en-US"/>
          </w:rPr>
          <w:t xml:space="preserve"> Japan’s first radio play</w:t>
        </w:r>
      </w:ins>
      <w:ins w:id="278" w:author="Gregory Chris" w:date="2015-08-08T05:25:00Z">
        <w:r w:rsidR="00E43416">
          <w:rPr>
            <w:sz w:val="26"/>
            <w:lang w:val="en-US"/>
          </w:rPr>
          <w:t>, “In the Mines</w:t>
        </w:r>
        <w:r w:rsidR="0035518D">
          <w:rPr>
            <w:sz w:val="26"/>
            <w:lang w:val="en-US"/>
          </w:rPr>
          <w:t>” (1925)</w:t>
        </w:r>
      </w:ins>
      <w:ins w:id="279" w:author="Gregory Chris" w:date="2015-08-08T05:34:00Z">
        <w:r w:rsidR="0035518D">
          <w:rPr>
            <w:sz w:val="26"/>
            <w:lang w:val="en-US"/>
          </w:rPr>
          <w:t>.</w:t>
        </w:r>
      </w:ins>
      <w:ins w:id="280" w:author="Gregory Chris" w:date="2015-08-08T05:25:00Z">
        <w:r w:rsidR="00E43416">
          <w:rPr>
            <w:sz w:val="26"/>
            <w:lang w:val="en-US"/>
          </w:rPr>
          <w:t xml:space="preserve"> </w:t>
        </w:r>
      </w:ins>
    </w:p>
    <w:p w14:paraId="27C808CB" w14:textId="66756F83" w:rsidR="005C6449" w:rsidRDefault="005C6449" w:rsidP="00325BC9">
      <w:pPr>
        <w:spacing w:after="0" w:line="240" w:lineRule="auto"/>
        <w:rPr>
          <w:ins w:id="281" w:author="Gregory Chris" w:date="2015-08-06T00:30:00Z"/>
          <w:sz w:val="26"/>
        </w:rPr>
      </w:pPr>
    </w:p>
    <w:p w14:paraId="78A298A7" w14:textId="5D3B9B26" w:rsidR="00814489" w:rsidRDefault="00531046" w:rsidP="006931C6">
      <w:pPr>
        <w:spacing w:after="0" w:line="240" w:lineRule="auto"/>
        <w:rPr>
          <w:ins w:id="282" w:author="Gregory Chris" w:date="2015-08-07T14:56:00Z"/>
          <w:sz w:val="26"/>
          <w:lang w:val="en-US"/>
        </w:rPr>
      </w:pPr>
      <w:ins w:id="283" w:author="Gregory Chris" w:date="2015-08-07T03:10:00Z">
        <w:r>
          <w:rPr>
            <w:sz w:val="26"/>
            <w:lang w:val="en-US"/>
          </w:rPr>
          <w:t>Osanai</w:t>
        </w:r>
      </w:ins>
      <w:ins w:id="284" w:author="Gregory Chris" w:date="2015-08-07T03:19:00Z">
        <w:r>
          <w:rPr>
            <w:sz w:val="26"/>
            <w:lang w:val="en-US"/>
          </w:rPr>
          <w:t xml:space="preserve"> was a </w:t>
        </w:r>
      </w:ins>
      <w:ins w:id="285" w:author="Gregory Chris" w:date="2015-08-07T03:20:00Z">
        <w:r>
          <w:rPr>
            <w:sz w:val="26"/>
            <w:lang w:val="en-US"/>
          </w:rPr>
          <w:t>practical</w:t>
        </w:r>
      </w:ins>
      <w:ins w:id="286" w:author="Gregory Chris" w:date="2015-08-07T03:19:00Z">
        <w:r>
          <w:rPr>
            <w:sz w:val="26"/>
            <w:lang w:val="en-US"/>
          </w:rPr>
          <w:t xml:space="preserve"> reformer and </w:t>
        </w:r>
      </w:ins>
      <w:ins w:id="287" w:author="Gregory Chris" w:date="2015-08-07T03:58:00Z">
        <w:r w:rsidR="00FC064C">
          <w:rPr>
            <w:sz w:val="26"/>
            <w:lang w:val="en-US"/>
          </w:rPr>
          <w:t xml:space="preserve">an </w:t>
        </w:r>
      </w:ins>
      <w:ins w:id="288" w:author="Gregory Chris" w:date="2015-08-07T03:19:00Z">
        <w:r>
          <w:rPr>
            <w:sz w:val="26"/>
            <w:lang w:val="en-US"/>
          </w:rPr>
          <w:t>intellectual lead</w:t>
        </w:r>
      </w:ins>
      <w:ins w:id="289" w:author="Gregory Chris" w:date="2015-08-07T03:20:00Z">
        <w:r w:rsidR="00EC40A8">
          <w:rPr>
            <w:sz w:val="26"/>
            <w:lang w:val="en-US"/>
          </w:rPr>
          <w:t>er during a</w:t>
        </w:r>
      </w:ins>
      <w:ins w:id="290" w:author="Gregory Chris" w:date="2015-08-07T03:40:00Z">
        <w:r w:rsidR="00EC40A8">
          <w:rPr>
            <w:sz w:val="26"/>
            <w:lang w:val="en-US"/>
          </w:rPr>
          <w:t>n era</w:t>
        </w:r>
      </w:ins>
      <w:ins w:id="291" w:author="Gregory Chris" w:date="2015-08-07T03:20:00Z">
        <w:r>
          <w:rPr>
            <w:sz w:val="26"/>
            <w:lang w:val="en-US"/>
          </w:rPr>
          <w:t xml:space="preserve"> of rapid change in Japanese theater</w:t>
        </w:r>
      </w:ins>
      <w:ins w:id="292" w:author="Gregory Chris" w:date="2015-08-07T15:02:00Z">
        <w:r w:rsidR="00814489">
          <w:rPr>
            <w:sz w:val="26"/>
            <w:lang w:val="en-US"/>
          </w:rPr>
          <w:t>, and his</w:t>
        </w:r>
      </w:ins>
      <w:ins w:id="293" w:author="Gregory Chris" w:date="2015-08-07T03:19:00Z">
        <w:r>
          <w:rPr>
            <w:sz w:val="26"/>
            <w:lang w:val="en-US"/>
          </w:rPr>
          <w:t xml:space="preserve"> conception of </w:t>
        </w:r>
      </w:ins>
      <w:ins w:id="294" w:author="Gregory Chris" w:date="2015-08-07T03:20:00Z">
        <w:r>
          <w:rPr>
            <w:sz w:val="26"/>
            <w:lang w:val="en-US"/>
          </w:rPr>
          <w:t xml:space="preserve">what </w:t>
        </w:r>
      </w:ins>
      <w:ins w:id="295" w:author="Gregory Chris" w:date="2015-08-07T03:19:00Z">
        <w:r>
          <w:rPr>
            <w:sz w:val="26"/>
            <w:lang w:val="en-US"/>
          </w:rPr>
          <w:t xml:space="preserve">New Theater </w:t>
        </w:r>
      </w:ins>
      <w:ins w:id="296" w:author="Gregory Chris" w:date="2015-08-07T03:21:00Z">
        <w:r>
          <w:rPr>
            <w:sz w:val="26"/>
            <w:lang w:val="en-US"/>
          </w:rPr>
          <w:t xml:space="preserve">should be </w:t>
        </w:r>
      </w:ins>
      <w:ins w:id="297" w:author="Gregory Chris" w:date="2015-08-07T15:02:00Z">
        <w:r w:rsidR="00814489">
          <w:rPr>
            <w:sz w:val="26"/>
            <w:lang w:val="en-US"/>
          </w:rPr>
          <w:t xml:space="preserve">shifted over time. He </w:t>
        </w:r>
      </w:ins>
      <w:ins w:id="298" w:author="Gregory Chris" w:date="2015-08-07T15:03:00Z">
        <w:r w:rsidR="00814489">
          <w:rPr>
            <w:sz w:val="26"/>
            <w:lang w:val="en-US"/>
          </w:rPr>
          <w:t>writings do not provide a systematic and consistent statement of what New Theatre should be</w:t>
        </w:r>
      </w:ins>
      <w:ins w:id="299" w:author="Gregory Chris" w:date="2015-08-07T15:08:00Z">
        <w:r w:rsidR="00814489">
          <w:rPr>
            <w:sz w:val="26"/>
            <w:lang w:val="en-US"/>
          </w:rPr>
          <w:t>.</w:t>
        </w:r>
      </w:ins>
      <w:ins w:id="300" w:author="Gregory Chris" w:date="2015-08-07T15:09:00Z">
        <w:r w:rsidR="00814489">
          <w:rPr>
            <w:sz w:val="26"/>
            <w:lang w:val="en-US"/>
          </w:rPr>
          <w:t xml:space="preserve"> As such, defining what the New Theater was for Osanai is a subject of controversy, both during his lifetime and in the field of </w:t>
        </w:r>
        <w:proofErr w:type="spellStart"/>
        <w:r w:rsidR="00814489">
          <w:rPr>
            <w:sz w:val="26"/>
            <w:lang w:val="en-US"/>
          </w:rPr>
          <w:t>Japaense</w:t>
        </w:r>
        <w:proofErr w:type="spellEnd"/>
        <w:r w:rsidR="00814489">
          <w:rPr>
            <w:sz w:val="26"/>
            <w:lang w:val="en-US"/>
          </w:rPr>
          <w:t xml:space="preserve"> theater history.</w:t>
        </w:r>
      </w:ins>
    </w:p>
    <w:p w14:paraId="43A4A6B6" w14:textId="77777777" w:rsidR="00814489" w:rsidRDefault="00814489" w:rsidP="006931C6">
      <w:pPr>
        <w:spacing w:after="0" w:line="240" w:lineRule="auto"/>
        <w:rPr>
          <w:ins w:id="301" w:author="Gregory Chris" w:date="2015-08-07T14:56:00Z"/>
          <w:sz w:val="26"/>
          <w:lang w:val="en-US"/>
        </w:rPr>
      </w:pPr>
    </w:p>
    <w:p w14:paraId="059C25BA" w14:textId="55DA953E" w:rsidR="00EC40A8" w:rsidRDefault="00814489" w:rsidP="006931C6">
      <w:pPr>
        <w:spacing w:after="0" w:line="240" w:lineRule="auto"/>
        <w:rPr>
          <w:ins w:id="302" w:author="Gregory Chris" w:date="2015-08-07T16:31:00Z"/>
          <w:sz w:val="26"/>
          <w:lang w:val="en-US"/>
        </w:rPr>
      </w:pPr>
      <w:ins w:id="303" w:author="Gregory Chris" w:date="2015-08-07T15:10:00Z">
        <w:r>
          <w:rPr>
            <w:sz w:val="26"/>
            <w:lang w:val="en-US"/>
          </w:rPr>
          <w:t>O</w:t>
        </w:r>
      </w:ins>
      <w:ins w:id="304" w:author="Gregory Chris" w:date="2015-08-07T14:54:00Z">
        <w:r>
          <w:rPr>
            <w:sz w:val="26"/>
            <w:lang w:val="en-US"/>
          </w:rPr>
          <w:t>ne consistent feature of Osanai’s</w:t>
        </w:r>
      </w:ins>
      <w:ins w:id="305" w:author="Gregory Chris" w:date="2015-08-07T16:21:00Z">
        <w:r w:rsidR="00EE38C7">
          <w:rPr>
            <w:sz w:val="26"/>
            <w:lang w:val="en-US"/>
          </w:rPr>
          <w:t xml:space="preserve"> definition of</w:t>
        </w:r>
      </w:ins>
      <w:ins w:id="306" w:author="Gregory Chris" w:date="2015-08-07T14:54:00Z">
        <w:r>
          <w:rPr>
            <w:sz w:val="26"/>
            <w:lang w:val="en-US"/>
          </w:rPr>
          <w:t xml:space="preserve"> New Theater was that it should be neither kabuki nor </w:t>
        </w:r>
        <w:proofErr w:type="spellStart"/>
        <w:r>
          <w:rPr>
            <w:i/>
            <w:sz w:val="26"/>
            <w:lang w:val="en-US"/>
          </w:rPr>
          <w:t>shi</w:t>
        </w:r>
      </w:ins>
      <w:ins w:id="307" w:author="Gregory Chris" w:date="2015-08-07T14:55:00Z">
        <w:r>
          <w:rPr>
            <w:i/>
            <w:sz w:val="26"/>
            <w:lang w:val="en-US"/>
          </w:rPr>
          <w:t>n</w:t>
        </w:r>
      </w:ins>
      <w:ins w:id="308" w:author="Gregory Chris" w:date="2015-08-07T14:54:00Z">
        <w:r>
          <w:rPr>
            <w:i/>
            <w:sz w:val="26"/>
            <w:lang w:val="en-US"/>
          </w:rPr>
          <w:t>pa</w:t>
        </w:r>
      </w:ins>
      <w:proofErr w:type="spellEnd"/>
      <w:ins w:id="309" w:author="Gregory Chris" w:date="2015-08-08T06:52:00Z">
        <w:r w:rsidR="009A3277">
          <w:rPr>
            <w:i/>
            <w:sz w:val="26"/>
            <w:lang w:val="en-US"/>
          </w:rPr>
          <w:t xml:space="preserve"> </w:t>
        </w:r>
        <w:r w:rsidR="009A3277">
          <w:rPr>
            <w:sz w:val="26"/>
            <w:lang w:val="en-US"/>
          </w:rPr>
          <w:t>(</w:t>
        </w:r>
        <w:r w:rsidR="009A3277">
          <w:rPr>
            <w:rFonts w:hint="eastAsia"/>
            <w:sz w:val="26"/>
            <w:lang w:val="en-US" w:eastAsia="ja-JP"/>
          </w:rPr>
          <w:t>新派</w:t>
        </w:r>
        <w:r w:rsidR="009A3277">
          <w:rPr>
            <w:sz w:val="26"/>
            <w:lang w:val="en-US"/>
          </w:rPr>
          <w:t>)</w:t>
        </w:r>
      </w:ins>
      <w:ins w:id="310" w:author="Gregory Chris" w:date="2015-08-07T14:54:00Z">
        <w:r>
          <w:rPr>
            <w:sz w:val="26"/>
            <w:lang w:val="en-US"/>
          </w:rPr>
          <w:t xml:space="preserve">. </w:t>
        </w:r>
      </w:ins>
      <w:proofErr w:type="spellStart"/>
      <w:ins w:id="311" w:author="Gregory Chris" w:date="2015-08-07T04:02:00Z">
        <w:r>
          <w:rPr>
            <w:i/>
            <w:sz w:val="26"/>
            <w:lang w:val="en-US"/>
          </w:rPr>
          <w:t>Shi</w:t>
        </w:r>
      </w:ins>
      <w:ins w:id="312" w:author="Gregory Chris" w:date="2015-08-07T14:52:00Z">
        <w:r>
          <w:rPr>
            <w:i/>
            <w:sz w:val="26"/>
            <w:lang w:val="en-US"/>
          </w:rPr>
          <w:t>n</w:t>
        </w:r>
      </w:ins>
      <w:ins w:id="313" w:author="Gregory Chris" w:date="2015-08-07T04:02:00Z">
        <w:r w:rsidR="00FC064C" w:rsidRPr="00814489">
          <w:rPr>
            <w:i/>
            <w:sz w:val="26"/>
            <w:lang w:val="en-US"/>
          </w:rPr>
          <w:t>pa</w:t>
        </w:r>
      </w:ins>
      <w:proofErr w:type="spellEnd"/>
      <w:ins w:id="314" w:author="Gregory Chris" w:date="2015-08-07T14:48:00Z">
        <w:r>
          <w:rPr>
            <w:sz w:val="26"/>
            <w:lang w:val="en-US"/>
          </w:rPr>
          <w:t xml:space="preserve"> </w:t>
        </w:r>
      </w:ins>
      <w:ins w:id="315" w:author="Gregory Chris" w:date="2015-08-07T15:48:00Z">
        <w:r w:rsidR="00B7746F">
          <w:rPr>
            <w:sz w:val="26"/>
            <w:lang w:val="en-US"/>
          </w:rPr>
          <w:t xml:space="preserve">a </w:t>
        </w:r>
      </w:ins>
      <w:ins w:id="316" w:author="Gregory Chris" w:date="2015-08-07T04:02:00Z">
        <w:r w:rsidR="00FC064C" w:rsidRPr="00814489">
          <w:rPr>
            <w:sz w:val="26"/>
            <w:lang w:val="en-US"/>
          </w:rPr>
          <w:t>was</w:t>
        </w:r>
        <w:r w:rsidR="00FC064C">
          <w:rPr>
            <w:sz w:val="26"/>
            <w:lang w:val="en-US"/>
          </w:rPr>
          <w:t xml:space="preserve"> </w:t>
        </w:r>
      </w:ins>
      <w:ins w:id="317" w:author="Gregory Chris" w:date="2015-08-07T03:42:00Z">
        <w:r w:rsidR="00EC40A8" w:rsidRPr="00FC064C">
          <w:rPr>
            <w:sz w:val="26"/>
            <w:lang w:val="en-US"/>
          </w:rPr>
          <w:t>melodramatic</w:t>
        </w:r>
        <w:r w:rsidR="00EC40A8">
          <w:rPr>
            <w:sz w:val="26"/>
            <w:lang w:val="en-US"/>
          </w:rPr>
          <w:t xml:space="preserve"> </w:t>
        </w:r>
      </w:ins>
      <w:ins w:id="318" w:author="Gregory Chris" w:date="2015-08-08T06:53:00Z">
        <w:r w:rsidR="009A3277">
          <w:rPr>
            <w:sz w:val="26"/>
            <w:lang w:val="en-US"/>
          </w:rPr>
          <w:t xml:space="preserve">and often political </w:t>
        </w:r>
      </w:ins>
      <w:ins w:id="319" w:author="Gregory Chris" w:date="2015-08-07T03:43:00Z">
        <w:r w:rsidR="00EC40A8">
          <w:rPr>
            <w:sz w:val="26"/>
            <w:lang w:val="en-US"/>
          </w:rPr>
          <w:t>genre</w:t>
        </w:r>
      </w:ins>
      <w:ins w:id="320" w:author="Gregory Chris" w:date="2015-08-07T03:42:00Z">
        <w:r w:rsidR="00EC40A8">
          <w:rPr>
            <w:sz w:val="26"/>
            <w:lang w:val="en-US"/>
          </w:rPr>
          <w:t xml:space="preserve"> of theater from the late 19</w:t>
        </w:r>
        <w:r w:rsidR="00EC40A8" w:rsidRPr="00B83E0B">
          <w:rPr>
            <w:sz w:val="26"/>
            <w:vertAlign w:val="superscript"/>
            <w:lang w:val="en-US"/>
          </w:rPr>
          <w:t>th</w:t>
        </w:r>
        <w:r w:rsidR="00EC40A8">
          <w:rPr>
            <w:sz w:val="26"/>
            <w:lang w:val="en-US"/>
          </w:rPr>
          <w:t xml:space="preserve"> century that stage</w:t>
        </w:r>
      </w:ins>
      <w:ins w:id="321" w:author="Gregory Chris" w:date="2015-08-07T04:00:00Z">
        <w:r w:rsidR="00FC064C">
          <w:rPr>
            <w:sz w:val="26"/>
            <w:lang w:val="en-US"/>
          </w:rPr>
          <w:t>d</w:t>
        </w:r>
      </w:ins>
      <w:ins w:id="322" w:author="Gregory Chris" w:date="2015-08-07T03:42:00Z">
        <w:r w:rsidR="00EC40A8">
          <w:rPr>
            <w:sz w:val="26"/>
            <w:lang w:val="en-US"/>
          </w:rPr>
          <w:t xml:space="preserve"> modern plays </w:t>
        </w:r>
      </w:ins>
      <w:ins w:id="323" w:author="Gregory Chris" w:date="2015-08-07T04:01:00Z">
        <w:r w:rsidR="00FC064C">
          <w:rPr>
            <w:sz w:val="26"/>
            <w:lang w:val="en-US"/>
          </w:rPr>
          <w:t xml:space="preserve">from Japan and adaptations of Western classics, </w:t>
        </w:r>
      </w:ins>
      <w:ins w:id="324" w:author="Gregory Chris" w:date="2015-08-07T03:42:00Z">
        <w:r w:rsidR="00EC40A8">
          <w:rPr>
            <w:sz w:val="26"/>
            <w:lang w:val="en-US"/>
          </w:rPr>
          <w:t>but</w:t>
        </w:r>
      </w:ins>
      <w:ins w:id="325" w:author="Gregory Chris" w:date="2015-08-07T04:02:00Z">
        <w:r w:rsidR="00FC064C">
          <w:rPr>
            <w:sz w:val="26"/>
            <w:lang w:val="en-US"/>
          </w:rPr>
          <w:t xml:space="preserve"> it</w:t>
        </w:r>
      </w:ins>
      <w:ins w:id="326" w:author="Gregory Chris" w:date="2015-08-07T15:31:00Z">
        <w:r w:rsidR="00B7746F">
          <w:rPr>
            <w:sz w:val="26"/>
            <w:lang w:val="en-US"/>
          </w:rPr>
          <w:t>s language and performance conventions retained strong ties to</w:t>
        </w:r>
      </w:ins>
      <w:ins w:id="327" w:author="Gregory Chris" w:date="2015-08-07T03:43:00Z">
        <w:r w:rsidR="00EC40A8">
          <w:rPr>
            <w:sz w:val="26"/>
            <w:lang w:val="en-US"/>
          </w:rPr>
          <w:t xml:space="preserve"> traditional kabuki</w:t>
        </w:r>
      </w:ins>
      <w:ins w:id="328" w:author="Gregory Chris" w:date="2015-08-07T03:42:00Z">
        <w:r w:rsidR="00EC40A8">
          <w:rPr>
            <w:sz w:val="26"/>
            <w:lang w:val="en-US"/>
          </w:rPr>
          <w:t>.</w:t>
        </w:r>
      </w:ins>
      <w:ins w:id="329" w:author="Gregory Chris" w:date="2015-08-07T03:43:00Z">
        <w:r w:rsidR="00EC40A8">
          <w:rPr>
            <w:sz w:val="26"/>
            <w:lang w:val="en-US"/>
          </w:rPr>
          <w:t xml:space="preserve"> </w:t>
        </w:r>
      </w:ins>
      <w:ins w:id="330" w:author="Gregory Chris" w:date="2015-08-07T15:10:00Z">
        <w:r>
          <w:rPr>
            <w:sz w:val="26"/>
            <w:lang w:val="en-US"/>
          </w:rPr>
          <w:t xml:space="preserve">However, even </w:t>
        </w:r>
      </w:ins>
      <w:ins w:id="331" w:author="Gregory Chris" w:date="2015-08-07T15:12:00Z">
        <w:r>
          <w:rPr>
            <w:sz w:val="26"/>
            <w:lang w:val="en-US"/>
          </w:rPr>
          <w:t xml:space="preserve">though </w:t>
        </w:r>
      </w:ins>
      <w:ins w:id="332" w:author="Gregory Chris" w:date="2015-08-07T15:11:00Z">
        <w:r>
          <w:rPr>
            <w:sz w:val="26"/>
            <w:lang w:val="en-US"/>
          </w:rPr>
          <w:t>Osanai</w:t>
        </w:r>
      </w:ins>
      <w:ins w:id="333" w:author="Gregory Chris" w:date="2015-08-07T15:12:00Z">
        <w:r>
          <w:rPr>
            <w:sz w:val="26"/>
            <w:lang w:val="en-US"/>
          </w:rPr>
          <w:t xml:space="preserve"> defined New Theater in opposition to</w:t>
        </w:r>
      </w:ins>
      <w:ins w:id="334" w:author="Gregory Chris" w:date="2015-08-07T15:10:00Z">
        <w:r>
          <w:rPr>
            <w:sz w:val="26"/>
            <w:lang w:val="en-US"/>
          </w:rPr>
          <w:t xml:space="preserve"> kabuki and </w:t>
        </w:r>
        <w:proofErr w:type="spellStart"/>
        <w:r>
          <w:rPr>
            <w:i/>
            <w:sz w:val="26"/>
            <w:lang w:val="en-US"/>
          </w:rPr>
          <w:t>shi</w:t>
        </w:r>
      </w:ins>
      <w:ins w:id="335" w:author="Gregory Chris" w:date="2015-08-07T15:11:00Z">
        <w:r>
          <w:rPr>
            <w:i/>
            <w:sz w:val="26"/>
            <w:lang w:val="en-US"/>
          </w:rPr>
          <w:t>npa</w:t>
        </w:r>
      </w:ins>
      <w:proofErr w:type="spellEnd"/>
      <w:ins w:id="336" w:author="Gregory Chris" w:date="2015-08-07T15:12:00Z">
        <w:r>
          <w:rPr>
            <w:sz w:val="26"/>
            <w:lang w:val="en-US"/>
          </w:rPr>
          <w:t xml:space="preserve">, </w:t>
        </w:r>
      </w:ins>
      <w:ins w:id="337" w:author="Gregory Chris" w:date="2015-08-07T15:49:00Z">
        <w:r w:rsidR="00B7746F">
          <w:rPr>
            <w:sz w:val="26"/>
            <w:lang w:val="en-US"/>
          </w:rPr>
          <w:t>he</w:t>
        </w:r>
      </w:ins>
      <w:ins w:id="338" w:author="Gregory Chris" w:date="2015-08-07T15:50:00Z">
        <w:r w:rsidR="00B7746F">
          <w:rPr>
            <w:sz w:val="26"/>
            <w:lang w:val="en-US"/>
          </w:rPr>
          <w:t xml:space="preserve"> continued to have a complicated relationship with both forms</w:t>
        </w:r>
      </w:ins>
      <w:ins w:id="339" w:author="Gregory Chris" w:date="2015-08-07T15:12:00Z">
        <w:r>
          <w:rPr>
            <w:sz w:val="26"/>
            <w:lang w:val="en-US"/>
          </w:rPr>
          <w:t>.</w:t>
        </w:r>
      </w:ins>
      <w:ins w:id="340" w:author="Gregory Chris" w:date="2015-08-07T15:13:00Z">
        <w:r>
          <w:rPr>
            <w:sz w:val="26"/>
            <w:lang w:val="en-US"/>
          </w:rPr>
          <w:t xml:space="preserve"> </w:t>
        </w:r>
      </w:ins>
      <w:ins w:id="341" w:author="Gregory Chris" w:date="2015-08-07T15:53:00Z">
        <w:r w:rsidR="00B7746F">
          <w:rPr>
            <w:sz w:val="26"/>
            <w:lang w:val="en-US"/>
          </w:rPr>
          <w:t xml:space="preserve">Osanai was himself a former </w:t>
        </w:r>
        <w:r w:rsidR="00B7746F">
          <w:rPr>
            <w:i/>
            <w:sz w:val="26"/>
            <w:lang w:val="en-US"/>
          </w:rPr>
          <w:t xml:space="preserve">shimpa </w:t>
        </w:r>
        <w:r w:rsidR="00B7746F">
          <w:rPr>
            <w:sz w:val="26"/>
            <w:lang w:val="en-US"/>
          </w:rPr>
          <w:t>professional</w:t>
        </w:r>
      </w:ins>
      <w:ins w:id="342" w:author="Gregory Chris" w:date="2015-08-07T16:25:00Z">
        <w:r w:rsidR="00EE38C7">
          <w:rPr>
            <w:sz w:val="26"/>
            <w:lang w:val="en-US"/>
          </w:rPr>
          <w:t xml:space="preserve">. In </w:t>
        </w:r>
      </w:ins>
      <w:ins w:id="343" w:author="Gregory Chris" w:date="2015-08-07T15:53:00Z">
        <w:r w:rsidR="00B7746F">
          <w:rPr>
            <w:sz w:val="26"/>
            <w:lang w:val="en-US"/>
          </w:rPr>
          <w:t>1904</w:t>
        </w:r>
      </w:ins>
      <w:ins w:id="344" w:author="Gregory Chris" w:date="2015-08-07T16:25:00Z">
        <w:r w:rsidR="00EE38C7">
          <w:rPr>
            <w:sz w:val="26"/>
            <w:lang w:val="en-US"/>
          </w:rPr>
          <w:t>, five years before founding the Free Theater,</w:t>
        </w:r>
      </w:ins>
      <w:ins w:id="345" w:author="Gregory Chris" w:date="2015-08-07T15:53:00Z">
        <w:r w:rsidR="00B7746F">
          <w:rPr>
            <w:sz w:val="26"/>
            <w:lang w:val="en-US"/>
          </w:rPr>
          <w:t xml:space="preserve"> he took a job writing </w:t>
        </w:r>
        <w:r w:rsidR="00B7746F">
          <w:rPr>
            <w:i/>
            <w:sz w:val="26"/>
            <w:lang w:val="en-US"/>
          </w:rPr>
          <w:t>shimpa</w:t>
        </w:r>
        <w:r w:rsidR="00B7746F">
          <w:rPr>
            <w:sz w:val="26"/>
            <w:lang w:val="en-US"/>
          </w:rPr>
          <w:t xml:space="preserve"> adaptations of Western dramatic texts at Ii </w:t>
        </w:r>
        <w:proofErr w:type="spellStart"/>
        <w:r w:rsidR="00B7746F">
          <w:rPr>
            <w:sz w:val="26"/>
            <w:lang w:val="en-US"/>
          </w:rPr>
          <w:t>Yōhō’s</w:t>
        </w:r>
        <w:proofErr w:type="spellEnd"/>
        <w:r w:rsidR="00B7746F">
          <w:rPr>
            <w:sz w:val="26"/>
            <w:lang w:val="en-US"/>
          </w:rPr>
          <w:t xml:space="preserve"> (1871-1932) </w:t>
        </w:r>
        <w:proofErr w:type="spellStart"/>
        <w:r w:rsidR="00B7746F">
          <w:rPr>
            <w:sz w:val="26"/>
            <w:lang w:val="en-US"/>
          </w:rPr>
          <w:t>Masagoza</w:t>
        </w:r>
        <w:proofErr w:type="spellEnd"/>
        <w:r w:rsidR="00B7746F">
          <w:rPr>
            <w:sz w:val="26"/>
            <w:lang w:val="en-US"/>
          </w:rPr>
          <w:t xml:space="preserve"> theater. </w:t>
        </w:r>
      </w:ins>
      <w:ins w:id="346" w:author="Gregory Chris" w:date="2015-08-07T15:54:00Z">
        <w:r w:rsidR="00B7746F">
          <w:rPr>
            <w:sz w:val="26"/>
            <w:lang w:val="en-US"/>
          </w:rPr>
          <w:t>Additionally, u</w:t>
        </w:r>
      </w:ins>
      <w:ins w:id="347" w:author="Gregory Chris" w:date="2015-08-07T15:13:00Z">
        <w:r>
          <w:rPr>
            <w:sz w:val="26"/>
            <w:lang w:val="en-US"/>
          </w:rPr>
          <w:t xml:space="preserve">nlike his contemporary </w:t>
        </w:r>
      </w:ins>
      <w:ins w:id="348" w:author="Gregory Chris" w:date="2015-08-07T15:14:00Z">
        <w:r>
          <w:rPr>
            <w:sz w:val="26"/>
            <w:lang w:val="en-US"/>
          </w:rPr>
          <w:t xml:space="preserve">New Theater </w:t>
        </w:r>
      </w:ins>
      <w:ins w:id="349" w:author="Gregory Chris" w:date="2015-08-07T15:13:00Z">
        <w:r>
          <w:rPr>
            <w:sz w:val="26"/>
            <w:lang w:val="en-US"/>
          </w:rPr>
          <w:t xml:space="preserve">rival </w:t>
        </w:r>
      </w:ins>
      <w:ins w:id="350" w:author="Gregory Chris" w:date="2015-08-07T17:47:00Z">
        <w:r w:rsidR="008B5881">
          <w:rPr>
            <w:sz w:val="26"/>
            <w:lang w:val="en-US"/>
          </w:rPr>
          <w:t>TSUBOUCHI</w:t>
        </w:r>
      </w:ins>
      <w:ins w:id="351" w:author="Gregory Chris" w:date="2015-08-07T15:14:00Z">
        <w:r w:rsidR="008B5881">
          <w:rPr>
            <w:sz w:val="26"/>
            <w:lang w:val="en-US"/>
          </w:rPr>
          <w:t xml:space="preserve"> SH</w:t>
        </w:r>
      </w:ins>
      <w:ins w:id="352" w:author="Gregory Chris" w:date="2015-08-07T17:47:00Z">
        <w:r w:rsidR="008B5881">
          <w:rPr>
            <w:sz w:val="26"/>
            <w:lang w:val="en-US"/>
          </w:rPr>
          <w:t>Ō</w:t>
        </w:r>
      </w:ins>
      <w:ins w:id="353" w:author="Gregory Chris" w:date="2015-08-07T15:14:00Z">
        <w:r w:rsidR="008B5881">
          <w:rPr>
            <w:sz w:val="26"/>
            <w:lang w:val="en-US"/>
          </w:rPr>
          <w:t>Y</w:t>
        </w:r>
      </w:ins>
      <w:ins w:id="354" w:author="Gregory Chris" w:date="2015-08-07T17:47:00Z">
        <w:r w:rsidR="008B5881">
          <w:rPr>
            <w:sz w:val="26"/>
            <w:lang w:val="en-US"/>
          </w:rPr>
          <w:t>Ō</w:t>
        </w:r>
      </w:ins>
      <w:ins w:id="355" w:author="Gregory Chris" w:date="2015-08-07T17:46:00Z">
        <w:r w:rsidR="008B5881">
          <w:rPr>
            <w:sz w:val="26"/>
            <w:lang w:val="en-US"/>
          </w:rPr>
          <w:t xml:space="preserve"> (1859-</w:t>
        </w:r>
      </w:ins>
      <w:ins w:id="356" w:author="Gregory Chris" w:date="2015-08-07T17:47:00Z">
        <w:r w:rsidR="008B5881">
          <w:rPr>
            <w:sz w:val="26"/>
            <w:lang w:val="en-US"/>
          </w:rPr>
          <w:t>1953)</w:t>
        </w:r>
      </w:ins>
      <w:ins w:id="357" w:author="Gregory Chris" w:date="2015-08-07T15:14:00Z">
        <w:r>
          <w:rPr>
            <w:sz w:val="26"/>
            <w:lang w:val="en-US"/>
          </w:rPr>
          <w:t xml:space="preserve">, who </w:t>
        </w:r>
      </w:ins>
      <w:ins w:id="358" w:author="Gregory Chris" w:date="2015-08-07T15:32:00Z">
        <w:r w:rsidR="00B7746F">
          <w:rPr>
            <w:sz w:val="26"/>
            <w:lang w:val="en-US"/>
          </w:rPr>
          <w:t>trained</w:t>
        </w:r>
      </w:ins>
      <w:ins w:id="359" w:author="Gregory Chris" w:date="2015-08-07T15:14:00Z">
        <w:r>
          <w:rPr>
            <w:sz w:val="26"/>
            <w:lang w:val="en-US"/>
          </w:rPr>
          <w:t xml:space="preserve"> amateur</w:t>
        </w:r>
      </w:ins>
      <w:ins w:id="360" w:author="Gregory Chris" w:date="2015-08-07T16:25:00Z">
        <w:r w:rsidR="00EE38C7">
          <w:rPr>
            <w:sz w:val="26"/>
            <w:lang w:val="en-US"/>
          </w:rPr>
          <w:t>s</w:t>
        </w:r>
      </w:ins>
      <w:ins w:id="361" w:author="Gregory Chris" w:date="2015-08-07T15:14:00Z">
        <w:r>
          <w:rPr>
            <w:sz w:val="26"/>
            <w:lang w:val="en-US"/>
          </w:rPr>
          <w:t xml:space="preserve"> </w:t>
        </w:r>
      </w:ins>
      <w:ins w:id="362" w:author="Gregory Chris" w:date="2015-08-07T15:32:00Z">
        <w:r w:rsidR="00B7746F">
          <w:rPr>
            <w:sz w:val="26"/>
            <w:lang w:val="en-US"/>
          </w:rPr>
          <w:t>to act</w:t>
        </w:r>
      </w:ins>
      <w:ins w:id="363" w:author="Gregory Chris" w:date="2015-08-07T15:15:00Z">
        <w:r>
          <w:rPr>
            <w:sz w:val="26"/>
            <w:lang w:val="en-US"/>
          </w:rPr>
          <w:t xml:space="preserve"> in a new naturalistic style</w:t>
        </w:r>
      </w:ins>
      <w:ins w:id="364" w:author="Gregory Chris" w:date="2015-08-07T15:14:00Z">
        <w:r w:rsidR="00EE38C7">
          <w:rPr>
            <w:sz w:val="26"/>
            <w:lang w:val="en-US"/>
          </w:rPr>
          <w:t>, Osanai</w:t>
        </w:r>
      </w:ins>
      <w:ins w:id="365" w:author="Gregory Chris" w:date="2015-08-07T16:25:00Z">
        <w:r w:rsidR="00EE38C7">
          <w:rPr>
            <w:sz w:val="26"/>
            <w:lang w:val="en-US"/>
          </w:rPr>
          <w:t xml:space="preserve">’s goal </w:t>
        </w:r>
      </w:ins>
      <w:ins w:id="366" w:author="Gregory Chris" w:date="2015-08-07T16:29:00Z">
        <w:r w:rsidR="00EE38C7">
          <w:rPr>
            <w:sz w:val="26"/>
            <w:lang w:val="en-US" w:eastAsia="ja-JP"/>
          </w:rPr>
          <w:t xml:space="preserve">as </w:t>
        </w:r>
      </w:ins>
      <w:ins w:id="367" w:author="Gregory Chris" w:date="2015-08-07T16:25:00Z">
        <w:r w:rsidR="00EE38C7">
          <w:rPr>
            <w:sz w:val="26"/>
            <w:lang w:val="en-US"/>
          </w:rPr>
          <w:t xml:space="preserve">stated in </w:t>
        </w:r>
      </w:ins>
      <w:ins w:id="368" w:author="Gregory Chris" w:date="2015-08-07T16:27:00Z">
        <w:r w:rsidR="00EE38C7">
          <w:rPr>
            <w:sz w:val="26"/>
            <w:lang w:val="en-US"/>
          </w:rPr>
          <w:t xml:space="preserve">his “Plan for the Free Theater” (1909) was to turn </w:t>
        </w:r>
      </w:ins>
      <w:ins w:id="369" w:author="Gregory Chris" w:date="2015-08-07T15:15:00Z">
        <w:r>
          <w:rPr>
            <w:sz w:val="26"/>
            <w:lang w:val="en-US"/>
          </w:rPr>
          <w:t xml:space="preserve">professional </w:t>
        </w:r>
      </w:ins>
      <w:ins w:id="370" w:author="Gregory Chris" w:date="2015-08-07T17:47:00Z">
        <w:r w:rsidR="008B5881">
          <w:rPr>
            <w:sz w:val="26"/>
            <w:lang w:val="en-US"/>
          </w:rPr>
          <w:t xml:space="preserve">actors from </w:t>
        </w:r>
      </w:ins>
      <w:ins w:id="371" w:author="Gregory Chris" w:date="2015-08-07T15:15:00Z">
        <w:r>
          <w:rPr>
            <w:sz w:val="26"/>
            <w:lang w:val="en-US"/>
          </w:rPr>
          <w:t xml:space="preserve">kabuki and </w:t>
        </w:r>
        <w:r>
          <w:rPr>
            <w:i/>
            <w:sz w:val="26"/>
            <w:lang w:val="en-US"/>
          </w:rPr>
          <w:t xml:space="preserve">shimpa </w:t>
        </w:r>
      </w:ins>
      <w:ins w:id="372" w:author="Gregory Chris" w:date="2015-08-07T15:16:00Z">
        <w:r>
          <w:rPr>
            <w:sz w:val="26"/>
            <w:lang w:val="en-US"/>
          </w:rPr>
          <w:t xml:space="preserve">into </w:t>
        </w:r>
      </w:ins>
      <w:ins w:id="373" w:author="Gregory Chris" w:date="2015-08-07T17:47:00Z">
        <w:r w:rsidR="008B5881">
          <w:rPr>
            <w:sz w:val="26"/>
            <w:lang w:val="en-US"/>
          </w:rPr>
          <w:t xml:space="preserve">amateurs for the </w:t>
        </w:r>
      </w:ins>
      <w:ins w:id="374" w:author="Gregory Chris" w:date="2015-08-07T15:16:00Z">
        <w:r>
          <w:rPr>
            <w:sz w:val="26"/>
            <w:lang w:val="en-US"/>
          </w:rPr>
          <w:t>New Theater</w:t>
        </w:r>
      </w:ins>
      <w:ins w:id="375" w:author="Gregory Chris" w:date="2015-08-07T17:47:00Z">
        <w:r w:rsidR="008B5881">
          <w:rPr>
            <w:sz w:val="26"/>
            <w:lang w:val="en-US"/>
          </w:rPr>
          <w:t>’s naturalistic productions</w:t>
        </w:r>
      </w:ins>
      <w:ins w:id="376" w:author="Gregory Chris" w:date="2015-08-07T15:16:00Z">
        <w:r>
          <w:rPr>
            <w:sz w:val="26"/>
            <w:lang w:val="en-US"/>
          </w:rPr>
          <w:t>.</w:t>
        </w:r>
      </w:ins>
      <w:ins w:id="377" w:author="Gregory Chris" w:date="2015-08-07T15:53:00Z">
        <w:r w:rsidR="00B7746F">
          <w:rPr>
            <w:sz w:val="26"/>
            <w:lang w:val="en-US"/>
          </w:rPr>
          <w:t xml:space="preserve"> </w:t>
        </w:r>
      </w:ins>
    </w:p>
    <w:p w14:paraId="7BEDD29B" w14:textId="77777777" w:rsidR="00EE38C7" w:rsidRDefault="00EE38C7" w:rsidP="006931C6">
      <w:pPr>
        <w:spacing w:after="0" w:line="240" w:lineRule="auto"/>
        <w:rPr>
          <w:ins w:id="378" w:author="Gregory Chris" w:date="2015-08-07T03:55:00Z"/>
          <w:sz w:val="26"/>
          <w:lang w:val="en-US"/>
        </w:rPr>
      </w:pPr>
    </w:p>
    <w:p w14:paraId="513D4216" w14:textId="2574E89F" w:rsidR="00531046" w:rsidRDefault="00EC40A8" w:rsidP="006B13F0">
      <w:pPr>
        <w:spacing w:after="0" w:line="240" w:lineRule="auto"/>
        <w:rPr>
          <w:ins w:id="379" w:author="Gregory Chris" w:date="2015-08-07T03:22:00Z"/>
          <w:sz w:val="26"/>
          <w:lang w:val="en-US"/>
        </w:rPr>
      </w:pPr>
      <w:ins w:id="380" w:author="Gregory Chris" w:date="2015-08-07T03:56:00Z">
        <w:r>
          <w:rPr>
            <w:sz w:val="26"/>
            <w:lang w:val="en-US"/>
          </w:rPr>
          <w:t xml:space="preserve">At the time </w:t>
        </w:r>
      </w:ins>
      <w:ins w:id="381" w:author="Gregory Chris" w:date="2015-08-07T17:45:00Z">
        <w:r w:rsidR="008B5881">
          <w:rPr>
            <w:sz w:val="26"/>
            <w:lang w:val="en-US"/>
          </w:rPr>
          <w:t>Osanai</w:t>
        </w:r>
      </w:ins>
      <w:ins w:id="382" w:author="Gregory Chris" w:date="2015-08-07T03:56:00Z">
        <w:r>
          <w:rPr>
            <w:sz w:val="26"/>
            <w:lang w:val="en-US"/>
          </w:rPr>
          <w:t xml:space="preserve"> founded the Free </w:t>
        </w:r>
      </w:ins>
      <w:ins w:id="383" w:author="Gregory Chris" w:date="2015-08-07T03:57:00Z">
        <w:r>
          <w:rPr>
            <w:sz w:val="26"/>
            <w:lang w:val="en-US"/>
          </w:rPr>
          <w:t>Theater</w:t>
        </w:r>
      </w:ins>
      <w:ins w:id="384" w:author="Gregory Chris" w:date="2015-08-07T03:56:00Z">
        <w:r>
          <w:rPr>
            <w:sz w:val="26"/>
            <w:lang w:val="en-US"/>
          </w:rPr>
          <w:t xml:space="preserve">, </w:t>
        </w:r>
      </w:ins>
      <w:ins w:id="385" w:author="Gregory Chris" w:date="2015-08-07T18:05:00Z">
        <w:r w:rsidR="004B2FAD">
          <w:rPr>
            <w:sz w:val="26"/>
            <w:lang w:val="en-US"/>
          </w:rPr>
          <w:t>he</w:t>
        </w:r>
      </w:ins>
      <w:ins w:id="386" w:author="Gregory Chris" w:date="2015-08-07T03:43:00Z">
        <w:r>
          <w:rPr>
            <w:sz w:val="26"/>
            <w:lang w:val="en-US"/>
          </w:rPr>
          <w:t xml:space="preserve"> </w:t>
        </w:r>
      </w:ins>
      <w:ins w:id="387" w:author="Gregory Chris" w:date="2015-08-07T03:57:00Z">
        <w:r>
          <w:rPr>
            <w:sz w:val="26"/>
            <w:lang w:val="en-US"/>
          </w:rPr>
          <w:t xml:space="preserve">conceived of New Theater </w:t>
        </w:r>
      </w:ins>
      <w:ins w:id="388" w:author="Gregory Chris" w:date="2015-08-07T03:23:00Z">
        <w:r w:rsidR="00531046">
          <w:rPr>
            <w:sz w:val="26"/>
            <w:lang w:val="en-US"/>
          </w:rPr>
          <w:t xml:space="preserve">as a theatrical </w:t>
        </w:r>
      </w:ins>
      <w:ins w:id="389" w:author="Gregory Chris" w:date="2015-08-07T03:35:00Z">
        <w:r>
          <w:rPr>
            <w:sz w:val="26"/>
            <w:lang w:val="en-US"/>
          </w:rPr>
          <w:t>genre</w:t>
        </w:r>
      </w:ins>
      <w:ins w:id="390" w:author="Gregory Chris" w:date="2015-08-07T03:23:00Z">
        <w:r>
          <w:rPr>
            <w:sz w:val="26"/>
            <w:lang w:val="en-US"/>
          </w:rPr>
          <w:t xml:space="preserve"> that focuse</w:t>
        </w:r>
      </w:ins>
      <w:ins w:id="391" w:author="Gregory Chris" w:date="2015-08-07T03:57:00Z">
        <w:r>
          <w:rPr>
            <w:sz w:val="26"/>
            <w:lang w:val="en-US"/>
          </w:rPr>
          <w:t>d</w:t>
        </w:r>
      </w:ins>
      <w:ins w:id="392" w:author="Gregory Chris" w:date="2015-08-07T03:23:00Z">
        <w:r w:rsidR="00531046">
          <w:rPr>
            <w:sz w:val="26"/>
            <w:lang w:val="en-US"/>
          </w:rPr>
          <w:t xml:space="preserve"> primarily on </w:t>
        </w:r>
      </w:ins>
      <w:ins w:id="393" w:author="Gregory Chris" w:date="2015-08-07T17:13:00Z">
        <w:r w:rsidR="001960D7">
          <w:rPr>
            <w:sz w:val="26"/>
            <w:lang w:val="en-US"/>
          </w:rPr>
          <w:t>translating</w:t>
        </w:r>
      </w:ins>
      <w:ins w:id="394" w:author="Gregory Chris" w:date="2015-08-07T03:23:00Z">
        <w:r w:rsidR="00531046">
          <w:rPr>
            <w:sz w:val="26"/>
            <w:lang w:val="en-US"/>
          </w:rPr>
          <w:t xml:space="preserve"> foreign language </w:t>
        </w:r>
      </w:ins>
      <w:ins w:id="395" w:author="Gregory Chris" w:date="2015-08-07T03:36:00Z">
        <w:r>
          <w:rPr>
            <w:sz w:val="26"/>
            <w:lang w:val="en-US"/>
          </w:rPr>
          <w:t>dramatic texts</w:t>
        </w:r>
      </w:ins>
      <w:ins w:id="396" w:author="Gregory Chris" w:date="2015-08-07T03:23:00Z">
        <w:r w:rsidR="00531046">
          <w:rPr>
            <w:sz w:val="26"/>
            <w:lang w:val="en-US"/>
          </w:rPr>
          <w:t xml:space="preserve"> into Japanese</w:t>
        </w:r>
      </w:ins>
      <w:ins w:id="397" w:author="Gregory Chris" w:date="2015-08-07T03:30:00Z">
        <w:r w:rsidR="006931C6">
          <w:rPr>
            <w:sz w:val="26"/>
            <w:lang w:val="en-US"/>
          </w:rPr>
          <w:t xml:space="preserve"> and </w:t>
        </w:r>
      </w:ins>
      <w:ins w:id="398" w:author="Gregory Chris" w:date="2015-08-07T17:13:00Z">
        <w:r w:rsidR="001960D7">
          <w:rPr>
            <w:sz w:val="26"/>
            <w:lang w:val="en-US"/>
          </w:rPr>
          <w:t>performing</w:t>
        </w:r>
      </w:ins>
      <w:ins w:id="399" w:author="Gregory Chris" w:date="2015-08-07T03:57:00Z">
        <w:r>
          <w:rPr>
            <w:sz w:val="26"/>
            <w:lang w:val="en-US"/>
          </w:rPr>
          <w:t xml:space="preserve"> those dramatic texts</w:t>
        </w:r>
      </w:ins>
      <w:ins w:id="400" w:author="Gregory Chris" w:date="2015-08-07T03:30:00Z">
        <w:r w:rsidR="006931C6">
          <w:rPr>
            <w:sz w:val="26"/>
            <w:lang w:val="en-US"/>
          </w:rPr>
          <w:t xml:space="preserve"> in a style</w:t>
        </w:r>
      </w:ins>
      <w:ins w:id="401" w:author="Gregory Chris" w:date="2015-08-07T03:38:00Z">
        <w:r>
          <w:rPr>
            <w:sz w:val="26"/>
            <w:lang w:val="en-US"/>
          </w:rPr>
          <w:t xml:space="preserve"> derived from Western theatrical naturalism</w:t>
        </w:r>
      </w:ins>
      <w:ins w:id="402" w:author="Gregory Chris" w:date="2015-08-07T03:30:00Z">
        <w:r w:rsidR="006931C6">
          <w:rPr>
            <w:sz w:val="26"/>
            <w:lang w:val="en-US"/>
          </w:rPr>
          <w:t>.</w:t>
        </w:r>
      </w:ins>
      <w:ins w:id="403" w:author="Gregory Chris" w:date="2015-08-07T16:38:00Z">
        <w:r w:rsidR="00EE38C7">
          <w:rPr>
            <w:sz w:val="26"/>
            <w:lang w:val="en-US"/>
          </w:rPr>
          <w:t xml:space="preserve"> In this way, the </w:t>
        </w:r>
      </w:ins>
      <w:ins w:id="404" w:author="Gregory Chris" w:date="2015-08-07T17:04:00Z">
        <w:r w:rsidR="001960D7">
          <w:rPr>
            <w:sz w:val="26"/>
            <w:lang w:val="en-US"/>
          </w:rPr>
          <w:t xml:space="preserve">New Theater </w:t>
        </w:r>
      </w:ins>
      <w:ins w:id="405" w:author="Gregory Chris" w:date="2015-08-07T17:14:00Z">
        <w:r w:rsidR="001D06B1">
          <w:rPr>
            <w:sz w:val="26"/>
            <w:lang w:val="en-US"/>
          </w:rPr>
          <w:t>of</w:t>
        </w:r>
      </w:ins>
      <w:ins w:id="406" w:author="Gregory Chris" w:date="2015-08-07T17:04:00Z">
        <w:r w:rsidR="001960D7">
          <w:rPr>
            <w:sz w:val="26"/>
            <w:lang w:val="en-US"/>
          </w:rPr>
          <w:t xml:space="preserve"> Osanai’s </w:t>
        </w:r>
      </w:ins>
      <w:ins w:id="407" w:author="Gregory Chris" w:date="2015-08-07T16:38:00Z">
        <w:r w:rsidR="00EE38C7">
          <w:rPr>
            <w:sz w:val="26"/>
            <w:lang w:val="en-US"/>
          </w:rPr>
          <w:t xml:space="preserve">early Free Theater was </w:t>
        </w:r>
      </w:ins>
      <w:ins w:id="408" w:author="Gregory Chris" w:date="2015-08-07T16:39:00Z">
        <w:r w:rsidR="00EE38C7">
          <w:rPr>
            <w:sz w:val="26"/>
            <w:lang w:val="en-US"/>
          </w:rPr>
          <w:t xml:space="preserve">largely an extension of </w:t>
        </w:r>
      </w:ins>
      <w:ins w:id="409" w:author="Gregory Chris" w:date="2015-08-07T16:40:00Z">
        <w:r w:rsidR="00EE38C7">
          <w:rPr>
            <w:sz w:val="26"/>
            <w:lang w:val="en-US"/>
          </w:rPr>
          <w:t>the naturalist literary movement in Japan</w:t>
        </w:r>
      </w:ins>
      <w:ins w:id="410" w:author="Gregory Chris" w:date="2015-08-07T16:39:00Z">
        <w:r w:rsidR="00EE38C7">
          <w:rPr>
            <w:sz w:val="26"/>
            <w:lang w:val="en-US"/>
          </w:rPr>
          <w:t xml:space="preserve">. </w:t>
        </w:r>
      </w:ins>
      <w:ins w:id="411" w:author="Gregory Chris" w:date="2015-08-07T03:31:00Z">
        <w:r w:rsidR="006931C6">
          <w:rPr>
            <w:sz w:val="26"/>
            <w:lang w:val="en-US"/>
          </w:rPr>
          <w:t>However, a</w:t>
        </w:r>
        <w:r w:rsidR="001960D7">
          <w:rPr>
            <w:sz w:val="26"/>
            <w:lang w:val="en-US"/>
          </w:rPr>
          <w:t xml:space="preserve">fter </w:t>
        </w:r>
      </w:ins>
      <w:ins w:id="412" w:author="Gregory Chris" w:date="2015-08-07T17:05:00Z">
        <w:r w:rsidR="001960D7">
          <w:rPr>
            <w:sz w:val="26"/>
            <w:lang w:val="en-US"/>
          </w:rPr>
          <w:t>seeing productions directed by KONSTANTIN STANISLAVSKI (1863-1938) and GORDON CRAIG (1872-1966)</w:t>
        </w:r>
      </w:ins>
      <w:ins w:id="413" w:author="Gregory Chris" w:date="2015-08-07T03:31:00Z">
        <w:r w:rsidR="006931C6">
          <w:rPr>
            <w:sz w:val="26"/>
            <w:lang w:val="en-US"/>
          </w:rPr>
          <w:t xml:space="preserve"> </w:t>
        </w:r>
      </w:ins>
      <w:ins w:id="414" w:author="Gregory Chris" w:date="2015-08-07T17:05:00Z">
        <w:r w:rsidR="001960D7">
          <w:rPr>
            <w:sz w:val="26"/>
            <w:lang w:val="en-US"/>
          </w:rPr>
          <w:t xml:space="preserve">during </w:t>
        </w:r>
      </w:ins>
      <w:ins w:id="415" w:author="Gregory Chris" w:date="2015-08-07T18:41:00Z">
        <w:r w:rsidR="0041371A">
          <w:rPr>
            <w:sz w:val="26"/>
            <w:lang w:val="en-US"/>
          </w:rPr>
          <w:t xml:space="preserve">a </w:t>
        </w:r>
      </w:ins>
      <w:ins w:id="416" w:author="Gregory Chris" w:date="2015-08-07T03:31:00Z">
        <w:r w:rsidR="006931C6">
          <w:rPr>
            <w:sz w:val="26"/>
            <w:lang w:val="en-US"/>
          </w:rPr>
          <w:t xml:space="preserve">trip to Russia and Europe </w:t>
        </w:r>
      </w:ins>
      <w:ins w:id="417" w:author="Gregory Chris" w:date="2015-08-07T17:05:00Z">
        <w:r w:rsidR="001960D7">
          <w:rPr>
            <w:sz w:val="26"/>
            <w:lang w:val="en-US"/>
          </w:rPr>
          <w:t>in the years</w:t>
        </w:r>
      </w:ins>
      <w:ins w:id="418" w:author="Gregory Chris" w:date="2015-08-07T03:31:00Z">
        <w:r w:rsidR="006931C6">
          <w:rPr>
            <w:sz w:val="26"/>
            <w:lang w:val="en-US"/>
          </w:rPr>
          <w:t xml:space="preserve"> 1912 </w:t>
        </w:r>
      </w:ins>
      <w:ins w:id="419" w:author="Gregory Chris" w:date="2015-08-07T17:05:00Z">
        <w:r w:rsidR="001960D7">
          <w:rPr>
            <w:sz w:val="26"/>
            <w:lang w:val="en-US"/>
          </w:rPr>
          <w:t>and</w:t>
        </w:r>
      </w:ins>
      <w:ins w:id="420" w:author="Gregory Chris" w:date="2015-08-07T03:31:00Z">
        <w:r w:rsidR="001960D7">
          <w:rPr>
            <w:sz w:val="26"/>
            <w:lang w:val="en-US"/>
          </w:rPr>
          <w:t xml:space="preserve"> 191</w:t>
        </w:r>
      </w:ins>
      <w:ins w:id="421" w:author="Gregory Chris" w:date="2015-08-07T17:05:00Z">
        <w:r w:rsidR="001960D7">
          <w:rPr>
            <w:sz w:val="26"/>
            <w:lang w:val="en-US"/>
          </w:rPr>
          <w:t>3</w:t>
        </w:r>
      </w:ins>
      <w:ins w:id="422" w:author="Gregory Chris" w:date="2015-08-07T03:31:00Z">
        <w:r w:rsidR="006931C6">
          <w:rPr>
            <w:sz w:val="26"/>
            <w:lang w:val="en-US"/>
          </w:rPr>
          <w:t>, Osanai began to</w:t>
        </w:r>
      </w:ins>
      <w:ins w:id="423" w:author="Gregory Chris" w:date="2015-08-07T17:14:00Z">
        <w:r w:rsidR="001D06B1">
          <w:rPr>
            <w:sz w:val="26"/>
            <w:lang w:val="en-US"/>
          </w:rPr>
          <w:t xml:space="preserve"> instead</w:t>
        </w:r>
      </w:ins>
      <w:ins w:id="424" w:author="Gregory Chris" w:date="2015-08-07T03:31:00Z">
        <w:r w:rsidR="006931C6">
          <w:rPr>
            <w:sz w:val="26"/>
            <w:lang w:val="en-US"/>
          </w:rPr>
          <w:t xml:space="preserve"> advocate for theater as an independent art</w:t>
        </w:r>
      </w:ins>
      <w:ins w:id="425" w:author="Gregory Chris" w:date="2015-08-07T17:14:00Z">
        <w:r w:rsidR="001D06B1">
          <w:rPr>
            <w:sz w:val="26"/>
            <w:lang w:val="en-US"/>
          </w:rPr>
          <w:t xml:space="preserve">, separate from dramatic </w:t>
        </w:r>
      </w:ins>
      <w:ins w:id="426" w:author="Gregory Chris" w:date="2015-08-07T18:08:00Z">
        <w:r w:rsidR="004B2FAD">
          <w:rPr>
            <w:sz w:val="26"/>
            <w:lang w:val="en-US"/>
          </w:rPr>
          <w:t>literature</w:t>
        </w:r>
      </w:ins>
      <w:ins w:id="427" w:author="Gregory Chris" w:date="2015-08-07T03:57:00Z">
        <w:r>
          <w:rPr>
            <w:sz w:val="26"/>
            <w:lang w:val="en-US"/>
          </w:rPr>
          <w:t xml:space="preserve">. </w:t>
        </w:r>
      </w:ins>
      <w:ins w:id="428" w:author="Gregory Chris" w:date="2015-08-07T16:36:00Z">
        <w:r w:rsidR="00EE38C7">
          <w:rPr>
            <w:sz w:val="26"/>
            <w:lang w:val="en-US" w:eastAsia="ja-JP"/>
          </w:rPr>
          <w:t xml:space="preserve">In </w:t>
        </w:r>
      </w:ins>
      <w:ins w:id="429" w:author="Gregory Chris" w:date="2015-08-07T16:43:00Z">
        <w:r w:rsidR="001960D7">
          <w:rPr>
            <w:sz w:val="26"/>
            <w:lang w:val="en-US" w:eastAsia="ja-JP"/>
          </w:rPr>
          <w:t>Osanai’s</w:t>
        </w:r>
      </w:ins>
      <w:ins w:id="430" w:author="Gregory Chris" w:date="2015-08-07T16:36:00Z">
        <w:r w:rsidR="00EE38C7">
          <w:rPr>
            <w:sz w:val="26"/>
            <w:lang w:val="en-US" w:eastAsia="ja-JP"/>
          </w:rPr>
          <w:t xml:space="preserve"> “A Message Regarding ‘The Free Theater’” </w:t>
        </w:r>
      </w:ins>
      <w:ins w:id="431" w:author="Gregory Chris" w:date="2015-08-07T16:37:00Z">
        <w:r w:rsidR="00EE38C7">
          <w:rPr>
            <w:sz w:val="26"/>
            <w:lang w:val="en-US" w:eastAsia="ja-JP"/>
          </w:rPr>
          <w:t xml:space="preserve">(1913), </w:t>
        </w:r>
      </w:ins>
      <w:ins w:id="432" w:author="Gregory Chris" w:date="2015-08-08T00:34:00Z">
        <w:r w:rsidR="00CF08EB">
          <w:rPr>
            <w:sz w:val="26"/>
            <w:lang w:val="en-US" w:eastAsia="ja-JP"/>
          </w:rPr>
          <w:t>he</w:t>
        </w:r>
      </w:ins>
      <w:ins w:id="433" w:author="Gregory Chris" w:date="2015-08-07T16:37:00Z">
        <w:r w:rsidR="00EE38C7">
          <w:rPr>
            <w:sz w:val="26"/>
            <w:lang w:val="en-US" w:eastAsia="ja-JP"/>
          </w:rPr>
          <w:t xml:space="preserve"> </w:t>
        </w:r>
      </w:ins>
      <w:ins w:id="434" w:author="Gregory Chris" w:date="2015-08-07T16:55:00Z">
        <w:r w:rsidR="001960D7">
          <w:rPr>
            <w:sz w:val="26"/>
            <w:lang w:val="en-US" w:eastAsia="ja-JP"/>
          </w:rPr>
          <w:t xml:space="preserve">suggested </w:t>
        </w:r>
      </w:ins>
      <w:ins w:id="435" w:author="Gregory Chris" w:date="2015-08-07T17:06:00Z">
        <w:r w:rsidR="001960D7">
          <w:rPr>
            <w:sz w:val="26"/>
            <w:lang w:val="en-US" w:eastAsia="ja-JP"/>
          </w:rPr>
          <w:t xml:space="preserve">that his previous plays </w:t>
        </w:r>
      </w:ins>
      <w:ins w:id="436" w:author="Gregory Chris" w:date="2015-08-07T16:55:00Z">
        <w:r w:rsidR="001960D7">
          <w:rPr>
            <w:sz w:val="26"/>
            <w:lang w:val="en-US" w:eastAsia="ja-JP"/>
          </w:rPr>
          <w:t xml:space="preserve">had been nothing more than introductions </w:t>
        </w:r>
      </w:ins>
      <w:ins w:id="437" w:author="Gregory Chris" w:date="2015-08-07T18:08:00Z">
        <w:r w:rsidR="004B2FAD">
          <w:rPr>
            <w:sz w:val="26"/>
            <w:lang w:val="en-US" w:eastAsia="ja-JP"/>
          </w:rPr>
          <w:t>to</w:t>
        </w:r>
      </w:ins>
      <w:ins w:id="438" w:author="Gregory Chris" w:date="2015-08-07T16:55:00Z">
        <w:r w:rsidR="001960D7">
          <w:rPr>
            <w:sz w:val="26"/>
            <w:lang w:val="en-US" w:eastAsia="ja-JP"/>
          </w:rPr>
          <w:t xml:space="preserve"> literary texts, not theater</w:t>
        </w:r>
      </w:ins>
      <w:ins w:id="439" w:author="Gregory Chris" w:date="2015-08-07T16:56:00Z">
        <w:r w:rsidR="001960D7">
          <w:rPr>
            <w:sz w:val="26"/>
            <w:lang w:val="en-US" w:eastAsia="ja-JP"/>
          </w:rPr>
          <w:t xml:space="preserve"> as an </w:t>
        </w:r>
      </w:ins>
      <w:ins w:id="440" w:author="Gregory Chris" w:date="2015-08-07T16:57:00Z">
        <w:r w:rsidR="001960D7">
          <w:rPr>
            <w:sz w:val="26"/>
            <w:lang w:val="en-US" w:eastAsia="ja-JP"/>
          </w:rPr>
          <w:t>art form</w:t>
        </w:r>
      </w:ins>
      <w:ins w:id="441" w:author="Gregory Chris" w:date="2015-08-07T16:56:00Z">
        <w:r w:rsidR="001960D7">
          <w:rPr>
            <w:sz w:val="26"/>
            <w:lang w:val="en-US" w:eastAsia="ja-JP"/>
          </w:rPr>
          <w:t xml:space="preserve"> in</w:t>
        </w:r>
      </w:ins>
      <w:ins w:id="442" w:author="Gregory Chris" w:date="2015-08-07T16:57:00Z">
        <w:r w:rsidR="001960D7">
          <w:rPr>
            <w:sz w:val="26"/>
            <w:lang w:val="en-US" w:eastAsia="ja-JP"/>
          </w:rPr>
          <w:t xml:space="preserve"> its own right</w:t>
        </w:r>
      </w:ins>
      <w:ins w:id="443" w:author="Gregory Chris" w:date="2015-08-07T16:56:00Z">
        <w:r w:rsidR="001960D7">
          <w:rPr>
            <w:sz w:val="26"/>
            <w:lang w:val="en-US" w:eastAsia="ja-JP"/>
          </w:rPr>
          <w:t>.</w:t>
        </w:r>
      </w:ins>
      <w:ins w:id="444" w:author="Gregory Chris" w:date="2015-08-07T16:55:00Z">
        <w:r w:rsidR="001960D7">
          <w:rPr>
            <w:sz w:val="26"/>
            <w:lang w:val="en-US" w:eastAsia="ja-JP"/>
          </w:rPr>
          <w:t xml:space="preserve"> </w:t>
        </w:r>
      </w:ins>
      <w:ins w:id="445" w:author="Gregory Chris" w:date="2015-08-07T16:47:00Z">
        <w:r w:rsidR="001960D7">
          <w:rPr>
            <w:sz w:val="26"/>
            <w:lang w:val="en-US" w:eastAsia="ja-JP"/>
          </w:rPr>
          <w:t>Osana</w:t>
        </w:r>
      </w:ins>
      <w:ins w:id="446" w:author="Gregory Chris" w:date="2015-08-07T17:16:00Z">
        <w:r w:rsidR="001D06B1">
          <w:rPr>
            <w:sz w:val="26"/>
            <w:lang w:val="en-US" w:eastAsia="ja-JP"/>
          </w:rPr>
          <w:t xml:space="preserve">i’s </w:t>
        </w:r>
      </w:ins>
      <w:ins w:id="447" w:author="Gregory Chris" w:date="2015-08-07T17:24:00Z">
        <w:r w:rsidR="001D06B1">
          <w:rPr>
            <w:sz w:val="26"/>
            <w:lang w:val="en-US" w:eastAsia="ja-JP"/>
          </w:rPr>
          <w:t>advocacy for</w:t>
        </w:r>
      </w:ins>
      <w:ins w:id="448" w:author="Gregory Chris" w:date="2015-08-07T17:16:00Z">
        <w:r w:rsidR="001D06B1">
          <w:rPr>
            <w:sz w:val="26"/>
            <w:lang w:val="en-US" w:eastAsia="ja-JP"/>
          </w:rPr>
          <w:t xml:space="preserve"> </w:t>
        </w:r>
      </w:ins>
      <w:ins w:id="449" w:author="Gregory Chris" w:date="2015-08-07T17:30:00Z">
        <w:r w:rsidR="001D06B1">
          <w:rPr>
            <w:sz w:val="26"/>
            <w:lang w:val="en-US" w:eastAsia="ja-JP"/>
          </w:rPr>
          <w:t>New Theater</w:t>
        </w:r>
      </w:ins>
      <w:ins w:id="450" w:author="Gregory Chris" w:date="2015-08-07T17:16:00Z">
        <w:r w:rsidR="001D06B1">
          <w:rPr>
            <w:sz w:val="26"/>
            <w:lang w:val="en-US" w:eastAsia="ja-JP"/>
          </w:rPr>
          <w:t xml:space="preserve"> </w:t>
        </w:r>
      </w:ins>
      <w:ins w:id="451" w:author="Gregory Chris" w:date="2015-08-07T23:52:00Z">
        <w:r w:rsidR="00CF08EB">
          <w:rPr>
            <w:sz w:val="26"/>
            <w:lang w:val="en-US" w:eastAsia="ja-JP"/>
          </w:rPr>
          <w:t>to become</w:t>
        </w:r>
      </w:ins>
      <w:ins w:id="452" w:author="Gregory Chris" w:date="2015-08-07T17:16:00Z">
        <w:r w:rsidR="001D06B1">
          <w:rPr>
            <w:sz w:val="26"/>
            <w:lang w:val="en-US" w:eastAsia="ja-JP"/>
          </w:rPr>
          <w:t xml:space="preserve"> an independent art </w:t>
        </w:r>
      </w:ins>
      <w:ins w:id="453" w:author="Gregory Chris" w:date="2015-08-07T17:17:00Z">
        <w:r w:rsidR="001D06B1">
          <w:rPr>
            <w:sz w:val="26"/>
            <w:lang w:val="en-US" w:eastAsia="ja-JP"/>
          </w:rPr>
          <w:t xml:space="preserve">form </w:t>
        </w:r>
      </w:ins>
      <w:ins w:id="454" w:author="Gregory Chris" w:date="2015-08-07T17:19:00Z">
        <w:r w:rsidR="001D06B1">
          <w:rPr>
            <w:sz w:val="26"/>
            <w:lang w:val="en-US" w:eastAsia="ja-JP"/>
          </w:rPr>
          <w:t xml:space="preserve">is in line with </w:t>
        </w:r>
      </w:ins>
      <w:ins w:id="455" w:author="Gregory Chris" w:date="2015-08-07T16:47:00Z">
        <w:r w:rsidR="001960D7">
          <w:rPr>
            <w:sz w:val="26"/>
            <w:lang w:val="en-US" w:eastAsia="ja-JP"/>
          </w:rPr>
          <w:t xml:space="preserve">a global </w:t>
        </w:r>
        <w:r w:rsidR="001960D7">
          <w:rPr>
            <w:sz w:val="26"/>
            <w:lang w:val="en-US" w:eastAsia="ja-JP"/>
          </w:rPr>
          <w:lastRenderedPageBreak/>
          <w:t xml:space="preserve">shift </w:t>
        </w:r>
      </w:ins>
      <w:ins w:id="456" w:author="Gregory Chris" w:date="2015-08-07T17:22:00Z">
        <w:r w:rsidR="001D06B1">
          <w:rPr>
            <w:sz w:val="26"/>
            <w:lang w:val="en-US" w:eastAsia="ja-JP"/>
          </w:rPr>
          <w:t>in the early 20</w:t>
        </w:r>
        <w:r w:rsidR="001D06B1" w:rsidRPr="000E7D4B">
          <w:rPr>
            <w:sz w:val="26"/>
            <w:vertAlign w:val="superscript"/>
            <w:lang w:val="en-US" w:eastAsia="ja-JP"/>
          </w:rPr>
          <w:t>th</w:t>
        </w:r>
        <w:r w:rsidR="001D06B1">
          <w:rPr>
            <w:sz w:val="26"/>
            <w:lang w:val="en-US" w:eastAsia="ja-JP"/>
          </w:rPr>
          <w:t xml:space="preserve"> century</w:t>
        </w:r>
      </w:ins>
      <w:ins w:id="457" w:author="Gregory Chris" w:date="2015-08-07T17:24:00Z">
        <w:r w:rsidR="001D06B1">
          <w:rPr>
            <w:sz w:val="26"/>
            <w:lang w:val="en-US" w:eastAsia="ja-JP"/>
          </w:rPr>
          <w:t xml:space="preserve"> modern</w:t>
        </w:r>
      </w:ins>
      <w:ins w:id="458" w:author="Gregory Chris" w:date="2015-08-07T17:22:00Z">
        <w:r w:rsidR="001D06B1">
          <w:rPr>
            <w:sz w:val="26"/>
            <w:lang w:val="en-US" w:eastAsia="ja-JP"/>
          </w:rPr>
          <w:t xml:space="preserve"> </w:t>
        </w:r>
      </w:ins>
      <w:ins w:id="459" w:author="Gregory Chris" w:date="2015-08-07T17:23:00Z">
        <w:r w:rsidR="001D06B1">
          <w:rPr>
            <w:sz w:val="26"/>
            <w:lang w:val="en-US" w:eastAsia="ja-JP"/>
          </w:rPr>
          <w:t>theater</w:t>
        </w:r>
      </w:ins>
      <w:ins w:id="460" w:author="Gregory Chris" w:date="2015-08-07T17:24:00Z">
        <w:r w:rsidR="001D06B1">
          <w:rPr>
            <w:sz w:val="26"/>
            <w:lang w:val="en-US" w:eastAsia="ja-JP"/>
          </w:rPr>
          <w:t xml:space="preserve"> </w:t>
        </w:r>
      </w:ins>
      <w:ins w:id="461" w:author="Gregory Chris" w:date="2015-08-07T17:27:00Z">
        <w:r w:rsidR="001D06B1">
          <w:rPr>
            <w:sz w:val="26"/>
            <w:lang w:val="en-US" w:eastAsia="ja-JP"/>
          </w:rPr>
          <w:t>away from</w:t>
        </w:r>
      </w:ins>
      <w:ins w:id="462" w:author="Gregory Chris" w:date="2015-08-07T17:23:00Z">
        <w:r w:rsidR="001D06B1">
          <w:rPr>
            <w:sz w:val="26"/>
            <w:lang w:val="en-US" w:eastAsia="ja-JP"/>
          </w:rPr>
          <w:t xml:space="preserve"> </w:t>
        </w:r>
      </w:ins>
      <w:ins w:id="463" w:author="Gregory Chris" w:date="2015-08-07T17:27:00Z">
        <w:r w:rsidR="001D06B1">
          <w:rPr>
            <w:sz w:val="26"/>
            <w:lang w:val="en-US" w:eastAsia="ja-JP"/>
          </w:rPr>
          <w:t xml:space="preserve">the centrality of a </w:t>
        </w:r>
      </w:ins>
      <w:ins w:id="464" w:author="Gregory Chris" w:date="2015-08-07T16:47:00Z">
        <w:r w:rsidR="001960D7">
          <w:rPr>
            <w:sz w:val="26"/>
            <w:lang w:val="en-US" w:eastAsia="ja-JP"/>
          </w:rPr>
          <w:t>dramatic text</w:t>
        </w:r>
      </w:ins>
      <w:ins w:id="465" w:author="Gregory Chris" w:date="2015-08-07T17:14:00Z">
        <w:r w:rsidR="001D06B1">
          <w:rPr>
            <w:sz w:val="26"/>
            <w:lang w:val="en-US" w:eastAsia="ja-JP"/>
          </w:rPr>
          <w:t xml:space="preserve"> </w:t>
        </w:r>
      </w:ins>
      <w:ins w:id="466" w:author="Gregory Chris" w:date="2015-08-07T17:27:00Z">
        <w:r w:rsidR="001D06B1">
          <w:rPr>
            <w:sz w:val="26"/>
            <w:lang w:val="en-US" w:eastAsia="ja-JP"/>
          </w:rPr>
          <w:t xml:space="preserve">and toward </w:t>
        </w:r>
      </w:ins>
      <w:ins w:id="467" w:author="Gregory Chris" w:date="2015-08-07T17:28:00Z">
        <w:r w:rsidR="001D06B1">
          <w:rPr>
            <w:sz w:val="26"/>
            <w:lang w:val="en-US" w:eastAsia="ja-JP"/>
          </w:rPr>
          <w:t>a</w:t>
        </w:r>
      </w:ins>
      <w:ins w:id="468" w:author="Gregory Chris" w:date="2015-08-07T17:23:00Z">
        <w:r w:rsidR="001D06B1">
          <w:rPr>
            <w:sz w:val="26"/>
            <w:lang w:val="en-US" w:eastAsia="ja-JP"/>
          </w:rPr>
          <w:t xml:space="preserve"> director’s unifying</w:t>
        </w:r>
      </w:ins>
      <w:ins w:id="469" w:author="Gregory Chris" w:date="2015-08-07T17:07:00Z">
        <w:r w:rsidR="001960D7">
          <w:rPr>
            <w:sz w:val="26"/>
            <w:lang w:val="en-US" w:eastAsia="ja-JP"/>
          </w:rPr>
          <w:t xml:space="preserve"> dramatic vision</w:t>
        </w:r>
      </w:ins>
      <w:ins w:id="470" w:author="Gregory Chris" w:date="2015-08-07T18:05:00Z">
        <w:r w:rsidR="004B2FAD">
          <w:rPr>
            <w:sz w:val="26"/>
            <w:lang w:val="en-US" w:eastAsia="ja-JP"/>
          </w:rPr>
          <w:t xml:space="preserve">. This </w:t>
        </w:r>
      </w:ins>
      <w:ins w:id="471" w:author="Gregory Chris" w:date="2015-08-07T18:32:00Z">
        <w:r w:rsidR="004B2FAD">
          <w:rPr>
            <w:sz w:val="26"/>
            <w:lang w:val="en-US" w:eastAsia="ja-JP"/>
          </w:rPr>
          <w:t>shift</w:t>
        </w:r>
      </w:ins>
      <w:ins w:id="472" w:author="Gregory Chris" w:date="2015-08-07T18:06:00Z">
        <w:r w:rsidR="004B2FAD">
          <w:rPr>
            <w:sz w:val="26"/>
            <w:lang w:val="en-US" w:eastAsia="ja-JP"/>
          </w:rPr>
          <w:t xml:space="preserve"> </w:t>
        </w:r>
      </w:ins>
      <w:ins w:id="473" w:author="Gregory Chris" w:date="2015-08-07T17:21:00Z">
        <w:r w:rsidR="001D06B1">
          <w:rPr>
            <w:sz w:val="26"/>
            <w:lang w:val="en-US" w:eastAsia="ja-JP"/>
          </w:rPr>
          <w:t xml:space="preserve">is also </w:t>
        </w:r>
      </w:ins>
      <w:ins w:id="474" w:author="Gregory Chris" w:date="2015-08-07T17:30:00Z">
        <w:r w:rsidR="001D06B1">
          <w:rPr>
            <w:sz w:val="26"/>
            <w:lang w:val="en-US" w:eastAsia="ja-JP"/>
          </w:rPr>
          <w:t>expressed</w:t>
        </w:r>
      </w:ins>
      <w:ins w:id="475" w:author="Gregory Chris" w:date="2015-08-07T17:21:00Z">
        <w:r w:rsidR="001D06B1">
          <w:rPr>
            <w:sz w:val="26"/>
            <w:lang w:val="en-US" w:eastAsia="ja-JP"/>
          </w:rPr>
          <w:t xml:space="preserve"> in, for example,</w:t>
        </w:r>
      </w:ins>
      <w:ins w:id="476" w:author="Gregory Chris" w:date="2015-08-07T17:15:00Z">
        <w:r w:rsidR="001D06B1">
          <w:rPr>
            <w:sz w:val="26"/>
            <w:lang w:val="en-US" w:eastAsia="ja-JP"/>
          </w:rPr>
          <w:t xml:space="preserve"> </w:t>
        </w:r>
      </w:ins>
      <w:ins w:id="477" w:author="Gregory Chris" w:date="2015-08-07T17:28:00Z">
        <w:r w:rsidR="001D06B1">
          <w:rPr>
            <w:sz w:val="26"/>
            <w:lang w:val="en-US" w:eastAsia="ja-JP"/>
          </w:rPr>
          <w:t xml:space="preserve">Gordon </w:t>
        </w:r>
      </w:ins>
      <w:ins w:id="478" w:author="Gregory Chris" w:date="2015-08-07T17:02:00Z">
        <w:r w:rsidR="001960D7">
          <w:rPr>
            <w:sz w:val="26"/>
            <w:lang w:val="en-US" w:eastAsia="ja-JP"/>
          </w:rPr>
          <w:t>Craig’s “</w:t>
        </w:r>
        <w:r w:rsidR="001D06B1">
          <w:rPr>
            <w:sz w:val="26"/>
            <w:lang w:val="en-US" w:eastAsia="ja-JP"/>
          </w:rPr>
          <w:t xml:space="preserve">The Actor and the </w:t>
        </w:r>
      </w:ins>
      <w:ins w:id="479" w:author="Gregory Chris" w:date="2015-08-07T17:29:00Z">
        <w:r w:rsidR="001D06B1" w:rsidRPr="00B83E0B">
          <w:rPr>
            <w:sz w:val="26"/>
            <w:lang w:val="en-US"/>
          </w:rPr>
          <w:fldChar w:fldCharType="begin"/>
        </w:r>
        <w:r w:rsidR="001D06B1" w:rsidRPr="00B83E0B">
          <w:rPr>
            <w:sz w:val="26"/>
            <w:lang w:val="en-US"/>
          </w:rPr>
          <w:instrText xml:space="preserve"> HYPERLINK "http://www.oxfordreference.com/view/10.1093/acref/9780198601746.001.0001/acref-9780198601746-e-4017" </w:instrText>
        </w:r>
        <w:r w:rsidR="001D06B1" w:rsidRPr="00B83E0B">
          <w:rPr>
            <w:sz w:val="26"/>
            <w:lang w:val="en-US"/>
          </w:rPr>
          <w:fldChar w:fldCharType="separate"/>
        </w:r>
        <w:proofErr w:type="spellStart"/>
        <w:r w:rsidR="001D06B1" w:rsidRPr="00B83E0B">
          <w:rPr>
            <w:sz w:val="26"/>
            <w:lang w:val="en-US"/>
          </w:rPr>
          <w:t>Ü</w:t>
        </w:r>
        <w:r w:rsidR="001D06B1" w:rsidRPr="00B83E0B">
          <w:rPr>
            <w:sz w:val="26"/>
            <w:lang w:val="en-US"/>
          </w:rPr>
          <w:fldChar w:fldCharType="end"/>
        </w:r>
      </w:ins>
      <w:ins w:id="480" w:author="Gregory Chris" w:date="2015-08-07T17:02:00Z">
        <w:r w:rsidR="001960D7">
          <w:rPr>
            <w:sz w:val="26"/>
            <w:lang w:val="en-US" w:eastAsia="ja-JP"/>
          </w:rPr>
          <w:t>ber</w:t>
        </w:r>
        <w:proofErr w:type="spellEnd"/>
        <w:r w:rsidR="001960D7">
          <w:rPr>
            <w:sz w:val="26"/>
            <w:lang w:val="en-US" w:eastAsia="ja-JP"/>
          </w:rPr>
          <w:t>-Marionette” (1908</w:t>
        </w:r>
      </w:ins>
      <w:ins w:id="481" w:author="Gregory Chris" w:date="2015-08-07T17:28:00Z">
        <w:r w:rsidR="001D06B1">
          <w:rPr>
            <w:sz w:val="26"/>
            <w:lang w:val="en-US" w:eastAsia="ja-JP"/>
          </w:rPr>
          <w:t>)</w:t>
        </w:r>
      </w:ins>
      <w:ins w:id="482" w:author="Gregory Chris" w:date="2015-08-07T23:53:00Z">
        <w:r w:rsidR="00CF08EB">
          <w:rPr>
            <w:sz w:val="26"/>
            <w:lang w:val="en-US" w:eastAsia="ja-JP"/>
          </w:rPr>
          <w:t>, a text that helped shape Osanai’s conception of the</w:t>
        </w:r>
      </w:ins>
      <w:ins w:id="483" w:author="Gregory Chris" w:date="2015-08-07T23:54:00Z">
        <w:r w:rsidR="00CF08EB">
          <w:rPr>
            <w:sz w:val="26"/>
            <w:lang w:val="en-US" w:eastAsia="ja-JP"/>
          </w:rPr>
          <w:t>ater</w:t>
        </w:r>
      </w:ins>
      <w:ins w:id="484" w:author="Gregory Chris" w:date="2015-08-07T17:28:00Z">
        <w:r w:rsidR="001D06B1">
          <w:rPr>
            <w:sz w:val="26"/>
            <w:lang w:val="en-US" w:eastAsia="ja-JP"/>
          </w:rPr>
          <w:t>.</w:t>
        </w:r>
      </w:ins>
      <w:ins w:id="485" w:author="Gregory Chris" w:date="2015-08-07T17:18:00Z">
        <w:r w:rsidR="001D06B1">
          <w:rPr>
            <w:sz w:val="26"/>
            <w:lang w:val="en-US" w:eastAsia="ja-JP"/>
          </w:rPr>
          <w:t xml:space="preserve"> </w:t>
        </w:r>
      </w:ins>
    </w:p>
    <w:p w14:paraId="22C39FAA" w14:textId="77777777" w:rsidR="008B5881" w:rsidRDefault="008B5881" w:rsidP="006B13F0">
      <w:pPr>
        <w:spacing w:after="0" w:line="240" w:lineRule="auto"/>
        <w:rPr>
          <w:ins w:id="486" w:author="Gregory Chris" w:date="2015-08-07T17:48:00Z"/>
          <w:sz w:val="26"/>
          <w:lang w:val="en-US"/>
        </w:rPr>
      </w:pPr>
    </w:p>
    <w:p w14:paraId="3AA56F33" w14:textId="355E826F" w:rsidR="004F2B6A" w:rsidRDefault="008B5881" w:rsidP="004F2B6A">
      <w:pPr>
        <w:spacing w:after="0" w:line="240" w:lineRule="auto"/>
        <w:rPr>
          <w:ins w:id="487" w:author="Gregory Chris" w:date="2015-08-08T03:02:00Z"/>
          <w:sz w:val="26"/>
          <w:lang w:val="en-US" w:eastAsia="ja-JP"/>
        </w:rPr>
      </w:pPr>
      <w:ins w:id="488" w:author="Gregory Chris" w:date="2015-08-07T17:53:00Z">
        <w:r>
          <w:rPr>
            <w:sz w:val="26"/>
            <w:lang w:val="en-US"/>
          </w:rPr>
          <w:t xml:space="preserve">Although </w:t>
        </w:r>
      </w:ins>
      <w:ins w:id="489" w:author="Gregory Chris" w:date="2015-08-07T17:58:00Z">
        <w:r>
          <w:rPr>
            <w:sz w:val="26"/>
            <w:lang w:val="en-US"/>
          </w:rPr>
          <w:t xml:space="preserve">both Osanai </w:t>
        </w:r>
      </w:ins>
      <w:ins w:id="490" w:author="Gregory Chris" w:date="2015-08-07T23:54:00Z">
        <w:r w:rsidR="00CF08EB">
          <w:rPr>
            <w:sz w:val="26"/>
            <w:lang w:val="en-US"/>
          </w:rPr>
          <w:t>and</w:t>
        </w:r>
      </w:ins>
      <w:ins w:id="491" w:author="Gregory Chris" w:date="2015-08-07T17:58:00Z">
        <w:r>
          <w:rPr>
            <w:sz w:val="26"/>
            <w:lang w:val="en-US"/>
          </w:rPr>
          <w:t xml:space="preserve"> </w:t>
        </w:r>
      </w:ins>
      <w:ins w:id="492" w:author="Gregory Chris" w:date="2015-08-07T17:53:00Z">
        <w:r>
          <w:rPr>
            <w:sz w:val="26"/>
            <w:lang w:val="en-US"/>
          </w:rPr>
          <w:t xml:space="preserve">New Theater </w:t>
        </w:r>
      </w:ins>
      <w:ins w:id="493" w:author="Gregory Chris" w:date="2015-08-07T17:58:00Z">
        <w:r>
          <w:rPr>
            <w:sz w:val="26"/>
            <w:lang w:val="en-US"/>
          </w:rPr>
          <w:t xml:space="preserve">are often </w:t>
        </w:r>
      </w:ins>
      <w:ins w:id="494" w:author="Gregory Chris" w:date="2015-08-07T18:33:00Z">
        <w:r w:rsidR="004B2FAD">
          <w:rPr>
            <w:sz w:val="26"/>
            <w:lang w:val="en-US"/>
          </w:rPr>
          <w:t>discussed</w:t>
        </w:r>
      </w:ins>
      <w:ins w:id="495" w:author="Gregory Chris" w:date="2015-08-07T17:58:00Z">
        <w:r>
          <w:rPr>
            <w:sz w:val="26"/>
            <w:lang w:val="en-US"/>
          </w:rPr>
          <w:t xml:space="preserve"> </w:t>
        </w:r>
      </w:ins>
      <w:ins w:id="496" w:author="Gregory Chris" w:date="2015-08-08T03:03:00Z">
        <w:r w:rsidR="004F2B6A">
          <w:rPr>
            <w:sz w:val="26"/>
            <w:lang w:val="en-US"/>
          </w:rPr>
          <w:t xml:space="preserve">as the movement </w:t>
        </w:r>
      </w:ins>
      <w:ins w:id="497" w:author="Gregory Chris" w:date="2015-08-08T03:22:00Z">
        <w:r w:rsidR="00407616">
          <w:rPr>
            <w:sz w:val="26"/>
            <w:lang w:val="en-US"/>
          </w:rPr>
          <w:t>that</w:t>
        </w:r>
      </w:ins>
      <w:ins w:id="498" w:author="Gregory Chris" w:date="2015-08-08T03:03:00Z">
        <w:r w:rsidR="004F2B6A">
          <w:rPr>
            <w:sz w:val="26"/>
            <w:lang w:val="en-US"/>
          </w:rPr>
          <w:t xml:space="preserve"> introduced </w:t>
        </w:r>
      </w:ins>
      <w:ins w:id="499" w:author="Gregory Chris" w:date="2015-08-07T17:58:00Z">
        <w:r w:rsidR="0041371A">
          <w:rPr>
            <w:sz w:val="26"/>
            <w:lang w:val="en-US"/>
          </w:rPr>
          <w:t>naturalis</w:t>
        </w:r>
      </w:ins>
      <w:ins w:id="500" w:author="Gregory Chris" w:date="2015-08-07T18:43:00Z">
        <w:r w:rsidR="0041371A">
          <w:rPr>
            <w:sz w:val="26"/>
            <w:lang w:val="en-US"/>
          </w:rPr>
          <w:t>t and realist theater to Japan</w:t>
        </w:r>
      </w:ins>
      <w:ins w:id="501" w:author="Gregory Chris" w:date="2015-08-07T17:58:00Z">
        <w:r>
          <w:rPr>
            <w:sz w:val="26"/>
            <w:lang w:val="en-US"/>
          </w:rPr>
          <w:t xml:space="preserve">, </w:t>
        </w:r>
      </w:ins>
      <w:ins w:id="502" w:author="Gregory Chris" w:date="2015-08-08T06:17:00Z">
        <w:r w:rsidR="00C80102">
          <w:rPr>
            <w:sz w:val="26"/>
            <w:lang w:val="en-US"/>
          </w:rPr>
          <w:t>Osanai’s</w:t>
        </w:r>
      </w:ins>
      <w:ins w:id="503" w:author="Gregory Chris" w:date="2015-08-07T18:01:00Z">
        <w:r>
          <w:rPr>
            <w:sz w:val="26"/>
            <w:lang w:val="en-US"/>
          </w:rPr>
          <w:t xml:space="preserve"> Free Theater and the Tsukiji Little Theater </w:t>
        </w:r>
      </w:ins>
      <w:ins w:id="504" w:author="Gregory Chris" w:date="2015-08-08T05:46:00Z">
        <w:r w:rsidR="00E41AEC">
          <w:rPr>
            <w:sz w:val="26"/>
            <w:lang w:val="en-US"/>
          </w:rPr>
          <w:t xml:space="preserve">also </w:t>
        </w:r>
      </w:ins>
      <w:ins w:id="505" w:author="Gregory Chris" w:date="2015-08-07T17:58:00Z">
        <w:r>
          <w:rPr>
            <w:sz w:val="26"/>
            <w:lang w:val="en-US"/>
          </w:rPr>
          <w:t xml:space="preserve">played a </w:t>
        </w:r>
      </w:ins>
      <w:ins w:id="506" w:author="Gregory Chris" w:date="2015-08-07T18:02:00Z">
        <w:r w:rsidR="004B2FAD">
          <w:rPr>
            <w:sz w:val="26"/>
            <w:lang w:val="en-US"/>
          </w:rPr>
          <w:t xml:space="preserve">significant </w:t>
        </w:r>
      </w:ins>
      <w:ins w:id="507" w:author="Gregory Chris" w:date="2015-08-07T17:58:00Z">
        <w:r>
          <w:rPr>
            <w:sz w:val="26"/>
            <w:lang w:val="en-US"/>
          </w:rPr>
          <w:t xml:space="preserve">role in </w:t>
        </w:r>
      </w:ins>
      <w:ins w:id="508" w:author="Gregory Chris" w:date="2015-08-07T18:00:00Z">
        <w:r>
          <w:rPr>
            <w:sz w:val="26"/>
            <w:lang w:val="en-US"/>
          </w:rPr>
          <w:t>introducing non-realist and non-naturalist</w:t>
        </w:r>
      </w:ins>
      <w:ins w:id="509" w:author="Gregory Chris" w:date="2015-08-08T05:46:00Z">
        <w:r w:rsidR="00E41AEC">
          <w:rPr>
            <w:sz w:val="26"/>
            <w:lang w:val="en-US"/>
          </w:rPr>
          <w:t xml:space="preserve"> works</w:t>
        </w:r>
      </w:ins>
      <w:ins w:id="510" w:author="Gregory Chris" w:date="2015-08-07T18:43:00Z">
        <w:r w:rsidR="0041371A">
          <w:rPr>
            <w:sz w:val="26"/>
            <w:lang w:val="en-US"/>
          </w:rPr>
          <w:t xml:space="preserve">. </w:t>
        </w:r>
      </w:ins>
      <w:ins w:id="511" w:author="Gregory Chris" w:date="2015-08-08T03:02:00Z">
        <w:r w:rsidR="004F2B6A">
          <w:rPr>
            <w:sz w:val="26"/>
            <w:lang w:val="en-US" w:eastAsia="ja-JP"/>
          </w:rPr>
          <w:t>In</w:t>
        </w:r>
      </w:ins>
      <w:ins w:id="512" w:author="Gregory Chris" w:date="2015-08-08T04:21:00Z">
        <w:r w:rsidR="00BB625D">
          <w:rPr>
            <w:sz w:val="26"/>
            <w:lang w:val="en-US" w:eastAsia="ja-JP"/>
          </w:rPr>
          <w:t xml:space="preserve"> his 1921-1922</w:t>
        </w:r>
      </w:ins>
      <w:ins w:id="513" w:author="Gregory Chris" w:date="2015-08-08T03:02:00Z">
        <w:r w:rsidR="004F2B6A">
          <w:rPr>
            <w:sz w:val="26"/>
            <w:lang w:val="en-US" w:eastAsia="ja-JP"/>
          </w:rPr>
          <w:t xml:space="preserve"> “</w:t>
        </w:r>
      </w:ins>
      <w:ins w:id="514" w:author="Gregory Chris" w:date="2015-08-08T04:21:00Z">
        <w:r w:rsidR="00BB625D">
          <w:rPr>
            <w:sz w:val="26"/>
            <w:lang w:val="en-US" w:eastAsia="ja-JP"/>
          </w:rPr>
          <w:t>Little</w:t>
        </w:r>
      </w:ins>
      <w:ins w:id="515" w:author="Gregory Chris" w:date="2015-08-08T03:02:00Z">
        <w:r w:rsidR="004F2B6A">
          <w:rPr>
            <w:sz w:val="26"/>
            <w:lang w:val="en-US" w:eastAsia="ja-JP"/>
          </w:rPr>
          <w:t xml:space="preserve"> Theaters and </w:t>
        </w:r>
      </w:ins>
      <w:ins w:id="516" w:author="Gregory Chris" w:date="2015-08-08T04:21:00Z">
        <w:r w:rsidR="00BB625D">
          <w:rPr>
            <w:sz w:val="26"/>
            <w:lang w:val="en-US" w:eastAsia="ja-JP"/>
          </w:rPr>
          <w:t>Big</w:t>
        </w:r>
      </w:ins>
      <w:ins w:id="517" w:author="Gregory Chris" w:date="2015-08-08T03:02:00Z">
        <w:r w:rsidR="004F2B6A">
          <w:rPr>
            <w:sz w:val="26"/>
            <w:lang w:val="en-US" w:eastAsia="ja-JP"/>
          </w:rPr>
          <w:t xml:space="preserve"> Theaters,” Osanai made his anti-realist stance clear:</w:t>
        </w:r>
      </w:ins>
    </w:p>
    <w:p w14:paraId="77A7D376" w14:textId="77777777" w:rsidR="004F2B6A" w:rsidRDefault="004F2B6A" w:rsidP="004F2B6A">
      <w:pPr>
        <w:spacing w:after="0" w:line="240" w:lineRule="auto"/>
        <w:rPr>
          <w:ins w:id="518" w:author="Gregory Chris" w:date="2015-08-08T03:02:00Z"/>
          <w:sz w:val="26"/>
          <w:lang w:val="en-US"/>
        </w:rPr>
      </w:pPr>
    </w:p>
    <w:p w14:paraId="7C685132" w14:textId="5ED5376D" w:rsidR="004F2B6A" w:rsidRDefault="004F2B6A" w:rsidP="004F2B6A">
      <w:pPr>
        <w:spacing w:after="0" w:line="240" w:lineRule="auto"/>
        <w:ind w:left="709"/>
        <w:rPr>
          <w:ins w:id="519" w:author="Gregory Chris" w:date="2015-08-08T03:02:00Z"/>
          <w:sz w:val="26"/>
          <w:lang w:val="en-US"/>
        </w:rPr>
      </w:pPr>
      <w:ins w:id="520" w:author="Gregory Chris" w:date="2015-08-08T03:02:00Z">
        <w:r>
          <w:rPr>
            <w:sz w:val="26"/>
            <w:lang w:val="en-US"/>
          </w:rPr>
          <w:t xml:space="preserve">From the perspective of the global art movement, realism has already been excommunicated. It is in exile. In the worlds of painting, sculpture, literature, and theater, you certainly no longer see realism among the works of the highest quality. This is of course true for music and dance as well. In Japan, it appears that pitiful playwrights of the likes of Kikuchi </w:t>
        </w:r>
        <w:proofErr w:type="spellStart"/>
        <w:r>
          <w:rPr>
            <w:sz w:val="26"/>
            <w:lang w:val="en-US"/>
          </w:rPr>
          <w:t>Kan</w:t>
        </w:r>
        <w:proofErr w:type="spellEnd"/>
        <w:r>
          <w:rPr>
            <w:sz w:val="26"/>
            <w:lang w:val="en-US" w:eastAsia="ja-JP"/>
          </w:rPr>
          <w:t xml:space="preserve"> [1888-1948]</w:t>
        </w:r>
        <w:r>
          <w:rPr>
            <w:sz w:val="26"/>
            <w:lang w:val="en-US"/>
          </w:rPr>
          <w:t xml:space="preserve">, who still think that dramatic texts must be realist, who still think that the theatre must be realist, continue to occupy a position of great stature. However, even before the Great War [World War I], a new wind had begun to stir. This wind risked its life to escape from horrific fires of war that we in Japan could not even begin to imagine. As soon as the war ended, </w:t>
        </w:r>
      </w:ins>
      <w:ins w:id="521" w:author="Gregory Chris" w:date="2015-08-08T06:58:00Z">
        <w:r w:rsidR="005473EC">
          <w:rPr>
            <w:sz w:val="26"/>
            <w:lang w:val="en-US"/>
          </w:rPr>
          <w:t>this</w:t>
        </w:r>
      </w:ins>
      <w:ins w:id="522" w:author="Gregory Chris" w:date="2015-08-08T03:02:00Z">
        <w:r>
          <w:rPr>
            <w:sz w:val="26"/>
            <w:lang w:val="en-US"/>
          </w:rPr>
          <w:t xml:space="preserve"> wind whipped its way through all of Europe. I believe that, in the near future, this whirlwind of the new art movement will certainly destroy Japanese realism (which is nothing but an aspect of bourgeois literature).  </w:t>
        </w:r>
      </w:ins>
    </w:p>
    <w:p w14:paraId="4AE39D2B" w14:textId="77777777" w:rsidR="004F2B6A" w:rsidRDefault="004F2B6A">
      <w:pPr>
        <w:spacing w:after="0" w:line="240" w:lineRule="auto"/>
        <w:rPr>
          <w:ins w:id="523" w:author="Gregory Chris" w:date="2015-08-08T03:02:00Z"/>
          <w:sz w:val="26"/>
          <w:lang w:val="en-US"/>
        </w:rPr>
      </w:pPr>
    </w:p>
    <w:p w14:paraId="787CBB0D" w14:textId="57EFDFF6" w:rsidR="007976DF" w:rsidRPr="00CB4057" w:rsidRDefault="00E41AEC" w:rsidP="007976DF">
      <w:pPr>
        <w:rPr>
          <w:ins w:id="524" w:author="Gregory Chris" w:date="2015-08-08T05:58:00Z"/>
          <w:rFonts w:ascii="Times" w:eastAsia="Times New Roman" w:hAnsi="Times" w:cs="Times New Roman"/>
          <w:sz w:val="20"/>
          <w:szCs w:val="20"/>
          <w:lang w:val="en-US" w:eastAsia="ja-JP"/>
        </w:rPr>
      </w:pPr>
      <w:ins w:id="525" w:author="Gregory Chris" w:date="2015-08-08T05:47:00Z">
        <w:r>
          <w:rPr>
            <w:sz w:val="26"/>
            <w:lang w:val="en-US"/>
          </w:rPr>
          <w:t xml:space="preserve">Even before this provocative statement, Osanai’s </w:t>
        </w:r>
      </w:ins>
      <w:ins w:id="526" w:author="Gregory Chris" w:date="2015-08-08T00:35:00Z">
        <w:r w:rsidR="00CF08EB">
          <w:rPr>
            <w:sz w:val="26"/>
            <w:lang w:val="en-US"/>
          </w:rPr>
          <w:t xml:space="preserve">Free Theater </w:t>
        </w:r>
      </w:ins>
      <w:ins w:id="527" w:author="Gregory Chris" w:date="2015-08-08T00:42:00Z">
        <w:r w:rsidR="00CF08EB">
          <w:rPr>
            <w:sz w:val="26"/>
            <w:lang w:val="en-US"/>
          </w:rPr>
          <w:t>stag</w:t>
        </w:r>
        <w:r>
          <w:rPr>
            <w:sz w:val="26"/>
            <w:lang w:val="en-US"/>
          </w:rPr>
          <w:t>ed symbolist dramas</w:t>
        </w:r>
      </w:ins>
      <w:ins w:id="528" w:author="Gregory Chris" w:date="2015-08-08T05:57:00Z">
        <w:r w:rsidR="007976DF">
          <w:rPr>
            <w:sz w:val="26"/>
            <w:lang w:val="en-US"/>
          </w:rPr>
          <w:t xml:space="preserve">, such as </w:t>
        </w:r>
      </w:ins>
      <w:ins w:id="529" w:author="Gregory Chris" w:date="2015-08-08T06:59:00Z">
        <w:r w:rsidR="004F5984">
          <w:rPr>
            <w:sz w:val="26"/>
            <w:lang w:val="en-US"/>
          </w:rPr>
          <w:t>a</w:t>
        </w:r>
      </w:ins>
      <w:ins w:id="530" w:author="Gregory Chris" w:date="2015-08-08T05:57:00Z">
        <w:r w:rsidR="007976DF">
          <w:rPr>
            <w:sz w:val="26"/>
            <w:lang w:val="en-US"/>
          </w:rPr>
          <w:t xml:space="preserve"> 1912 production of</w:t>
        </w:r>
      </w:ins>
      <w:ins w:id="531" w:author="Gregory Chris" w:date="2015-08-08T05:47:00Z">
        <w:r>
          <w:rPr>
            <w:sz w:val="26"/>
            <w:lang w:val="en-US"/>
          </w:rPr>
          <w:t xml:space="preserve"> </w:t>
        </w:r>
      </w:ins>
      <w:ins w:id="532" w:author="Gregory Chris" w:date="2015-08-08T05:49:00Z">
        <w:r>
          <w:rPr>
            <w:sz w:val="26"/>
            <w:lang w:val="en-US"/>
          </w:rPr>
          <w:t>MAURICE</w:t>
        </w:r>
      </w:ins>
      <w:ins w:id="533" w:author="Gregory Chris" w:date="2015-08-08T05:48:00Z">
        <w:r w:rsidRPr="00E41AEC">
          <w:rPr>
            <w:sz w:val="26"/>
            <w:lang w:val="en-US"/>
          </w:rPr>
          <w:t xml:space="preserve"> </w:t>
        </w:r>
      </w:ins>
      <w:ins w:id="534" w:author="Gregory Chris" w:date="2015-08-08T05:49:00Z">
        <w:r>
          <w:rPr>
            <w:sz w:val="26"/>
            <w:lang w:val="en-US"/>
          </w:rPr>
          <w:t>MAETERLINCK’s (1862-1949)</w:t>
        </w:r>
      </w:ins>
      <w:ins w:id="535" w:author="Gregory Chris" w:date="2015-08-08T05:48:00Z">
        <w:r w:rsidRPr="00E41AEC">
          <w:rPr>
            <w:sz w:val="26"/>
            <w:lang w:val="en-US"/>
          </w:rPr>
          <w:t xml:space="preserve"> </w:t>
        </w:r>
        <w:r w:rsidRPr="000E7D4B">
          <w:rPr>
            <w:i/>
            <w:sz w:val="26"/>
            <w:lang w:val="en-US"/>
          </w:rPr>
          <w:t xml:space="preserve">The Death of </w:t>
        </w:r>
        <w:proofErr w:type="spellStart"/>
        <w:r w:rsidRPr="000E7D4B">
          <w:rPr>
            <w:i/>
            <w:sz w:val="26"/>
            <w:lang w:val="en-US"/>
          </w:rPr>
          <w:t>Tintagiles</w:t>
        </w:r>
      </w:ins>
      <w:proofErr w:type="spellEnd"/>
      <w:ins w:id="536" w:author="Gregory Chris" w:date="2015-08-08T06:17:00Z">
        <w:r w:rsidR="00C80102">
          <w:rPr>
            <w:i/>
            <w:sz w:val="26"/>
            <w:lang w:val="en-US"/>
          </w:rPr>
          <w:t xml:space="preserve"> </w:t>
        </w:r>
        <w:r w:rsidR="00C80102">
          <w:rPr>
            <w:sz w:val="26"/>
            <w:lang w:val="en-US"/>
          </w:rPr>
          <w:t>(1894)</w:t>
        </w:r>
      </w:ins>
      <w:ins w:id="537" w:author="Gregory Chris" w:date="2015-08-08T06:07:00Z">
        <w:r w:rsidR="00C67253">
          <w:rPr>
            <w:sz w:val="26"/>
            <w:lang w:val="en-US"/>
          </w:rPr>
          <w:t>, translated by Osanai himself</w:t>
        </w:r>
      </w:ins>
      <w:ins w:id="538" w:author="Gregory Chris" w:date="2015-08-08T06:18:00Z">
        <w:r w:rsidR="00C80102">
          <w:rPr>
            <w:sz w:val="26"/>
            <w:lang w:val="en-US"/>
          </w:rPr>
          <w:t xml:space="preserve">. </w:t>
        </w:r>
      </w:ins>
      <w:ins w:id="539" w:author="Gregory Chris" w:date="2015-08-08T05:57:00Z">
        <w:r w:rsidR="007976DF">
          <w:rPr>
            <w:sz w:val="26"/>
            <w:lang w:val="en-US"/>
          </w:rPr>
          <w:t>Later, the</w:t>
        </w:r>
      </w:ins>
      <w:ins w:id="540" w:author="Gregory Chris" w:date="2015-08-08T05:58:00Z">
        <w:r w:rsidR="007976DF">
          <w:rPr>
            <w:sz w:val="26"/>
            <w:lang w:val="en-US"/>
          </w:rPr>
          <w:t xml:space="preserve"> Tsukiji Little Theater’s inaugural performance in 1924 featured </w:t>
        </w:r>
        <w:proofErr w:type="spellStart"/>
        <w:r w:rsidR="007976DF" w:rsidRPr="00CB4057">
          <w:rPr>
            <w:sz w:val="26"/>
            <w:lang w:val="en-US"/>
          </w:rPr>
          <w:t>Reinhard</w:t>
        </w:r>
        <w:proofErr w:type="spellEnd"/>
        <w:r w:rsidR="007976DF" w:rsidRPr="00CB4057">
          <w:rPr>
            <w:sz w:val="26"/>
            <w:lang w:val="en-US"/>
          </w:rPr>
          <w:t xml:space="preserve"> Goering’s</w:t>
        </w:r>
        <w:r w:rsidR="007976DF">
          <w:rPr>
            <w:sz w:val="26"/>
            <w:lang w:val="en-US"/>
          </w:rPr>
          <w:t xml:space="preserve"> (1887-1936) expressionist work </w:t>
        </w:r>
        <w:r w:rsidR="007976DF">
          <w:rPr>
            <w:i/>
            <w:sz w:val="26"/>
            <w:lang w:val="en-US"/>
          </w:rPr>
          <w:t xml:space="preserve">Naval </w:t>
        </w:r>
        <w:r w:rsidR="007976DF" w:rsidRPr="00CB4057">
          <w:rPr>
            <w:i/>
            <w:sz w:val="26"/>
            <w:lang w:val="en-US"/>
          </w:rPr>
          <w:t>Encounter</w:t>
        </w:r>
        <w:r w:rsidR="007976DF">
          <w:rPr>
            <w:sz w:val="26"/>
            <w:lang w:val="en-US"/>
          </w:rPr>
          <w:t xml:space="preserve"> (</w:t>
        </w:r>
        <w:proofErr w:type="spellStart"/>
        <w:r w:rsidR="007976DF" w:rsidRPr="00CB4057">
          <w:rPr>
            <w:i/>
            <w:sz w:val="26"/>
            <w:lang w:val="en-US"/>
          </w:rPr>
          <w:t>Seeschlacht</w:t>
        </w:r>
        <w:proofErr w:type="spellEnd"/>
        <w:r w:rsidR="007976DF">
          <w:rPr>
            <w:sz w:val="26"/>
            <w:lang w:val="en-US"/>
          </w:rPr>
          <w:t>, 1917)</w:t>
        </w:r>
      </w:ins>
      <w:ins w:id="541" w:author="Gregory Chris" w:date="2015-08-08T05:59:00Z">
        <w:r w:rsidR="007976DF">
          <w:rPr>
            <w:sz w:val="26"/>
            <w:lang w:val="en-US"/>
          </w:rPr>
          <w:t>, and Osanai wrote pieces like “</w:t>
        </w:r>
      </w:ins>
      <w:ins w:id="542" w:author="Gregory Chris" w:date="2015-08-08T06:00:00Z">
        <w:r w:rsidR="007976DF">
          <w:rPr>
            <w:rFonts w:eastAsia="Times New Roman" w:cstheme="minorHAnsi"/>
            <w:iCs/>
            <w:color w:val="000000"/>
            <w:sz w:val="26"/>
            <w:szCs w:val="26"/>
            <w:lang w:eastAsia="en-GB"/>
          </w:rPr>
          <w:t xml:space="preserve">“Research into Expressionist Dramatic Texts” in order to </w:t>
        </w:r>
      </w:ins>
      <w:ins w:id="543" w:author="Gregory Chris" w:date="2015-08-08T06:01:00Z">
        <w:r w:rsidR="007976DF">
          <w:rPr>
            <w:rFonts w:eastAsia="Times New Roman" w:cstheme="minorHAnsi"/>
            <w:iCs/>
            <w:color w:val="000000"/>
            <w:sz w:val="26"/>
            <w:szCs w:val="26"/>
            <w:lang w:eastAsia="en-GB"/>
          </w:rPr>
          <w:t>introduce German expressionist theatre to Japan.</w:t>
        </w:r>
      </w:ins>
    </w:p>
    <w:p w14:paraId="50C4CBB3" w14:textId="45CCE456" w:rsidR="00E43416" w:rsidRPr="00CB4057" w:rsidRDefault="00C80102" w:rsidP="00E43416">
      <w:pPr>
        <w:spacing w:after="0" w:line="240" w:lineRule="auto"/>
        <w:rPr>
          <w:ins w:id="544" w:author="Gregory Chris" w:date="2015-08-08T05:23:00Z"/>
          <w:sz w:val="26"/>
          <w:lang w:val="en-US" w:eastAsia="ja-JP"/>
        </w:rPr>
      </w:pPr>
      <w:ins w:id="545" w:author="Gregory Chris" w:date="2015-08-08T06:18:00Z">
        <w:r>
          <w:rPr>
            <w:sz w:val="26"/>
            <w:lang w:val="en-US" w:eastAsia="ja-JP"/>
          </w:rPr>
          <w:t xml:space="preserve">In a 1927 lecture on “The Future of Japanese Theatre,” Osanai </w:t>
        </w:r>
      </w:ins>
      <w:ins w:id="546" w:author="Gregory Chris" w:date="2015-08-08T06:19:00Z">
        <w:r>
          <w:rPr>
            <w:sz w:val="26"/>
            <w:lang w:val="en-US" w:eastAsia="ja-JP"/>
          </w:rPr>
          <w:t xml:space="preserve">expressed interest in </w:t>
        </w:r>
      </w:ins>
      <w:ins w:id="547" w:author="Gregory Chris" w:date="2015-08-08T06:21:00Z">
        <w:r>
          <w:rPr>
            <w:sz w:val="26"/>
            <w:lang w:val="en-US" w:eastAsia="ja-JP"/>
          </w:rPr>
          <w:t>drawing on</w:t>
        </w:r>
      </w:ins>
      <w:ins w:id="548" w:author="Gregory Chris" w:date="2015-08-08T06:55:00Z">
        <w:r w:rsidR="0031185C">
          <w:rPr>
            <w:sz w:val="26"/>
            <w:lang w:val="en-US" w:eastAsia="ja-JP"/>
          </w:rPr>
          <w:t xml:space="preserve"> not only</w:t>
        </w:r>
      </w:ins>
      <w:ins w:id="549" w:author="Gregory Chris" w:date="2015-08-08T06:19:00Z">
        <w:r>
          <w:rPr>
            <w:sz w:val="26"/>
            <w:lang w:val="en-US" w:eastAsia="ja-JP"/>
          </w:rPr>
          <w:t xml:space="preserve"> Japan’s kabuki tradition </w:t>
        </w:r>
      </w:ins>
      <w:ins w:id="550" w:author="Gregory Chris" w:date="2015-08-08T06:55:00Z">
        <w:r w:rsidR="0031185C">
          <w:rPr>
            <w:sz w:val="26"/>
            <w:lang w:val="en-US" w:eastAsia="ja-JP"/>
          </w:rPr>
          <w:t>but</w:t>
        </w:r>
      </w:ins>
      <w:ins w:id="551" w:author="Gregory Chris" w:date="2015-08-08T06:19:00Z">
        <w:r>
          <w:rPr>
            <w:sz w:val="26"/>
            <w:lang w:val="en-US" w:eastAsia="ja-JP"/>
          </w:rPr>
          <w:t xml:space="preserve"> also </w:t>
        </w:r>
      </w:ins>
      <w:ins w:id="552" w:author="Gregory Chris" w:date="2015-08-08T06:20:00Z">
        <w:r>
          <w:rPr>
            <w:sz w:val="26"/>
            <w:lang w:val="en-US" w:eastAsia="ja-JP"/>
          </w:rPr>
          <w:t xml:space="preserve">theatre </w:t>
        </w:r>
      </w:ins>
      <w:ins w:id="553" w:author="Gregory Chris" w:date="2015-08-08T06:21:00Z">
        <w:r>
          <w:rPr>
            <w:sz w:val="26"/>
            <w:lang w:val="en-US" w:eastAsia="ja-JP"/>
          </w:rPr>
          <w:t>practices from</w:t>
        </w:r>
      </w:ins>
      <w:ins w:id="554" w:author="Gregory Chris" w:date="2015-08-08T06:22:00Z">
        <w:r>
          <w:rPr>
            <w:sz w:val="26"/>
            <w:lang w:val="en-US" w:eastAsia="ja-JP"/>
          </w:rPr>
          <w:t xml:space="preserve"> Asian</w:t>
        </w:r>
      </w:ins>
      <w:ins w:id="555" w:author="Gregory Chris" w:date="2015-08-08T06:21:00Z">
        <w:r>
          <w:rPr>
            <w:sz w:val="26"/>
            <w:lang w:val="en-US" w:eastAsia="ja-JP"/>
          </w:rPr>
          <w:t xml:space="preserve"> </w:t>
        </w:r>
      </w:ins>
      <w:ins w:id="556" w:author="Gregory Chris" w:date="2015-08-08T06:22:00Z">
        <w:r>
          <w:rPr>
            <w:sz w:val="26"/>
            <w:lang w:val="en-US" w:eastAsia="ja-JP"/>
          </w:rPr>
          <w:t>countries including</w:t>
        </w:r>
      </w:ins>
      <w:ins w:id="557" w:author="Gregory Chris" w:date="2015-08-08T06:20:00Z">
        <w:r>
          <w:rPr>
            <w:sz w:val="26"/>
            <w:lang w:val="en-US" w:eastAsia="ja-JP"/>
          </w:rPr>
          <w:t xml:space="preserve"> China and India. </w:t>
        </w:r>
      </w:ins>
      <w:ins w:id="558" w:author="Gregory Chris" w:date="2015-08-08T06:24:00Z">
        <w:r w:rsidR="00C5302F">
          <w:rPr>
            <w:sz w:val="26"/>
            <w:lang w:val="en-US" w:eastAsia="ja-JP"/>
          </w:rPr>
          <w:t xml:space="preserve">This turn to Asia </w:t>
        </w:r>
      </w:ins>
      <w:ins w:id="559" w:author="Gregory Chris" w:date="2015-08-08T06:56:00Z">
        <w:r w:rsidR="0031185C">
          <w:rPr>
            <w:sz w:val="26"/>
            <w:lang w:val="en-US" w:eastAsia="ja-JP"/>
          </w:rPr>
          <w:t>to</w:t>
        </w:r>
      </w:ins>
      <w:ins w:id="560" w:author="Gregory Chris" w:date="2015-08-08T06:28:00Z">
        <w:r w:rsidR="00C5302F">
          <w:rPr>
            <w:sz w:val="26"/>
            <w:lang w:val="en-US" w:eastAsia="ja-JP"/>
          </w:rPr>
          <w:t xml:space="preserve"> </w:t>
        </w:r>
      </w:ins>
      <w:ins w:id="561" w:author="Gregory Chris" w:date="2015-08-08T06:56:00Z">
        <w:r w:rsidR="0031185C">
          <w:rPr>
            <w:sz w:val="26"/>
            <w:lang w:val="en-US" w:eastAsia="ja-JP"/>
          </w:rPr>
          <w:t xml:space="preserve">inspire </w:t>
        </w:r>
      </w:ins>
      <w:ins w:id="562" w:author="Gregory Chris" w:date="2015-08-08T07:00:00Z">
        <w:r w:rsidR="004F5984">
          <w:rPr>
            <w:sz w:val="26"/>
            <w:lang w:val="en-US" w:eastAsia="ja-JP"/>
          </w:rPr>
          <w:t>modern theatre</w:t>
        </w:r>
      </w:ins>
      <w:ins w:id="563" w:author="Gregory Chris" w:date="2015-08-08T06:28:00Z">
        <w:r w:rsidR="00C5302F">
          <w:rPr>
            <w:sz w:val="26"/>
            <w:lang w:val="en-US" w:eastAsia="ja-JP"/>
          </w:rPr>
          <w:t xml:space="preserve"> </w:t>
        </w:r>
      </w:ins>
      <w:ins w:id="564" w:author="Gregory Chris" w:date="2015-08-08T06:24:00Z">
        <w:r w:rsidR="00C5302F">
          <w:rPr>
            <w:sz w:val="26"/>
            <w:lang w:val="en-US" w:eastAsia="ja-JP"/>
          </w:rPr>
          <w:t xml:space="preserve">was </w:t>
        </w:r>
      </w:ins>
      <w:ins w:id="565" w:author="Gregory Chris" w:date="2015-08-08T06:28:00Z">
        <w:r w:rsidR="00C5302F">
          <w:rPr>
            <w:sz w:val="26"/>
            <w:lang w:val="en-US" w:eastAsia="ja-JP"/>
          </w:rPr>
          <w:t>again in synch</w:t>
        </w:r>
      </w:ins>
      <w:ins w:id="566" w:author="Gregory Chris" w:date="2015-08-08T06:24:00Z">
        <w:r w:rsidR="00C5302F">
          <w:rPr>
            <w:sz w:val="26"/>
            <w:lang w:val="en-US" w:eastAsia="ja-JP"/>
          </w:rPr>
          <w:t xml:space="preserve"> with global modernist </w:t>
        </w:r>
      </w:ins>
      <w:ins w:id="567" w:author="Gregory Chris" w:date="2015-08-08T06:25:00Z">
        <w:r w:rsidR="00C5302F">
          <w:rPr>
            <w:sz w:val="26"/>
            <w:lang w:val="en-US" w:eastAsia="ja-JP"/>
          </w:rPr>
          <w:t xml:space="preserve">trends in theatre, shared by contemporaries like VSEVOLOD MEYERHOLD (1874-1940). </w:t>
        </w:r>
      </w:ins>
      <w:ins w:id="568" w:author="Gregory Chris" w:date="2015-08-08T05:23:00Z">
        <w:r w:rsidR="00E43416">
          <w:rPr>
            <w:sz w:val="26"/>
            <w:lang w:val="en-US" w:eastAsia="ja-JP"/>
          </w:rPr>
          <w:t xml:space="preserve">In </w:t>
        </w:r>
        <w:r w:rsidR="00E43416">
          <w:rPr>
            <w:sz w:val="26"/>
            <w:lang w:val="en-US"/>
          </w:rPr>
          <w:t xml:space="preserve">1928, Osanai </w:t>
        </w:r>
      </w:ins>
      <w:ins w:id="569" w:author="Gregory Chris" w:date="2015-08-08T06:29:00Z">
        <w:r w:rsidR="00C5302F">
          <w:rPr>
            <w:sz w:val="26"/>
            <w:lang w:val="en-US"/>
          </w:rPr>
          <w:t xml:space="preserve">pursued </w:t>
        </w:r>
      </w:ins>
      <w:ins w:id="570" w:author="Gregory Chris" w:date="2015-08-08T06:30:00Z">
        <w:r w:rsidR="00C5302F">
          <w:rPr>
            <w:sz w:val="26"/>
            <w:lang w:val="en-US"/>
          </w:rPr>
          <w:t xml:space="preserve">his </w:t>
        </w:r>
      </w:ins>
      <w:ins w:id="571" w:author="Gregory Chris" w:date="2015-08-08T06:56:00Z">
        <w:r w:rsidR="0031185C">
          <w:rPr>
            <w:sz w:val="26"/>
            <w:lang w:val="en-US"/>
          </w:rPr>
          <w:t>boundary crossing fusion</w:t>
        </w:r>
      </w:ins>
      <w:ins w:id="572" w:author="Gregory Chris" w:date="2015-08-08T06:29:00Z">
        <w:r w:rsidR="00C5302F">
          <w:rPr>
            <w:sz w:val="26"/>
            <w:lang w:val="en-US"/>
          </w:rPr>
          <w:t xml:space="preserve"> of modernist and classical theatre when he </w:t>
        </w:r>
      </w:ins>
      <w:ins w:id="573" w:author="Gregory Chris" w:date="2015-08-08T05:23:00Z">
        <w:r w:rsidR="00E43416">
          <w:rPr>
            <w:sz w:val="26"/>
            <w:lang w:val="en-US"/>
          </w:rPr>
          <w:t xml:space="preserve">scripted a modernized </w:t>
        </w:r>
      </w:ins>
      <w:ins w:id="574" w:author="Gregory Chris" w:date="2015-08-08T06:30:00Z">
        <w:r w:rsidR="00C5302F">
          <w:rPr>
            <w:sz w:val="26"/>
            <w:lang w:val="en-US"/>
          </w:rPr>
          <w:t>adaptatio</w:t>
        </w:r>
      </w:ins>
      <w:ins w:id="575" w:author="Gregory Chris" w:date="2015-08-08T06:56:00Z">
        <w:r w:rsidR="0031185C">
          <w:rPr>
            <w:sz w:val="26"/>
            <w:lang w:val="en-US"/>
          </w:rPr>
          <w:t>n</w:t>
        </w:r>
      </w:ins>
      <w:ins w:id="576" w:author="Gregory Chris" w:date="2015-08-08T05:23:00Z">
        <w:r w:rsidR="00E43416">
          <w:rPr>
            <w:sz w:val="26"/>
            <w:lang w:val="en-US"/>
          </w:rPr>
          <w:t xml:space="preserve"> of </w:t>
        </w:r>
        <w:proofErr w:type="spellStart"/>
        <w:r w:rsidR="00E43416">
          <w:rPr>
            <w:sz w:val="26"/>
            <w:lang w:val="en-US"/>
          </w:rPr>
          <w:t>Chikamatsu</w:t>
        </w:r>
        <w:proofErr w:type="spellEnd"/>
        <w:r w:rsidR="00E43416">
          <w:rPr>
            <w:sz w:val="26"/>
            <w:lang w:val="en-US"/>
          </w:rPr>
          <w:t xml:space="preserve"> </w:t>
        </w:r>
        <w:proofErr w:type="spellStart"/>
        <w:r w:rsidR="00E43416">
          <w:rPr>
            <w:sz w:val="26"/>
            <w:lang w:val="en-US"/>
          </w:rPr>
          <w:t>Monzaemon’s</w:t>
        </w:r>
        <w:proofErr w:type="spellEnd"/>
        <w:r w:rsidR="00E43416">
          <w:rPr>
            <w:sz w:val="26"/>
            <w:lang w:val="en-US"/>
          </w:rPr>
          <w:t xml:space="preserve"> (1653-1725) </w:t>
        </w:r>
        <w:r w:rsidR="00E43416">
          <w:rPr>
            <w:i/>
            <w:sz w:val="26"/>
            <w:lang w:val="en-US"/>
          </w:rPr>
          <w:t xml:space="preserve">The Battles of </w:t>
        </w:r>
        <w:proofErr w:type="spellStart"/>
        <w:r w:rsidR="00E43416">
          <w:rPr>
            <w:i/>
            <w:sz w:val="26"/>
            <w:lang w:val="en-US"/>
          </w:rPr>
          <w:t>Coxinaga</w:t>
        </w:r>
        <w:proofErr w:type="spellEnd"/>
        <w:r w:rsidR="00E43416">
          <w:rPr>
            <w:i/>
            <w:sz w:val="26"/>
            <w:lang w:val="en-US"/>
          </w:rPr>
          <w:t xml:space="preserve"> </w:t>
        </w:r>
        <w:r w:rsidR="00E43416">
          <w:rPr>
            <w:sz w:val="26"/>
            <w:lang w:val="en-US"/>
          </w:rPr>
          <w:t>(1715)</w:t>
        </w:r>
      </w:ins>
      <w:ins w:id="577" w:author="Gregory Chris" w:date="2015-08-08T06:58:00Z">
        <w:r w:rsidR="0031185C">
          <w:rPr>
            <w:sz w:val="26"/>
            <w:lang w:val="en-US" w:eastAsia="ja-JP"/>
          </w:rPr>
          <w:t xml:space="preserve">, which </w:t>
        </w:r>
      </w:ins>
      <w:ins w:id="578" w:author="Gregory Chris" w:date="2015-08-08T05:23:00Z">
        <w:r w:rsidR="00E43416">
          <w:rPr>
            <w:sz w:val="26"/>
            <w:lang w:val="en-US"/>
          </w:rPr>
          <w:t xml:space="preserve">was performed </w:t>
        </w:r>
      </w:ins>
      <w:ins w:id="579" w:author="Gregory Chris" w:date="2015-08-08T06:30:00Z">
        <w:r w:rsidR="00C5302F">
          <w:rPr>
            <w:sz w:val="26"/>
            <w:lang w:val="en-US"/>
          </w:rPr>
          <w:t>at the Tsukiji Little Theatre just two</w:t>
        </w:r>
      </w:ins>
      <w:ins w:id="580" w:author="Gregory Chris" w:date="2015-08-08T05:23:00Z">
        <w:r w:rsidR="00E43416">
          <w:rPr>
            <w:sz w:val="26"/>
            <w:lang w:val="en-US"/>
          </w:rPr>
          <w:t xml:space="preserve"> months before his premature death.</w:t>
        </w:r>
      </w:ins>
      <w:ins w:id="581" w:author="Gregory Chris" w:date="2015-08-08T06:08:00Z">
        <w:r w:rsidR="008C36F0">
          <w:rPr>
            <w:sz w:val="26"/>
            <w:lang w:val="en-US"/>
          </w:rPr>
          <w:t xml:space="preserve"> </w:t>
        </w:r>
      </w:ins>
    </w:p>
    <w:p w14:paraId="3CA2E8AB" w14:textId="77777777" w:rsidR="00E43416" w:rsidRPr="000E7D4B" w:rsidRDefault="00E43416">
      <w:pPr>
        <w:spacing w:after="0" w:line="240" w:lineRule="auto"/>
        <w:rPr>
          <w:ins w:id="582" w:author="Gregory Chris" w:date="2015-08-08T00:03:00Z"/>
          <w:sz w:val="26"/>
          <w:lang w:val="en-US"/>
        </w:rPr>
      </w:pPr>
    </w:p>
    <w:p w14:paraId="073FCB97" w14:textId="77777777" w:rsidR="003B4152" w:rsidRDefault="003B4152" w:rsidP="00325BC9">
      <w:pPr>
        <w:spacing w:after="0" w:line="240" w:lineRule="auto"/>
        <w:rPr>
          <w:ins w:id="583" w:author="Gregory Chris" w:date="2015-08-06T03:53:00Z"/>
        </w:rPr>
      </w:pPr>
    </w:p>
    <w:p w14:paraId="2390417B" w14:textId="3B93E4E5" w:rsidR="00407616" w:rsidRPr="000E7D4B" w:rsidRDefault="00407616" w:rsidP="00407616">
      <w:pPr>
        <w:spacing w:after="0" w:line="240" w:lineRule="auto"/>
        <w:rPr>
          <w:ins w:id="584" w:author="Gregory Chris" w:date="2015-08-08T03:27:00Z"/>
          <w:rFonts w:cstheme="minorHAnsi"/>
          <w:b/>
          <w:sz w:val="26"/>
          <w:szCs w:val="26"/>
        </w:rPr>
      </w:pPr>
      <w:ins w:id="585" w:author="Gregory Chris" w:date="2015-08-08T03:24:00Z">
        <w:r>
          <w:rPr>
            <w:rFonts w:cstheme="minorHAnsi"/>
            <w:b/>
            <w:sz w:val="26"/>
            <w:szCs w:val="26"/>
          </w:rPr>
          <w:lastRenderedPageBreak/>
          <w:t>Major edi</w:t>
        </w:r>
      </w:ins>
      <w:ins w:id="586" w:author="Gregory Chris" w:date="2015-08-08T03:25:00Z">
        <w:r>
          <w:rPr>
            <w:rFonts w:cstheme="minorHAnsi"/>
            <w:b/>
            <w:sz w:val="26"/>
            <w:szCs w:val="26"/>
          </w:rPr>
          <w:t>tions of collected works</w:t>
        </w:r>
      </w:ins>
    </w:p>
    <w:p w14:paraId="32B14599" w14:textId="45268229" w:rsidR="00407616" w:rsidRDefault="00407616" w:rsidP="00407616">
      <w:pPr>
        <w:spacing w:after="0" w:line="240" w:lineRule="auto"/>
        <w:rPr>
          <w:ins w:id="587" w:author="Gregory Chris" w:date="2015-08-08T03:40:00Z"/>
          <w:rFonts w:cstheme="minorHAnsi"/>
          <w:b/>
          <w:sz w:val="26"/>
          <w:szCs w:val="26"/>
          <w:lang w:val="en-US" w:eastAsia="ja-JP"/>
        </w:rPr>
      </w:pPr>
    </w:p>
    <w:p w14:paraId="109E45EA" w14:textId="3927213A" w:rsidR="003F0106" w:rsidRDefault="003F0106" w:rsidP="003F0106">
      <w:pPr>
        <w:spacing w:after="0" w:line="240" w:lineRule="auto"/>
        <w:rPr>
          <w:ins w:id="588" w:author="Gregory Chris" w:date="2015-08-08T03:40:00Z"/>
          <w:rFonts w:cstheme="minorHAnsi"/>
          <w:sz w:val="26"/>
          <w:szCs w:val="26"/>
          <w:lang w:val="en-US" w:eastAsia="ja-JP"/>
        </w:rPr>
      </w:pPr>
      <w:ins w:id="589" w:author="Gregory Chris" w:date="2015-08-08T03:40:00Z">
        <w:r>
          <w:rPr>
            <w:rFonts w:cstheme="minorHAnsi"/>
            <w:sz w:val="26"/>
            <w:szCs w:val="26"/>
            <w:lang w:val="en-US" w:eastAsia="ja-JP"/>
          </w:rPr>
          <w:t>Osanai</w:t>
        </w:r>
        <w:r w:rsidRPr="00CB4057">
          <w:rPr>
            <w:rFonts w:cstheme="minorHAnsi"/>
            <w:sz w:val="26"/>
            <w:szCs w:val="26"/>
            <w:lang w:val="en-US" w:eastAsia="ja-JP"/>
          </w:rPr>
          <w:t xml:space="preserve"> </w:t>
        </w:r>
        <w:r>
          <w:rPr>
            <w:rFonts w:cstheme="minorHAnsi"/>
            <w:sz w:val="26"/>
            <w:szCs w:val="26"/>
            <w:lang w:val="en-US" w:eastAsia="ja-JP"/>
          </w:rPr>
          <w:t xml:space="preserve">K. (1975). </w:t>
        </w:r>
        <w:r>
          <w:rPr>
            <w:rFonts w:cstheme="minorHAnsi"/>
            <w:i/>
            <w:sz w:val="26"/>
            <w:szCs w:val="26"/>
            <w:lang w:val="en-US" w:eastAsia="ja-JP"/>
          </w:rPr>
          <w:t xml:space="preserve">Osanai Kaoru </w:t>
        </w:r>
        <w:proofErr w:type="spellStart"/>
        <w:r>
          <w:rPr>
            <w:rFonts w:cstheme="minorHAnsi"/>
            <w:i/>
            <w:sz w:val="26"/>
            <w:szCs w:val="26"/>
            <w:lang w:val="en-US" w:eastAsia="ja-JP"/>
          </w:rPr>
          <w:t>zenshū</w:t>
        </w:r>
        <w:proofErr w:type="spellEnd"/>
        <w:r>
          <w:rPr>
            <w:rFonts w:cstheme="minorHAnsi"/>
            <w:i/>
            <w:sz w:val="26"/>
            <w:szCs w:val="26"/>
            <w:lang w:val="en-US" w:eastAsia="ja-JP"/>
          </w:rPr>
          <w:t xml:space="preserve"> [The Complete Works of Osanai Kaoru] </w:t>
        </w:r>
        <w:r>
          <w:rPr>
            <w:rFonts w:cstheme="minorHAnsi"/>
            <w:sz w:val="26"/>
            <w:szCs w:val="26"/>
            <w:lang w:val="en-US" w:eastAsia="ja-JP"/>
          </w:rPr>
          <w:t xml:space="preserve">(Vols. 1-8). </w:t>
        </w:r>
      </w:ins>
      <w:ins w:id="590" w:author="Gregory Chris" w:date="2015-08-08T03:43:00Z">
        <w:r w:rsidR="001575D9">
          <w:rPr>
            <w:rFonts w:cstheme="minorHAnsi"/>
            <w:sz w:val="26"/>
            <w:szCs w:val="26"/>
            <w:lang w:val="en-US" w:eastAsia="ja-JP"/>
          </w:rPr>
          <w:t>Kyoto</w:t>
        </w:r>
      </w:ins>
      <w:ins w:id="591" w:author="Gregory Chris" w:date="2015-08-08T03:40:00Z">
        <w:r>
          <w:rPr>
            <w:rFonts w:cstheme="minorHAnsi"/>
            <w:sz w:val="26"/>
            <w:szCs w:val="26"/>
            <w:lang w:val="en-US" w:eastAsia="ja-JP"/>
          </w:rPr>
          <w:t xml:space="preserve">: </w:t>
        </w:r>
      </w:ins>
      <w:proofErr w:type="spellStart"/>
      <w:ins w:id="592" w:author="Gregory Chris" w:date="2015-08-08T03:43:00Z">
        <w:r w:rsidR="001575D9">
          <w:rPr>
            <w:rFonts w:cstheme="minorHAnsi"/>
            <w:sz w:val="26"/>
            <w:szCs w:val="26"/>
            <w:lang w:val="en-US" w:eastAsia="ja-JP"/>
          </w:rPr>
          <w:t>Rinsen</w:t>
        </w:r>
        <w:proofErr w:type="spellEnd"/>
        <w:r w:rsidR="001575D9">
          <w:rPr>
            <w:rFonts w:cstheme="minorHAnsi"/>
            <w:sz w:val="26"/>
            <w:szCs w:val="26"/>
            <w:lang w:val="en-US" w:eastAsia="ja-JP"/>
          </w:rPr>
          <w:t xml:space="preserve"> </w:t>
        </w:r>
        <w:proofErr w:type="spellStart"/>
        <w:r w:rsidR="001575D9">
          <w:rPr>
            <w:rFonts w:cstheme="minorHAnsi"/>
            <w:sz w:val="26"/>
            <w:szCs w:val="26"/>
            <w:lang w:val="en-US" w:eastAsia="ja-JP"/>
          </w:rPr>
          <w:t>Shoten</w:t>
        </w:r>
      </w:ins>
      <w:proofErr w:type="spellEnd"/>
      <w:ins w:id="593" w:author="Gregory Chris" w:date="2015-08-08T03:40:00Z">
        <w:r>
          <w:rPr>
            <w:rFonts w:cstheme="minorHAnsi"/>
            <w:sz w:val="26"/>
            <w:szCs w:val="26"/>
            <w:lang w:val="en-US" w:eastAsia="ja-JP"/>
          </w:rPr>
          <w:t xml:space="preserve">. </w:t>
        </w:r>
      </w:ins>
    </w:p>
    <w:p w14:paraId="79022116" w14:textId="7442FD72" w:rsidR="003F0106" w:rsidRPr="004F5984" w:rsidRDefault="001575D9" w:rsidP="00407616">
      <w:pPr>
        <w:spacing w:after="0" w:line="240" w:lineRule="auto"/>
        <w:rPr>
          <w:ins w:id="594" w:author="Gregory Chris" w:date="2015-08-08T03:40:00Z"/>
          <w:rFonts w:ascii="Times" w:eastAsia="Times New Roman" w:hAnsi="Times" w:cs="Times New Roman"/>
          <w:sz w:val="20"/>
          <w:szCs w:val="20"/>
          <w:lang w:val="en-US" w:eastAsia="ja-JP"/>
          <w:rPrChange w:id="595" w:author="Gregory Chris" w:date="2015-08-08T07:02:00Z">
            <w:rPr>
              <w:ins w:id="596" w:author="Gregory Chris" w:date="2015-08-08T03:40:00Z"/>
              <w:rFonts w:cstheme="minorHAnsi"/>
              <w:b/>
              <w:sz w:val="26"/>
              <w:szCs w:val="26"/>
              <w:lang w:val="en-US" w:eastAsia="ja-JP"/>
            </w:rPr>
          </w:rPrChange>
        </w:rPr>
      </w:pPr>
      <w:ins w:id="597" w:author="Gregory Chris" w:date="2015-08-08T03:42:00Z">
        <w:r>
          <w:rPr>
            <w:rFonts w:cstheme="minorHAnsi" w:hint="eastAsia"/>
            <w:sz w:val="26"/>
            <w:szCs w:val="26"/>
            <w:lang w:val="en-US" w:eastAsia="ja-JP"/>
          </w:rPr>
          <w:t>小山内薫</w:t>
        </w:r>
      </w:ins>
      <w:ins w:id="598" w:author="Gregory Chris" w:date="2015-08-08T03:40:00Z">
        <w:r w:rsidR="003F0106">
          <w:rPr>
            <w:rFonts w:cstheme="minorHAnsi"/>
            <w:sz w:val="26"/>
            <w:szCs w:val="26"/>
            <w:lang w:val="en-US" w:eastAsia="ja-JP"/>
          </w:rPr>
          <w:t>. (</w:t>
        </w:r>
      </w:ins>
      <w:ins w:id="599" w:author="Gregory Chris" w:date="2015-08-08T03:42:00Z">
        <w:r>
          <w:rPr>
            <w:rFonts w:cstheme="minorHAnsi"/>
            <w:sz w:val="26"/>
            <w:szCs w:val="26"/>
            <w:lang w:val="en-US" w:eastAsia="ja-JP"/>
          </w:rPr>
          <w:t>1975</w:t>
        </w:r>
      </w:ins>
      <w:ins w:id="600" w:author="Gregory Chris" w:date="2015-08-08T03:40:00Z">
        <w:r w:rsidR="003F0106">
          <w:rPr>
            <w:rFonts w:cstheme="minorHAnsi"/>
            <w:sz w:val="26"/>
            <w:szCs w:val="26"/>
            <w:lang w:val="en-US" w:eastAsia="ja-JP"/>
          </w:rPr>
          <w:t xml:space="preserve">). </w:t>
        </w:r>
        <w:r w:rsidR="003F0106">
          <w:rPr>
            <w:rFonts w:cstheme="minorHAnsi" w:hint="eastAsia"/>
            <w:sz w:val="26"/>
            <w:szCs w:val="26"/>
            <w:lang w:val="en-US" w:eastAsia="ja-JP"/>
          </w:rPr>
          <w:t>小山内薫</w:t>
        </w:r>
      </w:ins>
      <w:ins w:id="601" w:author="Gregory Chris" w:date="2015-08-08T03:42:00Z">
        <w:r>
          <w:rPr>
            <w:rFonts w:cstheme="minorHAnsi" w:hint="eastAsia"/>
            <w:sz w:val="26"/>
            <w:szCs w:val="26"/>
            <w:lang w:val="en-US" w:eastAsia="ja-JP"/>
          </w:rPr>
          <w:t xml:space="preserve"> </w:t>
        </w:r>
      </w:ins>
      <w:ins w:id="602" w:author="Gregory Chris" w:date="2015-08-08T03:40:00Z">
        <w:r w:rsidR="003F0106">
          <w:rPr>
            <w:rFonts w:cstheme="minorHAnsi" w:hint="eastAsia"/>
            <w:sz w:val="26"/>
            <w:szCs w:val="26"/>
            <w:lang w:val="en-US" w:eastAsia="ja-JP"/>
          </w:rPr>
          <w:t>全集</w:t>
        </w:r>
        <w:r w:rsidR="003F0106">
          <w:rPr>
            <w:rFonts w:cstheme="minorHAnsi"/>
            <w:sz w:val="26"/>
            <w:szCs w:val="26"/>
            <w:lang w:val="en-US" w:eastAsia="ja-JP"/>
          </w:rPr>
          <w:t xml:space="preserve"> (</w:t>
        </w:r>
        <w:r w:rsidR="003F0106">
          <w:rPr>
            <w:rFonts w:cstheme="minorHAnsi" w:hint="eastAsia"/>
            <w:sz w:val="26"/>
            <w:szCs w:val="26"/>
            <w:lang w:val="en-US" w:eastAsia="ja-JP"/>
          </w:rPr>
          <w:t>第１巻〜第</w:t>
        </w:r>
      </w:ins>
      <w:ins w:id="603" w:author="Gregory Chris" w:date="2015-08-08T03:41:00Z">
        <w:r w:rsidR="003F0106">
          <w:rPr>
            <w:rFonts w:cstheme="minorHAnsi"/>
            <w:sz w:val="26"/>
            <w:szCs w:val="26"/>
            <w:lang w:val="en-US" w:eastAsia="ja-JP"/>
          </w:rPr>
          <w:t>8</w:t>
        </w:r>
      </w:ins>
      <w:ins w:id="604" w:author="Gregory Chris" w:date="2015-08-08T03:40:00Z">
        <w:r w:rsidR="003F0106">
          <w:rPr>
            <w:rFonts w:cstheme="minorHAnsi" w:hint="eastAsia"/>
            <w:sz w:val="26"/>
            <w:szCs w:val="26"/>
            <w:lang w:val="en-US" w:eastAsia="ja-JP"/>
          </w:rPr>
          <w:t>巻</w:t>
        </w:r>
        <w:r w:rsidR="003F0106">
          <w:rPr>
            <w:rFonts w:cstheme="minorHAnsi"/>
            <w:sz w:val="26"/>
            <w:szCs w:val="26"/>
            <w:lang w:val="en-US" w:eastAsia="ja-JP"/>
          </w:rPr>
          <w:t xml:space="preserve">). </w:t>
        </w:r>
      </w:ins>
      <w:ins w:id="605" w:author="Gregory Chris" w:date="2015-08-08T03:43:00Z">
        <w:r>
          <w:rPr>
            <w:rFonts w:cstheme="minorHAnsi" w:hint="eastAsia"/>
            <w:sz w:val="26"/>
            <w:szCs w:val="26"/>
            <w:lang w:val="en-US" w:eastAsia="ja-JP"/>
          </w:rPr>
          <w:t>京都</w:t>
        </w:r>
      </w:ins>
      <w:ins w:id="606" w:author="Gregory Chris" w:date="2015-08-08T03:40:00Z">
        <w:r w:rsidR="003F0106">
          <w:rPr>
            <w:rFonts w:cstheme="minorHAnsi"/>
            <w:sz w:val="26"/>
            <w:szCs w:val="26"/>
            <w:lang w:val="en-US" w:eastAsia="ja-JP"/>
          </w:rPr>
          <w:t>:</w:t>
        </w:r>
        <w:r w:rsidR="003F0106" w:rsidRPr="003F0106">
          <w:rPr>
            <w:rFonts w:ascii="Lantinghei SC Extralight" w:eastAsia="Times New Roman" w:hAnsi="Lantinghei SC Extralight" w:cs="Lantinghei SC Extralight"/>
            <w:color w:val="303030"/>
            <w:sz w:val="24"/>
            <w:szCs w:val="24"/>
            <w:shd w:val="clear" w:color="auto" w:fill="FFFFFF"/>
            <w:lang w:val="en-US" w:eastAsia="ja-JP"/>
          </w:rPr>
          <w:t xml:space="preserve"> </w:t>
        </w:r>
        <w:r w:rsidR="003F0106" w:rsidRPr="000E7D4B">
          <w:rPr>
            <w:rFonts w:cstheme="minorHAnsi"/>
            <w:sz w:val="26"/>
            <w:szCs w:val="26"/>
            <w:lang w:val="en-US" w:eastAsia="ja-JP"/>
          </w:rPr>
          <w:t>臨川書店</w:t>
        </w:r>
      </w:ins>
      <w:ins w:id="607" w:author="Gregory Chris" w:date="2015-08-08T03:41:00Z">
        <w:r w:rsidR="003F0106">
          <w:rPr>
            <w:rFonts w:cstheme="minorHAnsi"/>
            <w:sz w:val="26"/>
            <w:szCs w:val="26"/>
            <w:lang w:val="en-US" w:eastAsia="ja-JP"/>
          </w:rPr>
          <w:t>.</w:t>
        </w:r>
      </w:ins>
    </w:p>
    <w:p w14:paraId="61BC51E2" w14:textId="77777777" w:rsidR="003F0106" w:rsidRDefault="003F0106" w:rsidP="00407616">
      <w:pPr>
        <w:spacing w:after="0" w:line="240" w:lineRule="auto"/>
        <w:rPr>
          <w:ins w:id="608" w:author="Gregory Chris" w:date="2015-08-08T03:28:00Z"/>
          <w:rFonts w:cstheme="minorHAnsi"/>
          <w:b/>
          <w:sz w:val="26"/>
          <w:szCs w:val="26"/>
          <w:lang w:val="en-US" w:eastAsia="ja-JP"/>
        </w:rPr>
      </w:pPr>
    </w:p>
    <w:p w14:paraId="55C7DFFD" w14:textId="3E70F887" w:rsidR="00407616" w:rsidRPr="000E7D4B" w:rsidRDefault="00407616" w:rsidP="00407616">
      <w:pPr>
        <w:spacing w:after="0" w:line="240" w:lineRule="auto"/>
        <w:rPr>
          <w:ins w:id="609" w:author="Gregory Chris" w:date="2015-08-08T03:28:00Z"/>
          <w:rFonts w:cstheme="minorHAnsi"/>
          <w:sz w:val="26"/>
          <w:szCs w:val="26"/>
          <w:lang w:val="en-US" w:eastAsia="ja-JP"/>
        </w:rPr>
      </w:pPr>
      <w:proofErr w:type="spellStart"/>
      <w:ins w:id="610" w:author="Gregory Chris" w:date="2015-08-08T03:28:00Z">
        <w:r w:rsidRPr="000E7D4B">
          <w:rPr>
            <w:rFonts w:cstheme="minorHAnsi"/>
            <w:sz w:val="26"/>
            <w:szCs w:val="26"/>
            <w:lang w:val="en-US" w:eastAsia="ja-JP"/>
          </w:rPr>
          <w:t>Sugai</w:t>
        </w:r>
        <w:proofErr w:type="spellEnd"/>
        <w:r w:rsidRPr="000E7D4B">
          <w:rPr>
            <w:rFonts w:cstheme="minorHAnsi"/>
            <w:sz w:val="26"/>
            <w:szCs w:val="26"/>
            <w:lang w:val="en-US" w:eastAsia="ja-JP"/>
          </w:rPr>
          <w:t xml:space="preserve"> </w:t>
        </w:r>
      </w:ins>
      <w:ins w:id="611" w:author="Gregory Chris" w:date="2015-08-08T03:29:00Z">
        <w:r>
          <w:rPr>
            <w:rFonts w:cstheme="minorHAnsi"/>
            <w:sz w:val="26"/>
            <w:szCs w:val="26"/>
            <w:lang w:val="en-US" w:eastAsia="ja-JP"/>
          </w:rPr>
          <w:t>Y. (Ed. And Commentary). (1964</w:t>
        </w:r>
      </w:ins>
      <w:ins w:id="612" w:author="Gregory Chris" w:date="2015-08-08T03:34:00Z">
        <w:r w:rsidR="003F0106">
          <w:rPr>
            <w:rFonts w:cstheme="minorHAnsi"/>
            <w:sz w:val="26"/>
            <w:szCs w:val="26"/>
            <w:lang w:val="en-US" w:eastAsia="ja-JP"/>
          </w:rPr>
          <w:t>-1968</w:t>
        </w:r>
      </w:ins>
      <w:ins w:id="613" w:author="Gregory Chris" w:date="2015-08-08T03:29:00Z">
        <w:r>
          <w:rPr>
            <w:rFonts w:cstheme="minorHAnsi"/>
            <w:sz w:val="26"/>
            <w:szCs w:val="26"/>
            <w:lang w:val="en-US" w:eastAsia="ja-JP"/>
          </w:rPr>
          <w:t xml:space="preserve">). </w:t>
        </w:r>
        <w:r>
          <w:rPr>
            <w:rFonts w:cstheme="minorHAnsi"/>
            <w:i/>
            <w:sz w:val="26"/>
            <w:szCs w:val="26"/>
            <w:lang w:val="en-US" w:eastAsia="ja-JP"/>
          </w:rPr>
          <w:t>Osanai Kaor</w:t>
        </w:r>
      </w:ins>
      <w:ins w:id="614" w:author="Gregory Chris" w:date="2015-08-08T03:30:00Z">
        <w:r>
          <w:rPr>
            <w:rFonts w:cstheme="minorHAnsi"/>
            <w:i/>
            <w:sz w:val="26"/>
            <w:szCs w:val="26"/>
            <w:lang w:val="en-US" w:eastAsia="ja-JP"/>
          </w:rPr>
          <w:t xml:space="preserve">u </w:t>
        </w:r>
        <w:proofErr w:type="spellStart"/>
        <w:r>
          <w:rPr>
            <w:rFonts w:cstheme="minorHAnsi"/>
            <w:i/>
            <w:sz w:val="26"/>
            <w:szCs w:val="26"/>
            <w:lang w:val="en-US" w:eastAsia="ja-JP"/>
          </w:rPr>
          <w:t>engekiron</w:t>
        </w:r>
        <w:proofErr w:type="spellEnd"/>
        <w:r>
          <w:rPr>
            <w:rFonts w:cstheme="minorHAnsi"/>
            <w:i/>
            <w:sz w:val="26"/>
            <w:szCs w:val="26"/>
            <w:lang w:val="en-US" w:eastAsia="ja-JP"/>
          </w:rPr>
          <w:t xml:space="preserve"> </w:t>
        </w:r>
        <w:proofErr w:type="spellStart"/>
        <w:r>
          <w:rPr>
            <w:rFonts w:cstheme="minorHAnsi"/>
            <w:i/>
            <w:sz w:val="26"/>
            <w:szCs w:val="26"/>
            <w:lang w:val="en-US" w:eastAsia="ja-JP"/>
          </w:rPr>
          <w:t>zenshū</w:t>
        </w:r>
      </w:ins>
      <w:proofErr w:type="spellEnd"/>
      <w:ins w:id="615" w:author="Gregory Chris" w:date="2015-08-08T03:31:00Z">
        <w:r w:rsidR="003F0106">
          <w:rPr>
            <w:rFonts w:cstheme="minorHAnsi"/>
            <w:i/>
            <w:sz w:val="26"/>
            <w:szCs w:val="26"/>
            <w:lang w:val="en-US" w:eastAsia="ja-JP"/>
          </w:rPr>
          <w:t xml:space="preserve"> [The Complete Theatre Theory of Osanai Kaoru]</w:t>
        </w:r>
      </w:ins>
      <w:ins w:id="616" w:author="Gregory Chris" w:date="2015-08-08T03:30:00Z">
        <w:r>
          <w:rPr>
            <w:rFonts w:cstheme="minorHAnsi"/>
            <w:i/>
            <w:sz w:val="26"/>
            <w:szCs w:val="26"/>
            <w:lang w:val="en-US" w:eastAsia="ja-JP"/>
          </w:rPr>
          <w:t xml:space="preserve"> </w:t>
        </w:r>
        <w:r>
          <w:rPr>
            <w:rFonts w:cstheme="minorHAnsi"/>
            <w:sz w:val="26"/>
            <w:szCs w:val="26"/>
            <w:lang w:val="en-US" w:eastAsia="ja-JP"/>
          </w:rPr>
          <w:t>(Vol</w:t>
        </w:r>
      </w:ins>
      <w:ins w:id="617" w:author="Gregory Chris" w:date="2015-08-08T03:34:00Z">
        <w:r w:rsidR="003F0106">
          <w:rPr>
            <w:rFonts w:cstheme="minorHAnsi"/>
            <w:sz w:val="26"/>
            <w:szCs w:val="26"/>
            <w:lang w:val="en-US" w:eastAsia="ja-JP"/>
          </w:rPr>
          <w:t>s</w:t>
        </w:r>
      </w:ins>
      <w:ins w:id="618" w:author="Gregory Chris" w:date="2015-08-08T03:30:00Z">
        <w:r>
          <w:rPr>
            <w:rFonts w:cstheme="minorHAnsi"/>
            <w:sz w:val="26"/>
            <w:szCs w:val="26"/>
            <w:lang w:val="en-US" w:eastAsia="ja-JP"/>
          </w:rPr>
          <w:t>. 1</w:t>
        </w:r>
      </w:ins>
      <w:ins w:id="619" w:author="Gregory Chris" w:date="2015-08-08T03:34:00Z">
        <w:r w:rsidR="003F0106">
          <w:rPr>
            <w:rFonts w:cstheme="minorHAnsi"/>
            <w:sz w:val="26"/>
            <w:szCs w:val="26"/>
            <w:lang w:val="en-US" w:eastAsia="ja-JP"/>
          </w:rPr>
          <w:t>-5</w:t>
        </w:r>
      </w:ins>
      <w:ins w:id="620" w:author="Gregory Chris" w:date="2015-08-08T03:30:00Z">
        <w:r>
          <w:rPr>
            <w:rFonts w:cstheme="minorHAnsi"/>
            <w:sz w:val="26"/>
            <w:szCs w:val="26"/>
            <w:lang w:val="en-US" w:eastAsia="ja-JP"/>
          </w:rPr>
          <w:t xml:space="preserve">). </w:t>
        </w:r>
      </w:ins>
      <w:ins w:id="621" w:author="Gregory Chris" w:date="2015-08-08T03:31:00Z">
        <w:r>
          <w:rPr>
            <w:rFonts w:cstheme="minorHAnsi"/>
            <w:sz w:val="26"/>
            <w:szCs w:val="26"/>
            <w:lang w:val="en-US" w:eastAsia="ja-JP"/>
          </w:rPr>
          <w:t xml:space="preserve">Tokyo: </w:t>
        </w:r>
        <w:proofErr w:type="spellStart"/>
        <w:r>
          <w:rPr>
            <w:rFonts w:cstheme="minorHAnsi"/>
            <w:sz w:val="26"/>
            <w:szCs w:val="26"/>
            <w:lang w:val="en-US" w:eastAsia="ja-JP"/>
          </w:rPr>
          <w:t>Miraisha</w:t>
        </w:r>
        <w:proofErr w:type="spellEnd"/>
        <w:r>
          <w:rPr>
            <w:rFonts w:cstheme="minorHAnsi"/>
            <w:sz w:val="26"/>
            <w:szCs w:val="26"/>
            <w:lang w:val="en-US" w:eastAsia="ja-JP"/>
          </w:rPr>
          <w:t xml:space="preserve">. </w:t>
        </w:r>
      </w:ins>
    </w:p>
    <w:p w14:paraId="0F03CB33" w14:textId="15526278" w:rsidR="00407616" w:rsidRPr="000E7D4B" w:rsidRDefault="003F0106" w:rsidP="00407616">
      <w:pPr>
        <w:spacing w:after="0" w:line="240" w:lineRule="auto"/>
        <w:rPr>
          <w:ins w:id="622" w:author="Gregory Chris" w:date="2015-08-08T03:24:00Z"/>
          <w:rFonts w:cstheme="minorHAnsi"/>
          <w:b/>
          <w:sz w:val="26"/>
          <w:szCs w:val="26"/>
          <w:lang w:val="en-US" w:eastAsia="ja-JP"/>
        </w:rPr>
      </w:pPr>
      <w:ins w:id="623" w:author="Gregory Chris" w:date="2015-08-08T03:32:00Z">
        <w:r w:rsidRPr="000E7D4B">
          <w:rPr>
            <w:rFonts w:cstheme="minorHAnsi" w:hint="eastAsia"/>
            <w:sz w:val="26"/>
            <w:szCs w:val="26"/>
            <w:lang w:val="en-US" w:eastAsia="ja-JP"/>
          </w:rPr>
          <w:t>菅井幸雄</w:t>
        </w:r>
        <w:r w:rsidRPr="000E7D4B">
          <w:rPr>
            <w:rFonts w:cstheme="minorHAnsi"/>
            <w:sz w:val="26"/>
            <w:szCs w:val="26"/>
            <w:lang w:val="en-US" w:eastAsia="ja-JP"/>
          </w:rPr>
          <w:t xml:space="preserve">. </w:t>
        </w:r>
        <w:r>
          <w:rPr>
            <w:rFonts w:cstheme="minorHAnsi"/>
            <w:sz w:val="26"/>
            <w:szCs w:val="26"/>
            <w:lang w:val="en-US" w:eastAsia="ja-JP"/>
          </w:rPr>
          <w:t>(</w:t>
        </w:r>
        <w:r>
          <w:rPr>
            <w:rFonts w:cstheme="minorHAnsi" w:hint="eastAsia"/>
            <w:sz w:val="26"/>
            <w:szCs w:val="26"/>
            <w:lang w:val="en-US" w:eastAsia="ja-JP"/>
          </w:rPr>
          <w:t>編集・解説</w:t>
        </w:r>
        <w:r>
          <w:rPr>
            <w:rFonts w:cstheme="minorHAnsi"/>
            <w:sz w:val="26"/>
            <w:szCs w:val="26"/>
            <w:lang w:val="en-US" w:eastAsia="ja-JP"/>
          </w:rPr>
          <w:t>). (1964</w:t>
        </w:r>
      </w:ins>
      <w:ins w:id="624" w:author="Gregory Chris" w:date="2015-08-08T03:34:00Z">
        <w:r>
          <w:rPr>
            <w:rFonts w:cstheme="minorHAnsi"/>
            <w:sz w:val="26"/>
            <w:szCs w:val="26"/>
            <w:lang w:val="en-US" w:eastAsia="ja-JP"/>
          </w:rPr>
          <w:t>-1968</w:t>
        </w:r>
      </w:ins>
      <w:ins w:id="625" w:author="Gregory Chris" w:date="2015-08-08T03:32:00Z">
        <w:r>
          <w:rPr>
            <w:rFonts w:cstheme="minorHAnsi"/>
            <w:sz w:val="26"/>
            <w:szCs w:val="26"/>
            <w:lang w:val="en-US" w:eastAsia="ja-JP"/>
          </w:rPr>
          <w:t>)</w:t>
        </w:r>
      </w:ins>
      <w:ins w:id="626" w:author="Gregory Chris" w:date="2015-08-08T03:33:00Z">
        <w:r>
          <w:rPr>
            <w:rFonts w:cstheme="minorHAnsi"/>
            <w:sz w:val="26"/>
            <w:szCs w:val="26"/>
            <w:lang w:val="en-US" w:eastAsia="ja-JP"/>
          </w:rPr>
          <w:t xml:space="preserve">. </w:t>
        </w:r>
        <w:r>
          <w:rPr>
            <w:rFonts w:cstheme="minorHAnsi" w:hint="eastAsia"/>
            <w:sz w:val="26"/>
            <w:szCs w:val="26"/>
            <w:lang w:val="en-US" w:eastAsia="ja-JP"/>
          </w:rPr>
          <w:t>小山内薫演劇論全集</w:t>
        </w:r>
        <w:r>
          <w:rPr>
            <w:rFonts w:cstheme="minorHAnsi"/>
            <w:sz w:val="26"/>
            <w:szCs w:val="26"/>
            <w:lang w:val="en-US" w:eastAsia="ja-JP"/>
          </w:rPr>
          <w:t xml:space="preserve"> (</w:t>
        </w:r>
        <w:r>
          <w:rPr>
            <w:rFonts w:cstheme="minorHAnsi" w:hint="eastAsia"/>
            <w:sz w:val="26"/>
            <w:szCs w:val="26"/>
            <w:lang w:val="en-US" w:eastAsia="ja-JP"/>
          </w:rPr>
          <w:t>第１巻</w:t>
        </w:r>
      </w:ins>
      <w:ins w:id="627" w:author="Gregory Chris" w:date="2015-08-08T03:34:00Z">
        <w:r>
          <w:rPr>
            <w:rFonts w:cstheme="minorHAnsi" w:hint="eastAsia"/>
            <w:sz w:val="26"/>
            <w:szCs w:val="26"/>
            <w:lang w:val="en-US" w:eastAsia="ja-JP"/>
          </w:rPr>
          <w:t>〜第５巻</w:t>
        </w:r>
      </w:ins>
      <w:ins w:id="628" w:author="Gregory Chris" w:date="2015-08-08T03:33:00Z">
        <w:r>
          <w:rPr>
            <w:rFonts w:cstheme="minorHAnsi"/>
            <w:sz w:val="26"/>
            <w:szCs w:val="26"/>
            <w:lang w:val="en-US" w:eastAsia="ja-JP"/>
          </w:rPr>
          <w:t xml:space="preserve">). </w:t>
        </w:r>
        <w:r>
          <w:rPr>
            <w:rFonts w:cstheme="minorHAnsi" w:hint="eastAsia"/>
            <w:sz w:val="26"/>
            <w:szCs w:val="26"/>
            <w:lang w:val="en-US" w:eastAsia="ja-JP"/>
          </w:rPr>
          <w:t>東京</w:t>
        </w:r>
        <w:r>
          <w:rPr>
            <w:rFonts w:cstheme="minorHAnsi"/>
            <w:sz w:val="26"/>
            <w:szCs w:val="26"/>
            <w:lang w:val="en-US" w:eastAsia="ja-JP"/>
          </w:rPr>
          <w:t>:</w:t>
        </w:r>
        <w:r>
          <w:rPr>
            <w:rFonts w:cstheme="minorHAnsi" w:hint="eastAsia"/>
            <w:sz w:val="26"/>
            <w:szCs w:val="26"/>
            <w:lang w:val="en-US" w:eastAsia="ja-JP"/>
          </w:rPr>
          <w:t>未来社</w:t>
        </w:r>
        <w:r>
          <w:rPr>
            <w:rFonts w:cstheme="minorHAnsi"/>
            <w:sz w:val="26"/>
            <w:szCs w:val="26"/>
            <w:lang w:val="en-US" w:eastAsia="ja-JP"/>
          </w:rPr>
          <w:t>.</w:t>
        </w:r>
      </w:ins>
    </w:p>
    <w:p w14:paraId="35720911" w14:textId="77777777" w:rsidR="003B4152" w:rsidRDefault="003B4152" w:rsidP="00325BC9">
      <w:pPr>
        <w:spacing w:after="0" w:line="240" w:lineRule="auto"/>
      </w:pPr>
    </w:p>
    <w:p w14:paraId="57F7A680" w14:textId="49144666" w:rsidR="00A03AA8" w:rsidRPr="00412A96" w:rsidRDefault="00A03AA8" w:rsidP="00325BC9">
      <w:pPr>
        <w:spacing w:after="0" w:line="240" w:lineRule="auto"/>
        <w:rPr>
          <w:rFonts w:cstheme="minorHAnsi"/>
          <w:b/>
          <w:sz w:val="26"/>
          <w:szCs w:val="26"/>
        </w:rPr>
      </w:pPr>
      <w:r w:rsidRPr="00412A96">
        <w:rPr>
          <w:rFonts w:cstheme="minorHAnsi"/>
          <w:b/>
          <w:sz w:val="26"/>
          <w:szCs w:val="26"/>
        </w:rPr>
        <w:t>Selected</w:t>
      </w:r>
      <w:r w:rsidR="002F76F7" w:rsidRPr="00412A96">
        <w:rPr>
          <w:rFonts w:cstheme="minorHAnsi"/>
          <w:b/>
          <w:sz w:val="26"/>
          <w:szCs w:val="26"/>
        </w:rPr>
        <w:t xml:space="preserve"> </w:t>
      </w:r>
      <w:r w:rsidRPr="00412A96">
        <w:rPr>
          <w:rFonts w:cstheme="minorHAnsi"/>
          <w:b/>
          <w:sz w:val="26"/>
          <w:szCs w:val="26"/>
        </w:rPr>
        <w:t>list</w:t>
      </w:r>
      <w:r w:rsidR="002F76F7" w:rsidRPr="00412A96">
        <w:rPr>
          <w:rFonts w:cstheme="minorHAnsi"/>
          <w:b/>
          <w:sz w:val="26"/>
          <w:szCs w:val="26"/>
        </w:rPr>
        <w:t xml:space="preserve"> </w:t>
      </w:r>
      <w:r w:rsidRPr="00412A96">
        <w:rPr>
          <w:rFonts w:cstheme="minorHAnsi"/>
          <w:b/>
          <w:sz w:val="26"/>
          <w:szCs w:val="26"/>
        </w:rPr>
        <w:t>of</w:t>
      </w:r>
      <w:r w:rsidR="002F76F7" w:rsidRPr="00412A96">
        <w:rPr>
          <w:rFonts w:cstheme="minorHAnsi"/>
          <w:b/>
          <w:sz w:val="26"/>
          <w:szCs w:val="26"/>
        </w:rPr>
        <w:t xml:space="preserve"> </w:t>
      </w:r>
      <w:ins w:id="629" w:author="Gregory Chris" w:date="2015-08-08T05:36:00Z">
        <w:r w:rsidR="0035518D">
          <w:rPr>
            <w:rFonts w:cstheme="minorHAnsi"/>
            <w:b/>
            <w:sz w:val="26"/>
            <w:szCs w:val="26"/>
          </w:rPr>
          <w:t xml:space="preserve"> theatre theory and criticism</w:t>
        </w:r>
      </w:ins>
    </w:p>
    <w:p w14:paraId="624C58B1" w14:textId="77777777" w:rsidR="00871BDA" w:rsidRPr="000E7D4B" w:rsidRDefault="00871BDA" w:rsidP="000E7D4B">
      <w:pPr>
        <w:shd w:val="clear" w:color="auto" w:fill="FFFFFF"/>
        <w:spacing w:after="0" w:line="240" w:lineRule="auto"/>
        <w:rPr>
          <w:rFonts w:eastAsia="Times New Roman" w:cstheme="minorHAnsi"/>
          <w:iCs/>
          <w:color w:val="000000"/>
          <w:sz w:val="26"/>
          <w:szCs w:val="26"/>
          <w:lang w:eastAsia="en-GB"/>
        </w:rPr>
      </w:pPr>
    </w:p>
    <w:p w14:paraId="5FE3ADBD" w14:textId="06CBD102" w:rsidR="00BB625D" w:rsidRDefault="00BB625D" w:rsidP="00A03AA8">
      <w:pPr>
        <w:shd w:val="clear" w:color="auto" w:fill="FFFFFF"/>
        <w:spacing w:after="0" w:line="240" w:lineRule="auto"/>
        <w:ind w:left="23"/>
        <w:rPr>
          <w:ins w:id="630" w:author="Gregory Chris" w:date="2015-08-08T04:15:00Z"/>
          <w:sz w:val="26"/>
          <w:lang w:val="en-US"/>
        </w:rPr>
      </w:pPr>
      <w:ins w:id="631" w:author="Gregory Chris" w:date="2015-08-08T04:14:00Z">
        <w:r w:rsidRPr="000E7D4B">
          <w:rPr>
            <w:rFonts w:eastAsia="Times New Roman" w:cstheme="minorHAnsi"/>
            <w:iCs/>
            <w:color w:val="000000"/>
            <w:sz w:val="26"/>
            <w:szCs w:val="26"/>
            <w:lang w:eastAsia="en-GB"/>
          </w:rPr>
          <w:t>“Plan for the Free Theatr</w:t>
        </w:r>
      </w:ins>
      <w:ins w:id="632" w:author="Gregory Chris" w:date="2015-08-08T04:34:00Z">
        <w:r w:rsidR="00D96A66">
          <w:rPr>
            <w:rFonts w:eastAsia="Times New Roman" w:cstheme="minorHAnsi"/>
            <w:iCs/>
            <w:color w:val="000000"/>
            <w:sz w:val="26"/>
            <w:szCs w:val="26"/>
            <w:lang w:eastAsia="en-GB"/>
          </w:rPr>
          <w:t>e</w:t>
        </w:r>
      </w:ins>
      <w:ins w:id="633" w:author="Gregory Chris" w:date="2015-08-08T04:14:00Z">
        <w:r w:rsidRPr="000E7D4B">
          <w:rPr>
            <w:rFonts w:eastAsia="Times New Roman" w:cstheme="minorHAnsi"/>
            <w:iCs/>
            <w:color w:val="000000"/>
            <w:sz w:val="26"/>
            <w:szCs w:val="26"/>
            <w:lang w:eastAsia="en-GB"/>
          </w:rPr>
          <w:t xml:space="preserve">” </w:t>
        </w:r>
      </w:ins>
      <w:ins w:id="634" w:author="Gregory Chris" w:date="2015-08-08T04:15:00Z">
        <w:r w:rsidRPr="000E7D4B">
          <w:rPr>
            <w:rFonts w:eastAsia="Times New Roman" w:cstheme="minorHAnsi"/>
            <w:iCs/>
            <w:color w:val="000000"/>
            <w:sz w:val="26"/>
            <w:szCs w:val="26"/>
            <w:lang w:eastAsia="en-GB"/>
          </w:rPr>
          <w:t xml:space="preserve"> </w:t>
        </w:r>
      </w:ins>
      <w:ins w:id="635" w:author="Gregory Chris" w:date="2015-08-08T04:14:00Z">
        <w:r w:rsidRPr="000E7D4B">
          <w:rPr>
            <w:rFonts w:eastAsia="Times New Roman" w:cstheme="minorHAnsi"/>
            <w:iCs/>
            <w:color w:val="000000"/>
            <w:sz w:val="26"/>
            <w:szCs w:val="26"/>
            <w:lang w:eastAsia="en-GB"/>
          </w:rPr>
          <w:t>(</w:t>
        </w:r>
      </w:ins>
      <w:ins w:id="636" w:author="Gregory Chris" w:date="2015-08-08T04:18:00Z">
        <w:r>
          <w:rPr>
            <w:rFonts w:hint="eastAsia"/>
            <w:sz w:val="26"/>
            <w:lang w:val="en-US" w:eastAsia="ja-JP"/>
          </w:rPr>
          <w:t>自由劇場の計画</w:t>
        </w:r>
        <w:r>
          <w:rPr>
            <w:sz w:val="26"/>
            <w:lang w:val="en-US" w:eastAsia="ja-JP"/>
          </w:rPr>
          <w:t xml:space="preserve">, </w:t>
        </w:r>
      </w:ins>
      <w:ins w:id="637" w:author="Gregory Chris" w:date="2015-08-08T04:14:00Z">
        <w:r w:rsidRPr="000E7D4B">
          <w:rPr>
            <w:rFonts w:eastAsia="Times New Roman" w:cstheme="minorHAnsi"/>
            <w:iCs/>
            <w:color w:val="000000"/>
            <w:sz w:val="26"/>
            <w:szCs w:val="26"/>
            <w:lang w:eastAsia="en-GB"/>
          </w:rPr>
          <w:t>1909)</w:t>
        </w:r>
      </w:ins>
    </w:p>
    <w:p w14:paraId="2D1B662C" w14:textId="4088DFA2" w:rsidR="00BB625D" w:rsidRDefault="00BB625D" w:rsidP="00A03AA8">
      <w:pPr>
        <w:shd w:val="clear" w:color="auto" w:fill="FFFFFF"/>
        <w:spacing w:after="0" w:line="240" w:lineRule="auto"/>
        <w:ind w:left="23"/>
        <w:rPr>
          <w:ins w:id="638" w:author="Gregory Chris" w:date="2015-08-08T04:55:00Z"/>
          <w:sz w:val="26"/>
          <w:lang w:val="en-US" w:eastAsia="ja-JP"/>
        </w:rPr>
      </w:pPr>
      <w:ins w:id="639" w:author="Gregory Chris" w:date="2015-08-08T04:16:00Z">
        <w:r w:rsidRPr="000E7D4B">
          <w:rPr>
            <w:rFonts w:eastAsia="Times New Roman" w:cstheme="minorHAnsi"/>
            <w:iCs/>
            <w:color w:val="000000"/>
            <w:sz w:val="26"/>
            <w:szCs w:val="26"/>
            <w:lang w:eastAsia="en-GB"/>
          </w:rPr>
          <w:t>“A Me</w:t>
        </w:r>
        <w:r w:rsidR="00D96A66" w:rsidRPr="000E7D4B">
          <w:rPr>
            <w:rFonts w:eastAsia="Times New Roman" w:cstheme="minorHAnsi"/>
            <w:iCs/>
            <w:color w:val="000000"/>
            <w:sz w:val="26"/>
            <w:szCs w:val="26"/>
            <w:lang w:eastAsia="en-GB"/>
          </w:rPr>
          <w:t>ssage Regarding ‘The Free Theat</w:t>
        </w:r>
        <w:r w:rsidRPr="000E7D4B">
          <w:rPr>
            <w:rFonts w:eastAsia="Times New Roman" w:cstheme="minorHAnsi"/>
            <w:iCs/>
            <w:color w:val="000000"/>
            <w:sz w:val="26"/>
            <w:szCs w:val="26"/>
            <w:lang w:eastAsia="en-GB"/>
          </w:rPr>
          <w:t>r</w:t>
        </w:r>
      </w:ins>
      <w:ins w:id="640" w:author="Gregory Chris" w:date="2015-08-08T04:34:00Z">
        <w:r w:rsidR="00D96A66">
          <w:rPr>
            <w:rFonts w:eastAsia="Times New Roman" w:cstheme="minorHAnsi"/>
            <w:iCs/>
            <w:color w:val="000000"/>
            <w:sz w:val="26"/>
            <w:szCs w:val="26"/>
            <w:lang w:eastAsia="en-GB"/>
          </w:rPr>
          <w:t>e</w:t>
        </w:r>
      </w:ins>
      <w:ins w:id="641" w:author="Gregory Chris" w:date="2015-08-08T04:16:00Z">
        <w:r w:rsidRPr="000E7D4B">
          <w:rPr>
            <w:rFonts w:eastAsia="Times New Roman" w:cstheme="minorHAnsi"/>
            <w:iCs/>
            <w:color w:val="000000"/>
            <w:sz w:val="26"/>
            <w:szCs w:val="26"/>
            <w:lang w:eastAsia="en-GB"/>
          </w:rPr>
          <w:t xml:space="preserve">’” </w:t>
        </w:r>
        <w:r w:rsidRPr="000E7D4B">
          <w:rPr>
            <w:sz w:val="26"/>
            <w:lang w:val="en-US" w:eastAsia="ja-JP"/>
          </w:rPr>
          <w:t>(</w:t>
        </w:r>
      </w:ins>
      <w:ins w:id="642" w:author="Gregory Chris" w:date="2015-08-08T04:18:00Z">
        <w:r w:rsidRPr="00CB4057">
          <w:rPr>
            <w:rFonts w:hint="eastAsia"/>
            <w:sz w:val="26"/>
            <w:lang w:val="en-US" w:eastAsia="ja-JP"/>
          </w:rPr>
          <w:t>「</w:t>
        </w:r>
        <w:r>
          <w:rPr>
            <w:rFonts w:hint="eastAsia"/>
            <w:sz w:val="26"/>
            <w:lang w:val="en-US" w:eastAsia="ja-JP"/>
          </w:rPr>
          <w:t>自由劇場」の口上</w:t>
        </w:r>
        <w:r>
          <w:rPr>
            <w:sz w:val="26"/>
            <w:lang w:val="en-US" w:eastAsia="ja-JP"/>
          </w:rPr>
          <w:t xml:space="preserve">, </w:t>
        </w:r>
      </w:ins>
      <w:ins w:id="643" w:author="Gregory Chris" w:date="2015-08-08T04:16:00Z">
        <w:r w:rsidRPr="000E7D4B">
          <w:rPr>
            <w:sz w:val="26"/>
            <w:lang w:val="en-US" w:eastAsia="ja-JP"/>
          </w:rPr>
          <w:t>1913)</w:t>
        </w:r>
      </w:ins>
    </w:p>
    <w:p w14:paraId="33B4F03B" w14:textId="6676C382" w:rsidR="0029328E" w:rsidRDefault="0029328E" w:rsidP="000E7D4B">
      <w:pPr>
        <w:shd w:val="clear" w:color="auto" w:fill="FFFFFF"/>
        <w:spacing w:after="0" w:line="240" w:lineRule="auto"/>
        <w:rPr>
          <w:ins w:id="644" w:author="Gregory Chris" w:date="2015-08-08T04:18:00Z"/>
          <w:sz w:val="26"/>
          <w:lang w:val="en-US" w:eastAsia="ja-JP"/>
        </w:rPr>
      </w:pPr>
      <w:ins w:id="645" w:author="Gregory Chris" w:date="2015-08-08T04:55:00Z">
        <w:r>
          <w:rPr>
            <w:sz w:val="26"/>
            <w:lang w:val="en-US" w:eastAsia="ja-JP"/>
          </w:rPr>
          <w:t>“Ibsen’s Grave,” (</w:t>
        </w:r>
        <w:r>
          <w:rPr>
            <w:rFonts w:hint="eastAsia"/>
            <w:sz w:val="26"/>
            <w:lang w:val="en-US" w:eastAsia="ja-JP"/>
          </w:rPr>
          <w:t>イプセンの墓</w:t>
        </w:r>
        <w:r>
          <w:rPr>
            <w:sz w:val="26"/>
            <w:lang w:val="en-US" w:eastAsia="ja-JP"/>
          </w:rPr>
          <w:t>, 1917)</w:t>
        </w:r>
      </w:ins>
    </w:p>
    <w:p w14:paraId="006AF734" w14:textId="25582839" w:rsidR="00BB625D" w:rsidRDefault="00BB625D" w:rsidP="00A03AA8">
      <w:pPr>
        <w:shd w:val="clear" w:color="auto" w:fill="FFFFFF"/>
        <w:spacing w:after="0" w:line="240" w:lineRule="auto"/>
        <w:ind w:left="23"/>
        <w:rPr>
          <w:ins w:id="646" w:author="Gregory Chris" w:date="2015-08-08T04:47:00Z"/>
          <w:sz w:val="26"/>
          <w:lang w:val="en-US" w:eastAsia="ja-JP"/>
        </w:rPr>
      </w:pPr>
      <w:ins w:id="647" w:author="Gregory Chris" w:date="2015-08-08T04:19:00Z">
        <w:r>
          <w:rPr>
            <w:sz w:val="26"/>
            <w:lang w:val="en-US" w:eastAsia="ja-JP"/>
          </w:rPr>
          <w:t>“</w:t>
        </w:r>
      </w:ins>
      <w:ins w:id="648" w:author="Gregory Chris" w:date="2015-08-08T04:21:00Z">
        <w:r>
          <w:rPr>
            <w:sz w:val="26"/>
            <w:lang w:val="en-US" w:eastAsia="ja-JP"/>
          </w:rPr>
          <w:t>Little</w:t>
        </w:r>
      </w:ins>
      <w:ins w:id="649" w:author="Gregory Chris" w:date="2015-08-08T04:19:00Z">
        <w:r w:rsidR="00D96A66">
          <w:rPr>
            <w:sz w:val="26"/>
            <w:lang w:val="en-US" w:eastAsia="ja-JP"/>
          </w:rPr>
          <w:t xml:space="preserve"> Theat</w:t>
        </w:r>
        <w:r>
          <w:rPr>
            <w:sz w:val="26"/>
            <w:lang w:val="en-US" w:eastAsia="ja-JP"/>
          </w:rPr>
          <w:t>r</w:t>
        </w:r>
      </w:ins>
      <w:ins w:id="650" w:author="Gregory Chris" w:date="2015-08-08T04:34:00Z">
        <w:r w:rsidR="00D96A66">
          <w:rPr>
            <w:sz w:val="26"/>
            <w:lang w:val="en-US" w:eastAsia="ja-JP"/>
          </w:rPr>
          <w:t>e</w:t>
        </w:r>
      </w:ins>
      <w:ins w:id="651" w:author="Gregory Chris" w:date="2015-08-08T04:19:00Z">
        <w:r>
          <w:rPr>
            <w:sz w:val="26"/>
            <w:lang w:val="en-US" w:eastAsia="ja-JP"/>
          </w:rPr>
          <w:t xml:space="preserve">s and </w:t>
        </w:r>
      </w:ins>
      <w:ins w:id="652" w:author="Gregory Chris" w:date="2015-08-08T04:21:00Z">
        <w:r>
          <w:rPr>
            <w:sz w:val="26"/>
            <w:lang w:val="en-US" w:eastAsia="ja-JP"/>
          </w:rPr>
          <w:t>Big</w:t>
        </w:r>
      </w:ins>
      <w:ins w:id="653" w:author="Gregory Chris" w:date="2015-08-08T04:19:00Z">
        <w:r w:rsidR="00D96A66">
          <w:rPr>
            <w:sz w:val="26"/>
            <w:lang w:val="en-US" w:eastAsia="ja-JP"/>
          </w:rPr>
          <w:t xml:space="preserve"> Theat</w:t>
        </w:r>
        <w:r>
          <w:rPr>
            <w:sz w:val="26"/>
            <w:lang w:val="en-US" w:eastAsia="ja-JP"/>
          </w:rPr>
          <w:t>r</w:t>
        </w:r>
      </w:ins>
      <w:ins w:id="654" w:author="Gregory Chris" w:date="2015-08-08T04:34:00Z">
        <w:r w:rsidR="00D96A66">
          <w:rPr>
            <w:sz w:val="26"/>
            <w:lang w:val="en-US" w:eastAsia="ja-JP"/>
          </w:rPr>
          <w:t>e</w:t>
        </w:r>
      </w:ins>
      <w:ins w:id="655" w:author="Gregory Chris" w:date="2015-08-08T04:19:00Z">
        <w:r>
          <w:rPr>
            <w:sz w:val="26"/>
            <w:lang w:val="en-US" w:eastAsia="ja-JP"/>
          </w:rPr>
          <w:t xml:space="preserve">s,” </w:t>
        </w:r>
      </w:ins>
      <w:ins w:id="656" w:author="Gregory Chris" w:date="2015-08-08T04:20:00Z">
        <w:r>
          <w:rPr>
            <w:sz w:val="26"/>
            <w:lang w:val="en-US" w:eastAsia="ja-JP"/>
          </w:rPr>
          <w:t>(</w:t>
        </w:r>
        <w:r>
          <w:rPr>
            <w:rFonts w:hint="eastAsia"/>
            <w:sz w:val="26"/>
            <w:lang w:val="en-US" w:eastAsia="ja-JP"/>
          </w:rPr>
          <w:t>小劇場と大劇場</w:t>
        </w:r>
        <w:r>
          <w:rPr>
            <w:sz w:val="26"/>
            <w:lang w:val="en-US" w:eastAsia="ja-JP"/>
          </w:rPr>
          <w:t>, 1921-</w:t>
        </w:r>
      </w:ins>
      <w:ins w:id="657" w:author="Gregory Chris" w:date="2015-08-08T04:21:00Z">
        <w:r>
          <w:rPr>
            <w:sz w:val="26"/>
            <w:lang w:val="en-US" w:eastAsia="ja-JP"/>
          </w:rPr>
          <w:t>1922</w:t>
        </w:r>
      </w:ins>
      <w:ins w:id="658" w:author="Gregory Chris" w:date="2015-08-08T04:19:00Z">
        <w:r>
          <w:rPr>
            <w:sz w:val="26"/>
            <w:lang w:val="en-US" w:eastAsia="ja-JP"/>
          </w:rPr>
          <w:t>)</w:t>
        </w:r>
      </w:ins>
    </w:p>
    <w:p w14:paraId="344B1449" w14:textId="3F561328" w:rsidR="00CD007D" w:rsidRDefault="00CD007D" w:rsidP="00A03AA8">
      <w:pPr>
        <w:shd w:val="clear" w:color="auto" w:fill="FFFFFF"/>
        <w:spacing w:after="0" w:line="240" w:lineRule="auto"/>
        <w:ind w:left="23"/>
        <w:rPr>
          <w:ins w:id="659" w:author="Gregory Chris" w:date="2015-08-08T04:26:00Z"/>
          <w:sz w:val="26"/>
          <w:lang w:val="en-US" w:eastAsia="ja-JP"/>
        </w:rPr>
      </w:pPr>
      <w:ins w:id="660" w:author="Gregory Chris" w:date="2015-08-08T04:47:00Z">
        <w:r>
          <w:rPr>
            <w:rFonts w:eastAsia="Times New Roman" w:cstheme="minorHAnsi"/>
            <w:iCs/>
            <w:color w:val="000000"/>
            <w:sz w:val="26"/>
            <w:szCs w:val="26"/>
            <w:lang w:eastAsia="en-GB"/>
          </w:rPr>
          <w:t xml:space="preserve">“Kaiser’s </w:t>
        </w:r>
        <w:r>
          <w:rPr>
            <w:rFonts w:eastAsia="Times New Roman" w:cstheme="minorHAnsi"/>
            <w:i/>
            <w:iCs/>
            <w:color w:val="000000"/>
            <w:sz w:val="26"/>
            <w:szCs w:val="26"/>
            <w:lang w:eastAsia="en-GB"/>
          </w:rPr>
          <w:t>From Morn to Midnight</w:t>
        </w:r>
        <w:r>
          <w:rPr>
            <w:rFonts w:eastAsia="Times New Roman" w:cstheme="minorHAnsi"/>
            <w:iCs/>
            <w:color w:val="000000"/>
            <w:sz w:val="26"/>
            <w:szCs w:val="26"/>
            <w:lang w:eastAsia="en-GB"/>
          </w:rPr>
          <w:t xml:space="preserve"> (An Introduction to an Expressionist Play),” (</w:t>
        </w:r>
        <w:r>
          <w:rPr>
            <w:rFonts w:hint="eastAsia"/>
            <w:sz w:val="26"/>
            <w:lang w:val="en-US"/>
          </w:rPr>
          <w:t>カイザアの『朝から夜中まで』</w:t>
        </w:r>
        <w:r>
          <w:rPr>
            <w:sz w:val="26"/>
            <w:lang w:val="en-US"/>
          </w:rPr>
          <w:t>, 1922</w:t>
        </w:r>
        <w:r>
          <w:rPr>
            <w:rFonts w:eastAsia="Times New Roman" w:cstheme="minorHAnsi"/>
            <w:iCs/>
            <w:color w:val="000000"/>
            <w:sz w:val="26"/>
            <w:szCs w:val="26"/>
            <w:lang w:eastAsia="en-GB"/>
          </w:rPr>
          <w:t>)</w:t>
        </w:r>
      </w:ins>
    </w:p>
    <w:p w14:paraId="28B2E6C2" w14:textId="72684B87" w:rsidR="00A40AEF" w:rsidRDefault="00D96A66" w:rsidP="00A03AA8">
      <w:pPr>
        <w:shd w:val="clear" w:color="auto" w:fill="FFFFFF"/>
        <w:spacing w:after="0" w:line="240" w:lineRule="auto"/>
        <w:ind w:left="23"/>
        <w:rPr>
          <w:ins w:id="661" w:author="Gregory Chris" w:date="2015-08-08T04:14:00Z"/>
          <w:sz w:val="26"/>
          <w:lang w:val="en-US" w:eastAsia="ja-JP"/>
        </w:rPr>
      </w:pPr>
      <w:ins w:id="662" w:author="Gregory Chris" w:date="2015-08-08T04:26:00Z">
        <w:r>
          <w:rPr>
            <w:sz w:val="26"/>
            <w:lang w:val="en-US" w:eastAsia="ja-JP"/>
          </w:rPr>
          <w:t>“The Tsukiji Little Theat</w:t>
        </w:r>
        <w:r w:rsidR="00A40AEF">
          <w:rPr>
            <w:sz w:val="26"/>
            <w:lang w:val="en-US" w:eastAsia="ja-JP"/>
          </w:rPr>
          <w:t>r</w:t>
        </w:r>
      </w:ins>
      <w:ins w:id="663" w:author="Gregory Chris" w:date="2015-08-08T04:34:00Z">
        <w:r>
          <w:rPr>
            <w:sz w:val="26"/>
            <w:lang w:val="en-US" w:eastAsia="ja-JP"/>
          </w:rPr>
          <w:t>e</w:t>
        </w:r>
      </w:ins>
      <w:ins w:id="664" w:author="Gregory Chris" w:date="2015-08-08T04:26:00Z">
        <w:r w:rsidR="00A40AEF">
          <w:rPr>
            <w:sz w:val="26"/>
            <w:lang w:val="en-US" w:eastAsia="ja-JP"/>
          </w:rPr>
          <w:t xml:space="preserve"> and Me</w:t>
        </w:r>
      </w:ins>
      <w:ins w:id="665" w:author="Gregory Chris" w:date="2015-08-08T04:27:00Z">
        <w:r w:rsidR="00A40AEF">
          <w:rPr>
            <w:sz w:val="26"/>
            <w:lang w:val="en-US" w:eastAsia="ja-JP"/>
          </w:rPr>
          <w:t>” (</w:t>
        </w:r>
        <w:r w:rsidR="00A40AEF">
          <w:rPr>
            <w:rFonts w:hint="eastAsia"/>
            <w:sz w:val="26"/>
            <w:lang w:val="en-US" w:eastAsia="ja-JP"/>
          </w:rPr>
          <w:t>築地小劇場と私</w:t>
        </w:r>
        <w:r w:rsidR="00A40AEF">
          <w:rPr>
            <w:sz w:val="26"/>
            <w:lang w:val="en-US" w:eastAsia="ja-JP"/>
          </w:rPr>
          <w:t>, 1924)</w:t>
        </w:r>
      </w:ins>
    </w:p>
    <w:p w14:paraId="0BB972EA" w14:textId="2908BBF3" w:rsidR="00BB625D" w:rsidRDefault="00A40AEF" w:rsidP="00A03AA8">
      <w:pPr>
        <w:shd w:val="clear" w:color="auto" w:fill="FFFFFF"/>
        <w:spacing w:after="0" w:line="240" w:lineRule="auto"/>
        <w:ind w:left="23"/>
        <w:rPr>
          <w:ins w:id="666" w:author="Gregory Chris" w:date="2015-08-08T04:53:00Z"/>
          <w:sz w:val="26"/>
          <w:lang w:val="en-US"/>
        </w:rPr>
      </w:pPr>
      <w:ins w:id="667" w:author="Gregory Chris" w:date="2015-08-08T04:22:00Z">
        <w:r>
          <w:rPr>
            <w:sz w:val="26"/>
            <w:lang w:val="en-US"/>
          </w:rPr>
          <w:t>“For What Purpos</w:t>
        </w:r>
        <w:r w:rsidR="00D96A66">
          <w:rPr>
            <w:sz w:val="26"/>
            <w:lang w:val="en-US"/>
          </w:rPr>
          <w:t>e Does the Tsukiji Little Theat</w:t>
        </w:r>
        <w:r>
          <w:rPr>
            <w:sz w:val="26"/>
            <w:lang w:val="en-US"/>
          </w:rPr>
          <w:t>r</w:t>
        </w:r>
      </w:ins>
      <w:ins w:id="668" w:author="Gregory Chris" w:date="2015-08-08T04:34:00Z">
        <w:r w:rsidR="00D96A66">
          <w:rPr>
            <w:sz w:val="26"/>
            <w:lang w:val="en-US"/>
          </w:rPr>
          <w:t>e</w:t>
        </w:r>
      </w:ins>
      <w:ins w:id="669" w:author="Gregory Chris" w:date="2015-08-08T04:22:00Z">
        <w:r>
          <w:rPr>
            <w:sz w:val="26"/>
            <w:lang w:val="en-US"/>
          </w:rPr>
          <w:t xml:space="preserve"> Exist?” (</w:t>
        </w:r>
        <w:r w:rsidRPr="00A40AEF">
          <w:rPr>
            <w:rFonts w:hint="eastAsia"/>
            <w:sz w:val="26"/>
            <w:lang w:val="en-US"/>
          </w:rPr>
          <w:t>築地小劇場は何の為に存在するか</w:t>
        </w:r>
        <w:r w:rsidRPr="00A40AEF">
          <w:rPr>
            <w:rFonts w:hint="eastAsia"/>
            <w:sz w:val="26"/>
            <w:lang w:val="en-US"/>
          </w:rPr>
          <w:t>?</w:t>
        </w:r>
        <w:r>
          <w:rPr>
            <w:sz w:val="26"/>
            <w:lang w:val="en-US"/>
          </w:rPr>
          <w:t xml:space="preserve">, </w:t>
        </w:r>
      </w:ins>
      <w:ins w:id="670" w:author="Gregory Chris" w:date="2015-08-08T04:23:00Z">
        <w:r>
          <w:rPr>
            <w:sz w:val="26"/>
            <w:lang w:val="en-US"/>
          </w:rPr>
          <w:t>1924</w:t>
        </w:r>
      </w:ins>
      <w:ins w:id="671" w:author="Gregory Chris" w:date="2015-08-08T04:24:00Z">
        <w:r>
          <w:rPr>
            <w:sz w:val="26"/>
            <w:lang w:val="en-US"/>
          </w:rPr>
          <w:t xml:space="preserve">. This piece is translated in Brian Powell’s </w:t>
        </w:r>
        <w:r w:rsidR="00D96A66">
          <w:rPr>
            <w:sz w:val="26"/>
          </w:rPr>
          <w:t>‘Japan’s First Modern Theat</w:t>
        </w:r>
        <w:r>
          <w:rPr>
            <w:sz w:val="26"/>
          </w:rPr>
          <w:t>r</w:t>
        </w:r>
      </w:ins>
      <w:ins w:id="672" w:author="Gregory Chris" w:date="2015-08-08T04:34:00Z">
        <w:r w:rsidR="00D96A66">
          <w:rPr>
            <w:sz w:val="26"/>
          </w:rPr>
          <w:t>e</w:t>
        </w:r>
      </w:ins>
      <w:ins w:id="673" w:author="Gregory Chris" w:date="2015-08-08T04:24:00Z">
        <w:r>
          <w:rPr>
            <w:sz w:val="26"/>
          </w:rPr>
          <w:t xml:space="preserve">,’ listed </w:t>
        </w:r>
      </w:ins>
      <w:ins w:id="674" w:author="Gregory Chris" w:date="2015-08-08T04:35:00Z">
        <w:r w:rsidR="00D96A66">
          <w:rPr>
            <w:sz w:val="26"/>
          </w:rPr>
          <w:t xml:space="preserve">under “Further reading in English” </w:t>
        </w:r>
      </w:ins>
      <w:ins w:id="675" w:author="Gregory Chris" w:date="2015-08-08T04:24:00Z">
        <w:r>
          <w:rPr>
            <w:sz w:val="26"/>
          </w:rPr>
          <w:t>below.</w:t>
        </w:r>
      </w:ins>
      <w:ins w:id="676" w:author="Gregory Chris" w:date="2015-08-08T04:23:00Z">
        <w:r>
          <w:rPr>
            <w:sz w:val="26"/>
            <w:lang w:val="en-US"/>
          </w:rPr>
          <w:t>)</w:t>
        </w:r>
      </w:ins>
    </w:p>
    <w:p w14:paraId="14CEEE44" w14:textId="619754EF" w:rsidR="0029328E" w:rsidRDefault="0029328E" w:rsidP="00A03AA8">
      <w:pPr>
        <w:shd w:val="clear" w:color="auto" w:fill="FFFFFF"/>
        <w:spacing w:after="0" w:line="240" w:lineRule="auto"/>
        <w:ind w:left="23"/>
        <w:rPr>
          <w:ins w:id="677" w:author="Gregory Chris" w:date="2015-08-08T04:28:00Z"/>
          <w:sz w:val="26"/>
          <w:lang w:val="en-US"/>
        </w:rPr>
      </w:pPr>
      <w:ins w:id="678" w:author="Gregory Chris" w:date="2015-08-08T04:53:00Z">
        <w:r>
          <w:rPr>
            <w:rFonts w:eastAsia="Times New Roman" w:cstheme="minorHAnsi"/>
            <w:iCs/>
            <w:color w:val="000000"/>
            <w:sz w:val="26"/>
            <w:szCs w:val="26"/>
            <w:lang w:eastAsia="en-GB"/>
          </w:rPr>
          <w:t>“Research into Expressionist Dramatic Texts,” (</w:t>
        </w:r>
        <w:r w:rsidRPr="00CB4057">
          <w:rPr>
            <w:sz w:val="26"/>
            <w:lang w:val="en-US" w:eastAsia="ja-JP"/>
          </w:rPr>
          <w:t>表現主義戯曲の</w:t>
        </w:r>
        <w:r w:rsidRPr="00CB4057">
          <w:rPr>
            <w:rFonts w:hint="eastAsia"/>
            <w:sz w:val="26"/>
            <w:lang w:val="en-US" w:eastAsia="ja-JP"/>
          </w:rPr>
          <w:t>研究</w:t>
        </w:r>
        <w:r>
          <w:rPr>
            <w:sz w:val="26"/>
            <w:lang w:val="en-US" w:eastAsia="ja-JP"/>
          </w:rPr>
          <w:t>, 1925</w:t>
        </w:r>
        <w:r w:rsidRPr="00CB4057">
          <w:rPr>
            <w:sz w:val="26"/>
            <w:lang w:val="en-US" w:eastAsia="ja-JP"/>
          </w:rPr>
          <w:t>)</w:t>
        </w:r>
      </w:ins>
    </w:p>
    <w:p w14:paraId="08674F3B" w14:textId="536B14CD" w:rsidR="00A40AEF" w:rsidRDefault="00D96A66" w:rsidP="00A03AA8">
      <w:pPr>
        <w:shd w:val="clear" w:color="auto" w:fill="FFFFFF"/>
        <w:spacing w:after="0" w:line="240" w:lineRule="auto"/>
        <w:ind w:left="23"/>
        <w:rPr>
          <w:ins w:id="679" w:author="Gregory Chris" w:date="2015-08-08T06:09:00Z"/>
          <w:sz w:val="26"/>
          <w:lang w:val="en-US"/>
        </w:rPr>
      </w:pPr>
      <w:ins w:id="680" w:author="Gregory Chris" w:date="2015-08-08T04:28:00Z">
        <w:r>
          <w:rPr>
            <w:sz w:val="26"/>
            <w:lang w:val="en-US"/>
          </w:rPr>
          <w:t>“The Future of National Theat</w:t>
        </w:r>
        <w:r w:rsidR="00A40AEF">
          <w:rPr>
            <w:sz w:val="26"/>
            <w:lang w:val="en-US"/>
          </w:rPr>
          <w:t>r</w:t>
        </w:r>
      </w:ins>
      <w:ins w:id="681" w:author="Gregory Chris" w:date="2015-08-08T04:34:00Z">
        <w:r>
          <w:rPr>
            <w:sz w:val="26"/>
            <w:lang w:val="en-US"/>
          </w:rPr>
          <w:t>e</w:t>
        </w:r>
      </w:ins>
      <w:ins w:id="682" w:author="Gregory Chris" w:date="2015-08-08T04:28:00Z">
        <w:r w:rsidR="00A40AEF">
          <w:rPr>
            <w:sz w:val="26"/>
            <w:lang w:val="en-US"/>
          </w:rPr>
          <w:t>,” (</w:t>
        </w:r>
        <w:r w:rsidR="00A40AEF">
          <w:rPr>
            <w:rFonts w:hint="eastAsia"/>
            <w:sz w:val="26"/>
            <w:lang w:val="en-US" w:eastAsia="ja-JP"/>
          </w:rPr>
          <w:t>国劇の将来</w:t>
        </w:r>
      </w:ins>
      <w:ins w:id="683" w:author="Gregory Chris" w:date="2015-08-08T04:30:00Z">
        <w:r w:rsidR="00A40AEF">
          <w:rPr>
            <w:sz w:val="26"/>
            <w:lang w:val="en-US" w:eastAsia="ja-JP"/>
          </w:rPr>
          <w:t>, 1926</w:t>
        </w:r>
      </w:ins>
      <w:ins w:id="684" w:author="Gregory Chris" w:date="2015-08-08T04:28:00Z">
        <w:r w:rsidR="00A40AEF">
          <w:rPr>
            <w:sz w:val="26"/>
            <w:lang w:val="en-US"/>
          </w:rPr>
          <w:t>)</w:t>
        </w:r>
      </w:ins>
    </w:p>
    <w:p w14:paraId="75373C9F" w14:textId="13483D3F" w:rsidR="0029328E" w:rsidRDefault="008C36F0" w:rsidP="000E7D4B">
      <w:pPr>
        <w:shd w:val="clear" w:color="auto" w:fill="FFFFFF"/>
        <w:spacing w:after="0" w:line="240" w:lineRule="auto"/>
        <w:rPr>
          <w:ins w:id="685" w:author="Gregory Chris" w:date="2015-08-08T06:09:00Z"/>
          <w:sz w:val="26"/>
          <w:lang w:val="en-US" w:eastAsia="ja-JP"/>
        </w:rPr>
      </w:pPr>
      <w:ins w:id="686" w:author="Gregory Chris" w:date="2015-08-08T06:09:00Z">
        <w:r>
          <w:rPr>
            <w:sz w:val="26"/>
            <w:lang w:val="en-US" w:eastAsia="ja-JP"/>
          </w:rPr>
          <w:t xml:space="preserve"> </w:t>
        </w:r>
      </w:ins>
      <w:ins w:id="687" w:author="Gregory Chris" w:date="2015-08-08T04:34:00Z">
        <w:r w:rsidR="00D96A66">
          <w:rPr>
            <w:sz w:val="26"/>
            <w:lang w:val="en-US" w:eastAsia="ja-JP"/>
          </w:rPr>
          <w:t>“Theatre and Society</w:t>
        </w:r>
      </w:ins>
      <w:ins w:id="688" w:author="Gregory Chris" w:date="2015-08-08T04:35:00Z">
        <w:r w:rsidR="00D96A66">
          <w:rPr>
            <w:sz w:val="26"/>
            <w:lang w:val="en-US" w:eastAsia="ja-JP"/>
          </w:rPr>
          <w:t>,”(</w:t>
        </w:r>
        <w:r w:rsidR="00D96A66">
          <w:rPr>
            <w:rFonts w:hint="eastAsia"/>
            <w:sz w:val="26"/>
            <w:lang w:val="en-US" w:eastAsia="ja-JP"/>
          </w:rPr>
          <w:t>演劇と社会</w:t>
        </w:r>
        <w:r w:rsidR="00D96A66">
          <w:rPr>
            <w:sz w:val="26"/>
            <w:lang w:val="en-US" w:eastAsia="ja-JP"/>
          </w:rPr>
          <w:t>, 1926)</w:t>
        </w:r>
      </w:ins>
    </w:p>
    <w:p w14:paraId="55624EB6" w14:textId="3D7765ED" w:rsidR="008C36F0" w:rsidRDefault="008C36F0" w:rsidP="000E7D4B">
      <w:pPr>
        <w:shd w:val="clear" w:color="auto" w:fill="FFFFFF"/>
        <w:spacing w:after="0" w:line="240" w:lineRule="auto"/>
        <w:ind w:left="23"/>
        <w:rPr>
          <w:ins w:id="689" w:author="Gregory Chris" w:date="2015-08-08T04:57:00Z"/>
          <w:sz w:val="26"/>
          <w:lang w:val="en-US" w:eastAsia="ja-JP"/>
        </w:rPr>
      </w:pPr>
      <w:ins w:id="690" w:author="Gregory Chris" w:date="2015-08-08T06:09:00Z">
        <w:r>
          <w:rPr>
            <w:sz w:val="26"/>
            <w:lang w:val="en-US"/>
          </w:rPr>
          <w:t>“The Future of Japanese Theatre,” (</w:t>
        </w:r>
        <w:r>
          <w:rPr>
            <w:rFonts w:hint="eastAsia"/>
            <w:sz w:val="26"/>
            <w:lang w:val="en-US" w:eastAsia="ja-JP"/>
          </w:rPr>
          <w:t>日本演劇の将来</w:t>
        </w:r>
        <w:r>
          <w:rPr>
            <w:sz w:val="26"/>
            <w:lang w:val="en-US" w:eastAsia="ja-JP"/>
          </w:rPr>
          <w:t>, 1927</w:t>
        </w:r>
        <w:r>
          <w:rPr>
            <w:sz w:val="26"/>
            <w:lang w:val="en-US"/>
          </w:rPr>
          <w:t>)</w:t>
        </w:r>
      </w:ins>
    </w:p>
    <w:p w14:paraId="631D9D44" w14:textId="157E28D3" w:rsidR="0029328E" w:rsidRPr="000E7D4B" w:rsidRDefault="0029328E" w:rsidP="000E7D4B">
      <w:pPr>
        <w:shd w:val="clear" w:color="auto" w:fill="FFFFFF"/>
        <w:spacing w:after="0" w:line="240" w:lineRule="auto"/>
        <w:rPr>
          <w:ins w:id="691" w:author="Gregory Chris" w:date="2015-08-08T04:53:00Z"/>
          <w:sz w:val="26"/>
          <w:lang w:val="en-US" w:eastAsia="ja-JP"/>
        </w:rPr>
      </w:pPr>
      <w:ins w:id="692" w:author="Gregory Chris" w:date="2015-08-08T04:57:00Z">
        <w:r>
          <w:rPr>
            <w:sz w:val="26"/>
            <w:lang w:val="en-US" w:eastAsia="ja-JP"/>
          </w:rPr>
          <w:t xml:space="preserve">“Postscript Regarding the </w:t>
        </w:r>
      </w:ins>
      <w:ins w:id="693" w:author="Gregory Chris" w:date="2015-08-08T04:58:00Z">
        <w:r>
          <w:rPr>
            <w:sz w:val="26"/>
            <w:lang w:val="en-US" w:eastAsia="ja-JP"/>
          </w:rPr>
          <w:t xml:space="preserve">Adaptation of </w:t>
        </w:r>
        <w:r>
          <w:rPr>
            <w:i/>
            <w:sz w:val="26"/>
            <w:lang w:val="en-US" w:eastAsia="ja-JP"/>
          </w:rPr>
          <w:t xml:space="preserve">The Battles of </w:t>
        </w:r>
        <w:proofErr w:type="spellStart"/>
        <w:r>
          <w:rPr>
            <w:i/>
            <w:sz w:val="26"/>
            <w:lang w:val="en-US" w:eastAsia="ja-JP"/>
          </w:rPr>
          <w:t>Coxinaga</w:t>
        </w:r>
        <w:proofErr w:type="spellEnd"/>
        <w:r>
          <w:rPr>
            <w:sz w:val="26"/>
            <w:lang w:val="en-US" w:eastAsia="ja-JP"/>
          </w:rPr>
          <w:t>,” (</w:t>
        </w:r>
      </w:ins>
      <w:ins w:id="694" w:author="Gregory Chris" w:date="2015-08-08T04:59:00Z">
        <w:r>
          <w:rPr>
            <w:rFonts w:hint="eastAsia"/>
            <w:sz w:val="26"/>
            <w:lang w:val="en-US" w:eastAsia="ja-JP"/>
          </w:rPr>
          <w:t>『国性爺合戦』改作追記</w:t>
        </w:r>
        <w:r>
          <w:rPr>
            <w:sz w:val="26"/>
            <w:lang w:val="en-US" w:eastAsia="ja-JP"/>
          </w:rPr>
          <w:t>, 1928</w:t>
        </w:r>
      </w:ins>
      <w:ins w:id="695" w:author="Gregory Chris" w:date="2015-08-08T04:58:00Z">
        <w:r>
          <w:rPr>
            <w:sz w:val="26"/>
            <w:lang w:val="en-US" w:eastAsia="ja-JP"/>
          </w:rPr>
          <w:t>)</w:t>
        </w:r>
      </w:ins>
    </w:p>
    <w:p w14:paraId="64AE7BC4" w14:textId="77777777" w:rsidR="0029328E" w:rsidRDefault="0029328E" w:rsidP="000E7D4B">
      <w:pPr>
        <w:shd w:val="clear" w:color="auto" w:fill="FFFFFF"/>
        <w:spacing w:after="0" w:line="240" w:lineRule="auto"/>
        <w:rPr>
          <w:ins w:id="696" w:author="Gregory Chris" w:date="2015-08-08T04:59:00Z"/>
          <w:sz w:val="26"/>
          <w:lang w:val="en-US" w:eastAsia="ja-JP"/>
        </w:rPr>
      </w:pPr>
    </w:p>
    <w:p w14:paraId="2A570B27" w14:textId="455F3CAD" w:rsidR="005237E9" w:rsidRDefault="005237E9" w:rsidP="005237E9">
      <w:pPr>
        <w:spacing w:after="0" w:line="240" w:lineRule="auto"/>
        <w:rPr>
          <w:ins w:id="697" w:author="Gregory Chris" w:date="2015-08-08T05:37:00Z"/>
          <w:rFonts w:cstheme="minorHAnsi"/>
          <w:b/>
          <w:sz w:val="26"/>
          <w:szCs w:val="26"/>
        </w:rPr>
      </w:pPr>
      <w:ins w:id="698" w:author="Gregory Chris" w:date="2015-08-08T05:37:00Z">
        <w:r w:rsidRPr="00412A96">
          <w:rPr>
            <w:rFonts w:cstheme="minorHAnsi"/>
            <w:b/>
            <w:sz w:val="26"/>
            <w:szCs w:val="26"/>
          </w:rPr>
          <w:t xml:space="preserve">Selected list of </w:t>
        </w:r>
        <w:r>
          <w:rPr>
            <w:rFonts w:cstheme="minorHAnsi"/>
            <w:b/>
            <w:sz w:val="26"/>
            <w:szCs w:val="26"/>
          </w:rPr>
          <w:t>other works</w:t>
        </w:r>
      </w:ins>
    </w:p>
    <w:p w14:paraId="71A79618" w14:textId="77777777" w:rsidR="005237E9" w:rsidRDefault="005237E9" w:rsidP="005237E9">
      <w:pPr>
        <w:spacing w:after="0" w:line="240" w:lineRule="auto"/>
        <w:rPr>
          <w:ins w:id="699" w:author="Gregory Chris" w:date="2015-08-08T05:37:00Z"/>
          <w:rFonts w:cstheme="minorHAnsi"/>
          <w:b/>
          <w:sz w:val="26"/>
          <w:szCs w:val="26"/>
        </w:rPr>
      </w:pPr>
    </w:p>
    <w:p w14:paraId="453605C3" w14:textId="1AFF725F" w:rsidR="005237E9" w:rsidRDefault="005237E9" w:rsidP="005237E9">
      <w:pPr>
        <w:spacing w:after="0" w:line="240" w:lineRule="auto"/>
        <w:rPr>
          <w:ins w:id="700" w:author="Gregory Chris" w:date="2015-08-08T05:38:00Z"/>
          <w:rFonts w:cstheme="minorHAnsi"/>
          <w:sz w:val="26"/>
          <w:szCs w:val="26"/>
          <w:lang w:val="en-US" w:eastAsia="ja-JP"/>
        </w:rPr>
      </w:pPr>
      <w:proofErr w:type="spellStart"/>
      <w:ins w:id="701" w:author="Gregory Chris" w:date="2015-08-08T05:37:00Z">
        <w:r w:rsidRPr="000E7D4B">
          <w:rPr>
            <w:rFonts w:cstheme="minorHAnsi"/>
            <w:i/>
            <w:sz w:val="26"/>
            <w:szCs w:val="26"/>
          </w:rPr>
          <w:t>Ō</w:t>
        </w:r>
        <w:r>
          <w:rPr>
            <w:rFonts w:cstheme="minorHAnsi"/>
            <w:i/>
            <w:sz w:val="26"/>
            <w:szCs w:val="26"/>
          </w:rPr>
          <w:t>kawabata</w:t>
        </w:r>
        <w:proofErr w:type="spellEnd"/>
        <w:r>
          <w:rPr>
            <w:rFonts w:cstheme="minorHAnsi"/>
            <w:sz w:val="26"/>
            <w:szCs w:val="26"/>
          </w:rPr>
          <w:t>, (</w:t>
        </w:r>
        <w:r>
          <w:rPr>
            <w:rFonts w:cstheme="minorHAnsi" w:hint="eastAsia"/>
            <w:sz w:val="26"/>
            <w:szCs w:val="26"/>
            <w:lang w:eastAsia="ja-JP"/>
          </w:rPr>
          <w:t>大川端</w:t>
        </w:r>
        <w:r>
          <w:rPr>
            <w:rFonts w:cstheme="minorHAnsi"/>
            <w:sz w:val="26"/>
            <w:szCs w:val="26"/>
            <w:lang w:val="en-US" w:eastAsia="ja-JP"/>
          </w:rPr>
          <w:t>, 1911, a</w:t>
        </w:r>
      </w:ins>
      <w:ins w:id="702" w:author="Gregory Chris" w:date="2015-08-08T05:38:00Z">
        <w:r>
          <w:rPr>
            <w:rFonts w:cstheme="minorHAnsi"/>
            <w:sz w:val="26"/>
            <w:szCs w:val="26"/>
            <w:lang w:val="en-US" w:eastAsia="ja-JP"/>
          </w:rPr>
          <w:t>utobiographical</w:t>
        </w:r>
      </w:ins>
      <w:ins w:id="703" w:author="Gregory Chris" w:date="2015-08-08T05:37:00Z">
        <w:r>
          <w:rPr>
            <w:rFonts w:cstheme="minorHAnsi"/>
            <w:sz w:val="26"/>
            <w:szCs w:val="26"/>
            <w:lang w:val="en-US" w:eastAsia="ja-JP"/>
          </w:rPr>
          <w:t xml:space="preserve"> novel)</w:t>
        </w:r>
      </w:ins>
    </w:p>
    <w:p w14:paraId="2BF186E6" w14:textId="4E57CC3E" w:rsidR="005237E9" w:rsidRDefault="005237E9" w:rsidP="005237E9">
      <w:pPr>
        <w:spacing w:after="0" w:line="240" w:lineRule="auto"/>
        <w:rPr>
          <w:ins w:id="704" w:author="Gregory Chris" w:date="2015-08-08T05:42:00Z"/>
          <w:rFonts w:cstheme="minorHAnsi"/>
          <w:sz w:val="26"/>
          <w:szCs w:val="26"/>
          <w:lang w:val="en-US" w:eastAsia="ja-JP"/>
        </w:rPr>
      </w:pPr>
      <w:ins w:id="705" w:author="Gregory Chris" w:date="2015-08-08T05:39:00Z">
        <w:r>
          <w:rPr>
            <w:rFonts w:cstheme="minorHAnsi"/>
            <w:i/>
            <w:sz w:val="26"/>
            <w:szCs w:val="26"/>
            <w:lang w:val="en-US" w:eastAsia="ja-JP"/>
          </w:rPr>
          <w:t>The First World</w:t>
        </w:r>
        <w:r>
          <w:rPr>
            <w:rFonts w:cstheme="minorHAnsi"/>
            <w:sz w:val="26"/>
            <w:szCs w:val="26"/>
            <w:lang w:val="en-US" w:eastAsia="ja-JP"/>
          </w:rPr>
          <w:t>, (</w:t>
        </w:r>
        <w:r>
          <w:rPr>
            <w:rFonts w:cstheme="minorHAnsi" w:hint="eastAsia"/>
            <w:sz w:val="26"/>
            <w:szCs w:val="26"/>
            <w:lang w:val="en-US" w:eastAsia="ja-JP"/>
          </w:rPr>
          <w:t>第一の世界</w:t>
        </w:r>
        <w:r w:rsidR="00E41AEC">
          <w:rPr>
            <w:rFonts w:cstheme="minorHAnsi"/>
            <w:sz w:val="26"/>
            <w:szCs w:val="26"/>
            <w:lang w:val="en-US" w:eastAsia="ja-JP"/>
          </w:rPr>
          <w:t>, 1921,</w:t>
        </w:r>
        <w:r>
          <w:rPr>
            <w:rFonts w:cstheme="minorHAnsi"/>
            <w:sz w:val="26"/>
            <w:szCs w:val="26"/>
            <w:lang w:val="en-US" w:eastAsia="ja-JP"/>
          </w:rPr>
          <w:t xml:space="preserve"> </w:t>
        </w:r>
      </w:ins>
      <w:ins w:id="706" w:author="Gregory Chris" w:date="2015-08-08T05:40:00Z">
        <w:r>
          <w:rPr>
            <w:rFonts w:cstheme="minorHAnsi"/>
            <w:sz w:val="26"/>
            <w:szCs w:val="26"/>
            <w:lang w:val="en-US" w:eastAsia="ja-JP"/>
          </w:rPr>
          <w:t>one-act play</w:t>
        </w:r>
      </w:ins>
      <w:ins w:id="707" w:author="Gregory Chris" w:date="2015-08-08T05:39:00Z">
        <w:r>
          <w:rPr>
            <w:rFonts w:cstheme="minorHAnsi"/>
            <w:sz w:val="26"/>
            <w:szCs w:val="26"/>
            <w:lang w:val="en-US" w:eastAsia="ja-JP"/>
          </w:rPr>
          <w:t>)</w:t>
        </w:r>
      </w:ins>
    </w:p>
    <w:p w14:paraId="2B6572AF" w14:textId="42E6AE85" w:rsidR="00071278" w:rsidRPr="000E7D4B" w:rsidRDefault="00071278" w:rsidP="005237E9">
      <w:pPr>
        <w:spacing w:after="0" w:line="240" w:lineRule="auto"/>
        <w:rPr>
          <w:ins w:id="708" w:author="Gregory Chris" w:date="2015-08-08T05:40:00Z"/>
          <w:rFonts w:cstheme="minorHAnsi"/>
          <w:sz w:val="26"/>
          <w:szCs w:val="26"/>
          <w:lang w:val="en-US" w:eastAsia="ja-JP"/>
        </w:rPr>
      </w:pPr>
      <w:ins w:id="709" w:author="Gregory Chris" w:date="2015-08-08T05:42:00Z">
        <w:r>
          <w:rPr>
            <w:rFonts w:cstheme="minorHAnsi"/>
            <w:i/>
            <w:sz w:val="26"/>
            <w:szCs w:val="26"/>
            <w:lang w:val="en-US" w:eastAsia="ja-JP"/>
          </w:rPr>
          <w:t>The Husband</w:t>
        </w:r>
        <w:r>
          <w:rPr>
            <w:rFonts w:cstheme="minorHAnsi"/>
            <w:sz w:val="26"/>
            <w:szCs w:val="26"/>
            <w:lang w:val="en-US" w:eastAsia="ja-JP"/>
          </w:rPr>
          <w:t>, (</w:t>
        </w:r>
        <w:r>
          <w:rPr>
            <w:rFonts w:cstheme="minorHAnsi" w:hint="eastAsia"/>
            <w:sz w:val="26"/>
            <w:szCs w:val="26"/>
            <w:lang w:val="en-US" w:eastAsia="ja-JP"/>
          </w:rPr>
          <w:t>亭主</w:t>
        </w:r>
        <w:r w:rsidR="00E41AEC">
          <w:rPr>
            <w:rFonts w:cstheme="minorHAnsi"/>
            <w:sz w:val="26"/>
            <w:szCs w:val="26"/>
            <w:lang w:val="en-US" w:eastAsia="ja-JP"/>
          </w:rPr>
          <w:t>, 1925,</w:t>
        </w:r>
        <w:r>
          <w:rPr>
            <w:rFonts w:cstheme="minorHAnsi"/>
            <w:sz w:val="26"/>
            <w:szCs w:val="26"/>
            <w:lang w:val="en-US" w:eastAsia="ja-JP"/>
          </w:rPr>
          <w:t xml:space="preserve"> one-act play)</w:t>
        </w:r>
      </w:ins>
    </w:p>
    <w:p w14:paraId="6F5A4BB0" w14:textId="7A5180EF" w:rsidR="005237E9" w:rsidRPr="000E7D4B" w:rsidRDefault="005237E9" w:rsidP="005237E9">
      <w:pPr>
        <w:spacing w:after="0" w:line="240" w:lineRule="auto"/>
        <w:rPr>
          <w:ins w:id="710" w:author="Gregory Chris" w:date="2015-08-08T05:37:00Z"/>
          <w:rFonts w:cstheme="minorHAnsi"/>
          <w:sz w:val="26"/>
          <w:szCs w:val="26"/>
          <w:lang w:val="en-US" w:eastAsia="ja-JP"/>
        </w:rPr>
      </w:pPr>
      <w:ins w:id="711" w:author="Gregory Chris" w:date="2015-08-08T05:40:00Z">
        <w:r>
          <w:rPr>
            <w:rFonts w:cstheme="minorHAnsi"/>
            <w:i/>
            <w:sz w:val="26"/>
            <w:szCs w:val="26"/>
            <w:lang w:val="en-US" w:eastAsia="ja-JP"/>
          </w:rPr>
          <w:t>The Trap Cellar</w:t>
        </w:r>
        <w:r>
          <w:rPr>
            <w:rFonts w:cstheme="minorHAnsi"/>
            <w:sz w:val="26"/>
            <w:szCs w:val="26"/>
            <w:lang w:val="en-US" w:eastAsia="ja-JP"/>
          </w:rPr>
          <w:t>, (</w:t>
        </w:r>
        <w:r>
          <w:rPr>
            <w:rFonts w:cstheme="minorHAnsi" w:hint="eastAsia"/>
            <w:sz w:val="26"/>
            <w:szCs w:val="26"/>
            <w:lang w:val="en-US" w:eastAsia="ja-JP"/>
          </w:rPr>
          <w:t>奈落</w:t>
        </w:r>
        <w:r>
          <w:rPr>
            <w:rFonts w:cstheme="minorHAnsi"/>
            <w:sz w:val="26"/>
            <w:szCs w:val="26"/>
            <w:lang w:val="en-US" w:eastAsia="ja-JP"/>
          </w:rPr>
          <w:t>, 1926</w:t>
        </w:r>
      </w:ins>
      <w:ins w:id="712" w:author="Gregory Chris" w:date="2015-08-08T05:41:00Z">
        <w:r w:rsidR="00E41AEC">
          <w:rPr>
            <w:rFonts w:cstheme="minorHAnsi"/>
            <w:sz w:val="26"/>
            <w:szCs w:val="26"/>
            <w:lang w:val="en-US" w:eastAsia="ja-JP"/>
          </w:rPr>
          <w:t>,</w:t>
        </w:r>
        <w:r>
          <w:rPr>
            <w:rFonts w:cstheme="minorHAnsi"/>
            <w:sz w:val="26"/>
            <w:szCs w:val="26"/>
            <w:lang w:val="en-US" w:eastAsia="ja-JP"/>
          </w:rPr>
          <w:t xml:space="preserve"> one-act play</w:t>
        </w:r>
      </w:ins>
      <w:ins w:id="713" w:author="Gregory Chris" w:date="2015-08-08T05:40:00Z">
        <w:r>
          <w:rPr>
            <w:rFonts w:cstheme="minorHAnsi"/>
            <w:sz w:val="26"/>
            <w:szCs w:val="26"/>
            <w:lang w:val="en-US" w:eastAsia="ja-JP"/>
          </w:rPr>
          <w:t>)</w:t>
        </w:r>
      </w:ins>
    </w:p>
    <w:p w14:paraId="072F8DEE" w14:textId="77777777" w:rsidR="00E41AEC" w:rsidRDefault="005237E9" w:rsidP="00E41A83">
      <w:pPr>
        <w:spacing w:after="0" w:line="240" w:lineRule="auto"/>
        <w:rPr>
          <w:ins w:id="714" w:author="Gregory Chris" w:date="2015-08-08T05:43:00Z"/>
          <w:rFonts w:eastAsia="Times New Roman" w:cstheme="minorHAnsi"/>
          <w:iCs/>
          <w:color w:val="000000"/>
          <w:sz w:val="26"/>
          <w:szCs w:val="26"/>
          <w:lang w:eastAsia="en-GB"/>
        </w:rPr>
      </w:pPr>
      <w:ins w:id="715" w:author="Gregory Chris" w:date="2015-08-08T05:41:00Z">
        <w:r>
          <w:rPr>
            <w:i/>
            <w:sz w:val="26"/>
            <w:lang w:val="en-US" w:eastAsia="ja-JP"/>
          </w:rPr>
          <w:t xml:space="preserve">The Battles of </w:t>
        </w:r>
        <w:proofErr w:type="spellStart"/>
        <w:r>
          <w:rPr>
            <w:i/>
            <w:sz w:val="26"/>
            <w:lang w:val="en-US" w:eastAsia="ja-JP"/>
          </w:rPr>
          <w:t>Coxinaga</w:t>
        </w:r>
      </w:ins>
      <w:proofErr w:type="spellEnd"/>
      <w:ins w:id="716" w:author="Gregory Chris" w:date="2015-08-08T05:43:00Z">
        <w:r w:rsidR="00E41AEC">
          <w:rPr>
            <w:sz w:val="26"/>
            <w:lang w:val="en-US" w:eastAsia="ja-JP"/>
          </w:rPr>
          <w:t>,</w:t>
        </w:r>
      </w:ins>
      <w:ins w:id="717" w:author="Gregory Chris" w:date="2015-08-08T05:41:00Z">
        <w:r w:rsidRPr="00412A96" w:rsidDel="00BB625D">
          <w:rPr>
            <w:rFonts w:eastAsia="Times New Roman" w:cstheme="minorHAnsi"/>
            <w:i/>
            <w:iCs/>
            <w:color w:val="000000"/>
            <w:sz w:val="26"/>
            <w:szCs w:val="26"/>
            <w:lang w:eastAsia="en-GB"/>
          </w:rPr>
          <w:t xml:space="preserve"> </w:t>
        </w:r>
      </w:ins>
      <w:ins w:id="718" w:author="Gregory Chris" w:date="2015-08-08T05:42:00Z">
        <w:r w:rsidR="00E41AEC">
          <w:rPr>
            <w:rFonts w:eastAsia="Times New Roman" w:cstheme="minorHAnsi"/>
            <w:iCs/>
            <w:color w:val="000000"/>
            <w:sz w:val="26"/>
            <w:szCs w:val="26"/>
            <w:lang w:eastAsia="en-GB"/>
          </w:rPr>
          <w:t>(</w:t>
        </w:r>
      </w:ins>
      <w:ins w:id="719" w:author="Gregory Chris" w:date="2015-08-08T05:43:00Z">
        <w:r w:rsidR="00E41AEC">
          <w:rPr>
            <w:rFonts w:cstheme="minorHAnsi" w:hint="eastAsia"/>
            <w:sz w:val="26"/>
            <w:szCs w:val="26"/>
            <w:lang w:val="en-US" w:eastAsia="ja-JP"/>
          </w:rPr>
          <w:t>国性爺合戦</w:t>
        </w:r>
        <w:r w:rsidR="00E41AEC">
          <w:rPr>
            <w:rFonts w:eastAsia="Times New Roman" w:cstheme="minorHAnsi"/>
            <w:iCs/>
            <w:color w:val="000000"/>
            <w:sz w:val="26"/>
            <w:szCs w:val="26"/>
            <w:lang w:eastAsia="en-GB"/>
          </w:rPr>
          <w:t xml:space="preserve">1928, modern adaptation of </w:t>
        </w:r>
        <w:proofErr w:type="spellStart"/>
        <w:r w:rsidR="00E41AEC">
          <w:rPr>
            <w:rFonts w:eastAsia="Times New Roman" w:cstheme="minorHAnsi"/>
            <w:iCs/>
            <w:color w:val="000000"/>
            <w:sz w:val="26"/>
            <w:szCs w:val="26"/>
            <w:lang w:eastAsia="en-GB"/>
          </w:rPr>
          <w:t>Chikamatsu</w:t>
        </w:r>
        <w:proofErr w:type="spellEnd"/>
        <w:r w:rsidR="00E41AEC">
          <w:rPr>
            <w:rFonts w:eastAsia="Times New Roman" w:cstheme="minorHAnsi"/>
            <w:iCs/>
            <w:color w:val="000000"/>
            <w:sz w:val="26"/>
            <w:szCs w:val="26"/>
            <w:lang w:eastAsia="en-GB"/>
          </w:rPr>
          <w:t xml:space="preserve"> </w:t>
        </w:r>
        <w:proofErr w:type="spellStart"/>
        <w:r w:rsidR="00E41AEC">
          <w:rPr>
            <w:rFonts w:eastAsia="Times New Roman" w:cstheme="minorHAnsi"/>
            <w:iCs/>
            <w:color w:val="000000"/>
            <w:sz w:val="26"/>
            <w:szCs w:val="26"/>
            <w:lang w:eastAsia="en-GB"/>
          </w:rPr>
          <w:t>Monzaemon</w:t>
        </w:r>
        <w:proofErr w:type="spellEnd"/>
        <w:r w:rsidR="00E41AEC">
          <w:rPr>
            <w:rFonts w:eastAsia="Times New Roman" w:cstheme="minorHAnsi"/>
            <w:iCs/>
            <w:color w:val="000000"/>
            <w:sz w:val="26"/>
            <w:szCs w:val="26"/>
            <w:lang w:eastAsia="en-GB"/>
          </w:rPr>
          <w:t xml:space="preserve"> classic</w:t>
        </w:r>
      </w:ins>
      <w:ins w:id="720" w:author="Gregory Chris" w:date="2015-08-08T05:42:00Z">
        <w:r w:rsidR="00E41AEC">
          <w:rPr>
            <w:rFonts w:eastAsia="Times New Roman" w:cstheme="minorHAnsi"/>
            <w:iCs/>
            <w:color w:val="000000"/>
            <w:sz w:val="26"/>
            <w:szCs w:val="26"/>
            <w:lang w:eastAsia="en-GB"/>
          </w:rPr>
          <w:t>)</w:t>
        </w:r>
      </w:ins>
    </w:p>
    <w:p w14:paraId="3A584540" w14:textId="77777777" w:rsidR="00E41A83" w:rsidRDefault="00E41A83" w:rsidP="00E41A83">
      <w:pPr>
        <w:spacing w:after="0" w:line="240" w:lineRule="auto"/>
        <w:rPr>
          <w:rFonts w:eastAsia="Times New Roman" w:cstheme="minorHAnsi"/>
          <w:color w:val="000000"/>
          <w:sz w:val="26"/>
          <w:szCs w:val="26"/>
          <w:lang w:eastAsia="en-GB"/>
        </w:rPr>
      </w:pPr>
    </w:p>
    <w:p w14:paraId="3A3FB4EB" w14:textId="29DDA0EE" w:rsidR="00E41A83" w:rsidRDefault="00E41A83" w:rsidP="00E41A83">
      <w:pPr>
        <w:spacing w:after="0" w:line="240" w:lineRule="auto"/>
        <w:rPr>
          <w:sz w:val="26"/>
        </w:rPr>
      </w:pPr>
      <w:r w:rsidRPr="00E41A83">
        <w:rPr>
          <w:b/>
          <w:sz w:val="26"/>
        </w:rPr>
        <w:t xml:space="preserve"> </w:t>
      </w:r>
      <w:r w:rsidRPr="00325BC9">
        <w:rPr>
          <w:b/>
          <w:sz w:val="26"/>
        </w:rPr>
        <w:t>Further</w:t>
      </w:r>
      <w:r>
        <w:rPr>
          <w:b/>
          <w:sz w:val="26"/>
        </w:rPr>
        <w:t xml:space="preserve"> </w:t>
      </w:r>
      <w:r w:rsidRPr="00325BC9">
        <w:rPr>
          <w:b/>
          <w:sz w:val="26"/>
        </w:rPr>
        <w:t>reading</w:t>
      </w:r>
      <w:ins w:id="721" w:author="Gregory Chris" w:date="2015-08-08T03:44:00Z">
        <w:r w:rsidR="00EB5BCA">
          <w:rPr>
            <w:b/>
            <w:sz w:val="26"/>
          </w:rPr>
          <w:t xml:space="preserve"> in English</w:t>
        </w:r>
      </w:ins>
    </w:p>
    <w:p w14:paraId="2754CE55" w14:textId="77777777" w:rsidR="00D81553" w:rsidRDefault="00D81553" w:rsidP="00E41A83">
      <w:pPr>
        <w:spacing w:after="0" w:line="240" w:lineRule="auto"/>
        <w:rPr>
          <w:ins w:id="722" w:author="Gregory Chris" w:date="2015-08-08T02:40:00Z"/>
          <w:sz w:val="26"/>
        </w:rPr>
      </w:pPr>
    </w:p>
    <w:p w14:paraId="240B23AA" w14:textId="07AF1A40" w:rsidR="00A73BA1" w:rsidRDefault="004F2B6A" w:rsidP="00A73BA1">
      <w:pPr>
        <w:spacing w:after="0" w:line="240" w:lineRule="auto"/>
        <w:rPr>
          <w:ins w:id="723" w:author="Gregory Chris" w:date="2015-08-08T02:42:00Z"/>
          <w:sz w:val="26"/>
        </w:rPr>
      </w:pPr>
      <w:ins w:id="724" w:author="Gregory Chris" w:date="2015-08-08T02:42:00Z">
        <w:r>
          <w:rPr>
            <w:sz w:val="26"/>
          </w:rPr>
          <w:t xml:space="preserve">Morinaga, Maki </w:t>
        </w:r>
      </w:ins>
      <w:ins w:id="725" w:author="Gregory Chris" w:date="2015-08-08T03:11:00Z">
        <w:r w:rsidR="007C2FB0">
          <w:rPr>
            <w:sz w:val="26"/>
          </w:rPr>
          <w:t>I</w:t>
        </w:r>
      </w:ins>
      <w:ins w:id="726" w:author="Gregory Chris" w:date="2015-08-08T02:42:00Z">
        <w:r>
          <w:rPr>
            <w:sz w:val="26"/>
          </w:rPr>
          <w:t>.</w:t>
        </w:r>
      </w:ins>
      <w:ins w:id="727" w:author="Gregory Chris" w:date="2015-08-08T03:12:00Z">
        <w:r w:rsidR="007C2FB0">
          <w:rPr>
            <w:sz w:val="26"/>
          </w:rPr>
          <w:t xml:space="preserve"> (2005)</w:t>
        </w:r>
      </w:ins>
      <w:ins w:id="728" w:author="Gregory Chris" w:date="2015-08-08T02:42:00Z">
        <w:r>
          <w:rPr>
            <w:sz w:val="26"/>
          </w:rPr>
          <w:t xml:space="preserve"> </w:t>
        </w:r>
      </w:ins>
      <w:ins w:id="729" w:author="Gregory Chris" w:date="2015-08-08T03:11:00Z">
        <w:r>
          <w:rPr>
            <w:sz w:val="26"/>
          </w:rPr>
          <w:t>‘</w:t>
        </w:r>
      </w:ins>
      <w:ins w:id="730" w:author="Gregory Chris" w:date="2015-08-08T02:42:00Z">
        <w:r>
          <w:rPr>
            <w:sz w:val="26"/>
          </w:rPr>
          <w:t xml:space="preserve">Osanai Kaoru’s Dilemma: </w:t>
        </w:r>
      </w:ins>
      <w:ins w:id="731" w:author="Gregory Chris" w:date="2015-08-08T03:11:00Z">
        <w:r>
          <w:rPr>
            <w:sz w:val="26"/>
          </w:rPr>
          <w:t>“</w:t>
        </w:r>
      </w:ins>
      <w:ins w:id="732" w:author="Gregory Chris" w:date="2015-08-08T02:42:00Z">
        <w:r>
          <w:rPr>
            <w:sz w:val="26"/>
          </w:rPr>
          <w:t>Amateurism by Professionals</w:t>
        </w:r>
      </w:ins>
      <w:ins w:id="733" w:author="Gregory Chris" w:date="2015-08-08T03:11:00Z">
        <w:r>
          <w:rPr>
            <w:sz w:val="26"/>
          </w:rPr>
          <w:t xml:space="preserve">” </w:t>
        </w:r>
      </w:ins>
      <w:ins w:id="734" w:author="Gregory Chris" w:date="2015-08-08T02:42:00Z">
        <w:r w:rsidR="007C2FB0">
          <w:rPr>
            <w:sz w:val="26"/>
          </w:rPr>
          <w:t>in Modern Japanese Theatre</w:t>
        </w:r>
      </w:ins>
      <w:ins w:id="735" w:author="Gregory Chris" w:date="2015-08-08T03:11:00Z">
        <w:r>
          <w:rPr>
            <w:sz w:val="26"/>
          </w:rPr>
          <w:t>’</w:t>
        </w:r>
        <w:r w:rsidR="007C2FB0">
          <w:rPr>
            <w:sz w:val="26"/>
          </w:rPr>
          <w:t>,</w:t>
        </w:r>
      </w:ins>
      <w:ins w:id="736" w:author="Gregory Chris" w:date="2015-08-08T02:42:00Z">
        <w:r w:rsidR="00A73BA1">
          <w:rPr>
            <w:sz w:val="26"/>
          </w:rPr>
          <w:t xml:space="preserve"> </w:t>
        </w:r>
      </w:ins>
      <w:ins w:id="737" w:author="Gregory Chris" w:date="2015-08-08T02:43:00Z">
        <w:r w:rsidR="00A73BA1">
          <w:rPr>
            <w:i/>
            <w:sz w:val="26"/>
          </w:rPr>
          <w:t>TDR: The Drama Review</w:t>
        </w:r>
      </w:ins>
      <w:ins w:id="738" w:author="Gregory Chris" w:date="2015-08-08T02:42:00Z">
        <w:r w:rsidR="00A73BA1">
          <w:rPr>
            <w:sz w:val="26"/>
          </w:rPr>
          <w:t xml:space="preserve">, </w:t>
        </w:r>
      </w:ins>
      <w:ins w:id="739" w:author="Gregory Chris" w:date="2015-08-08T02:43:00Z">
        <w:r w:rsidR="00A73BA1">
          <w:rPr>
            <w:sz w:val="26"/>
          </w:rPr>
          <w:t>49</w:t>
        </w:r>
      </w:ins>
      <w:ins w:id="740" w:author="Gregory Chris" w:date="2015-08-08T03:11:00Z">
        <w:r w:rsidR="007C2FB0">
          <w:rPr>
            <w:sz w:val="26"/>
          </w:rPr>
          <w:t xml:space="preserve"> (1):</w:t>
        </w:r>
      </w:ins>
      <w:ins w:id="741" w:author="Gregory Chris" w:date="2015-08-08T02:42:00Z">
        <w:r w:rsidR="00A73BA1">
          <w:rPr>
            <w:sz w:val="26"/>
          </w:rPr>
          <w:t xml:space="preserve"> </w:t>
        </w:r>
      </w:ins>
      <w:ins w:id="742" w:author="Gregory Chris" w:date="2015-08-08T02:43:00Z">
        <w:r w:rsidR="00A73BA1">
          <w:rPr>
            <w:sz w:val="26"/>
          </w:rPr>
          <w:t>119-133</w:t>
        </w:r>
      </w:ins>
      <w:ins w:id="743" w:author="Gregory Chris" w:date="2015-08-08T02:42:00Z">
        <w:r w:rsidR="00A73BA1">
          <w:rPr>
            <w:sz w:val="26"/>
          </w:rPr>
          <w:t>.</w:t>
        </w:r>
      </w:ins>
    </w:p>
    <w:p w14:paraId="37E68598" w14:textId="1D6FE036" w:rsidR="00A73BA1" w:rsidRPr="00FE2F1E" w:rsidRDefault="00A73BA1" w:rsidP="00A73BA1">
      <w:pPr>
        <w:spacing w:after="0" w:line="240" w:lineRule="auto"/>
        <w:rPr>
          <w:ins w:id="744" w:author="Gregory Chris" w:date="2015-08-08T02:41:00Z"/>
          <w:sz w:val="26"/>
        </w:rPr>
      </w:pPr>
      <w:proofErr w:type="spellStart"/>
      <w:ins w:id="745" w:author="Gregory Chris" w:date="2015-08-08T02:41:00Z">
        <w:r>
          <w:rPr>
            <w:sz w:val="26"/>
          </w:rPr>
          <w:t>Ottaviani</w:t>
        </w:r>
        <w:proofErr w:type="spellEnd"/>
        <w:r>
          <w:rPr>
            <w:sz w:val="26"/>
          </w:rPr>
          <w:t xml:space="preserve">, </w:t>
        </w:r>
      </w:ins>
      <w:ins w:id="746" w:author="Gregory Chris" w:date="2015-08-08T03:12:00Z">
        <w:r w:rsidR="007C2FB0">
          <w:rPr>
            <w:sz w:val="26"/>
          </w:rPr>
          <w:t>G</w:t>
        </w:r>
      </w:ins>
      <w:ins w:id="747" w:author="Gregory Chris" w:date="2015-08-08T02:41:00Z">
        <w:r>
          <w:rPr>
            <w:sz w:val="26"/>
          </w:rPr>
          <w:t xml:space="preserve">. </w:t>
        </w:r>
      </w:ins>
      <w:ins w:id="748" w:author="Gregory Chris" w:date="2015-08-08T03:12:00Z">
        <w:r w:rsidR="007C2FB0">
          <w:rPr>
            <w:sz w:val="26"/>
          </w:rPr>
          <w:t xml:space="preserve">(1994) </w:t>
        </w:r>
      </w:ins>
      <w:ins w:id="749" w:author="Gregory Chris" w:date="2015-08-08T02:41:00Z">
        <w:r>
          <w:rPr>
            <w:sz w:val="26"/>
          </w:rPr>
          <w:t>‘</w:t>
        </w:r>
      </w:ins>
      <w:ins w:id="750" w:author="Gregory Chris" w:date="2015-08-08T03:12:00Z">
        <w:r w:rsidR="007C2FB0">
          <w:rPr>
            <w:sz w:val="26"/>
          </w:rPr>
          <w:t>“</w:t>
        </w:r>
      </w:ins>
      <w:ins w:id="751" w:author="Gregory Chris" w:date="2015-08-08T02:41:00Z">
        <w:r w:rsidR="007C2FB0">
          <w:rPr>
            <w:sz w:val="26"/>
          </w:rPr>
          <w:t>Difference</w:t>
        </w:r>
      </w:ins>
      <w:ins w:id="752" w:author="Gregory Chris" w:date="2015-08-08T03:12:00Z">
        <w:r w:rsidR="007C2FB0">
          <w:rPr>
            <w:sz w:val="26"/>
          </w:rPr>
          <w:t>”</w:t>
        </w:r>
      </w:ins>
      <w:ins w:id="753" w:author="Gregory Chris" w:date="2015-08-08T02:41:00Z">
        <w:r w:rsidR="007C2FB0">
          <w:rPr>
            <w:sz w:val="26"/>
          </w:rPr>
          <w:t xml:space="preserve"> and </w:t>
        </w:r>
      </w:ins>
      <w:ins w:id="754" w:author="Gregory Chris" w:date="2015-08-08T03:12:00Z">
        <w:r w:rsidR="007C2FB0">
          <w:rPr>
            <w:sz w:val="26"/>
          </w:rPr>
          <w:t>“</w:t>
        </w:r>
      </w:ins>
      <w:ins w:id="755" w:author="Gregory Chris" w:date="2015-08-08T02:41:00Z">
        <w:r w:rsidR="007C2FB0">
          <w:rPr>
            <w:sz w:val="26"/>
          </w:rPr>
          <w:t>Reflexivity</w:t>
        </w:r>
      </w:ins>
      <w:ins w:id="756" w:author="Gregory Chris" w:date="2015-08-08T03:12:00Z">
        <w:r w:rsidR="007C2FB0">
          <w:rPr>
            <w:sz w:val="26"/>
          </w:rPr>
          <w:t>”</w:t>
        </w:r>
      </w:ins>
      <w:ins w:id="757" w:author="Gregory Chris" w:date="2015-08-08T02:41:00Z">
        <w:r>
          <w:rPr>
            <w:sz w:val="26"/>
          </w:rPr>
          <w:t xml:space="preserve">: Osanai Kaoru and the </w:t>
        </w:r>
        <w:r>
          <w:rPr>
            <w:i/>
            <w:sz w:val="26"/>
          </w:rPr>
          <w:t xml:space="preserve">Shingeki </w:t>
        </w:r>
        <w:r w:rsidR="007C2FB0">
          <w:rPr>
            <w:sz w:val="26"/>
          </w:rPr>
          <w:t>Movement</w:t>
        </w:r>
      </w:ins>
      <w:ins w:id="758" w:author="Gregory Chris" w:date="2015-08-08T03:12:00Z">
        <w:r w:rsidR="007C2FB0">
          <w:rPr>
            <w:sz w:val="26"/>
          </w:rPr>
          <w:t>’</w:t>
        </w:r>
      </w:ins>
      <w:ins w:id="759" w:author="Gregory Chris" w:date="2015-08-08T03:13:00Z">
        <w:r w:rsidR="007C2FB0">
          <w:rPr>
            <w:sz w:val="26"/>
          </w:rPr>
          <w:t>,</w:t>
        </w:r>
      </w:ins>
      <w:ins w:id="760" w:author="Gregory Chris" w:date="2015-08-08T02:41:00Z">
        <w:r>
          <w:rPr>
            <w:sz w:val="26"/>
          </w:rPr>
          <w:t xml:space="preserve">  </w:t>
        </w:r>
        <w:r>
          <w:rPr>
            <w:i/>
            <w:sz w:val="26"/>
          </w:rPr>
          <w:t xml:space="preserve">Asian </w:t>
        </w:r>
      </w:ins>
      <w:ins w:id="761" w:author="Gregory Chris" w:date="2015-08-08T02:43:00Z">
        <w:r>
          <w:rPr>
            <w:i/>
            <w:sz w:val="26"/>
          </w:rPr>
          <w:t>Theatre</w:t>
        </w:r>
      </w:ins>
      <w:ins w:id="762" w:author="Gregory Chris" w:date="2015-08-08T02:41:00Z">
        <w:r>
          <w:rPr>
            <w:i/>
            <w:sz w:val="26"/>
          </w:rPr>
          <w:t xml:space="preserve"> Journal</w:t>
        </w:r>
        <w:r w:rsidR="007C2FB0">
          <w:rPr>
            <w:sz w:val="26"/>
          </w:rPr>
          <w:t xml:space="preserve"> 11</w:t>
        </w:r>
      </w:ins>
      <w:ins w:id="763" w:author="Gregory Chris" w:date="2015-08-08T03:13:00Z">
        <w:r w:rsidR="007C2FB0">
          <w:rPr>
            <w:sz w:val="26"/>
          </w:rPr>
          <w:t xml:space="preserve"> (</w:t>
        </w:r>
      </w:ins>
      <w:ins w:id="764" w:author="Gregory Chris" w:date="2015-08-08T02:41:00Z">
        <w:r>
          <w:rPr>
            <w:sz w:val="26"/>
          </w:rPr>
          <w:t>2</w:t>
        </w:r>
      </w:ins>
      <w:ins w:id="765" w:author="Gregory Chris" w:date="2015-08-08T03:13:00Z">
        <w:r w:rsidR="007C2FB0">
          <w:rPr>
            <w:sz w:val="26"/>
          </w:rPr>
          <w:t xml:space="preserve">): </w:t>
        </w:r>
      </w:ins>
      <w:ins w:id="766" w:author="Gregory Chris" w:date="2015-08-08T02:41:00Z">
        <w:r>
          <w:rPr>
            <w:sz w:val="26"/>
          </w:rPr>
          <w:t>213-230.</w:t>
        </w:r>
      </w:ins>
    </w:p>
    <w:p w14:paraId="7B7C5616" w14:textId="596037AF" w:rsidR="00D81553" w:rsidRDefault="00D81553" w:rsidP="00D81553">
      <w:pPr>
        <w:spacing w:after="0" w:line="240" w:lineRule="auto"/>
        <w:rPr>
          <w:ins w:id="767" w:author="Gregory Chris" w:date="2015-08-08T04:01:00Z"/>
          <w:sz w:val="26"/>
        </w:rPr>
      </w:pPr>
      <w:ins w:id="768" w:author="Gregory Chris" w:date="2015-08-08T02:40:00Z">
        <w:r>
          <w:rPr>
            <w:sz w:val="26"/>
          </w:rPr>
          <w:t xml:space="preserve">Powell, </w:t>
        </w:r>
      </w:ins>
      <w:ins w:id="769" w:author="Gregory Chris" w:date="2015-08-08T03:16:00Z">
        <w:r w:rsidR="007C2FB0">
          <w:rPr>
            <w:sz w:val="26"/>
          </w:rPr>
          <w:t>B</w:t>
        </w:r>
      </w:ins>
      <w:ins w:id="770" w:author="Gregory Chris" w:date="2015-08-08T02:40:00Z">
        <w:r>
          <w:rPr>
            <w:sz w:val="26"/>
          </w:rPr>
          <w:t xml:space="preserve">. </w:t>
        </w:r>
      </w:ins>
      <w:ins w:id="771" w:author="Gregory Chris" w:date="2015-08-08T03:16:00Z">
        <w:r w:rsidR="007C2FB0">
          <w:rPr>
            <w:sz w:val="26"/>
          </w:rPr>
          <w:t>(1975) ‘</w:t>
        </w:r>
      </w:ins>
      <w:ins w:id="772" w:author="Gregory Chris" w:date="2015-08-08T02:41:00Z">
        <w:r>
          <w:rPr>
            <w:sz w:val="26"/>
          </w:rPr>
          <w:t xml:space="preserve">Japan’s First Modern </w:t>
        </w:r>
        <w:proofErr w:type="spellStart"/>
        <w:r>
          <w:rPr>
            <w:sz w:val="26"/>
          </w:rPr>
          <w:t>Theater</w:t>
        </w:r>
        <w:proofErr w:type="spellEnd"/>
        <w:r>
          <w:rPr>
            <w:sz w:val="26"/>
          </w:rPr>
          <w:t xml:space="preserve">: The Tsukiji </w:t>
        </w:r>
        <w:proofErr w:type="spellStart"/>
        <w:r>
          <w:rPr>
            <w:sz w:val="26"/>
          </w:rPr>
          <w:t>S</w:t>
        </w:r>
        <w:r w:rsidR="00A73BA1">
          <w:rPr>
            <w:sz w:val="26"/>
          </w:rPr>
          <w:t>hōgekijō</w:t>
        </w:r>
        <w:proofErr w:type="spellEnd"/>
        <w:r w:rsidR="00A73BA1">
          <w:rPr>
            <w:sz w:val="26"/>
          </w:rPr>
          <w:t xml:space="preserve"> and Its Company, 1924-26</w:t>
        </w:r>
      </w:ins>
      <w:ins w:id="773" w:author="Gregory Chris" w:date="2015-08-08T02:40:00Z">
        <w:r w:rsidR="007C2FB0">
          <w:rPr>
            <w:sz w:val="26"/>
          </w:rPr>
          <w:t>.</w:t>
        </w:r>
      </w:ins>
      <w:ins w:id="774" w:author="Gregory Chris" w:date="2015-08-08T03:16:00Z">
        <w:r w:rsidR="007C2FB0">
          <w:rPr>
            <w:sz w:val="26"/>
          </w:rPr>
          <w:t>’</w:t>
        </w:r>
      </w:ins>
      <w:ins w:id="775" w:author="Gregory Chris" w:date="2015-08-08T02:40:00Z">
        <w:r>
          <w:rPr>
            <w:sz w:val="26"/>
          </w:rPr>
          <w:t xml:space="preserve">  </w:t>
        </w:r>
      </w:ins>
      <w:proofErr w:type="spellStart"/>
      <w:ins w:id="776" w:author="Gregory Chris" w:date="2015-08-08T02:41:00Z">
        <w:r w:rsidR="00A73BA1">
          <w:rPr>
            <w:i/>
            <w:sz w:val="26"/>
          </w:rPr>
          <w:t>Monumenta</w:t>
        </w:r>
        <w:proofErr w:type="spellEnd"/>
        <w:r w:rsidR="00A73BA1">
          <w:rPr>
            <w:i/>
            <w:sz w:val="26"/>
          </w:rPr>
          <w:t xml:space="preserve"> </w:t>
        </w:r>
        <w:proofErr w:type="spellStart"/>
        <w:r w:rsidR="00A73BA1">
          <w:rPr>
            <w:i/>
            <w:sz w:val="26"/>
          </w:rPr>
          <w:t>Nipponica</w:t>
        </w:r>
      </w:ins>
      <w:proofErr w:type="spellEnd"/>
      <w:ins w:id="777" w:author="Gregory Chris" w:date="2015-08-08T02:40:00Z">
        <w:r w:rsidR="00A73BA1">
          <w:rPr>
            <w:sz w:val="26"/>
          </w:rPr>
          <w:t xml:space="preserve"> </w:t>
        </w:r>
      </w:ins>
      <w:ins w:id="778" w:author="Gregory Chris" w:date="2015-08-08T02:41:00Z">
        <w:r w:rsidR="00A73BA1">
          <w:rPr>
            <w:sz w:val="26"/>
          </w:rPr>
          <w:t>30</w:t>
        </w:r>
      </w:ins>
      <w:ins w:id="779" w:author="Gregory Chris" w:date="2015-08-08T03:16:00Z">
        <w:r w:rsidR="007C2FB0">
          <w:rPr>
            <w:sz w:val="26"/>
          </w:rPr>
          <w:t xml:space="preserve"> (</w:t>
        </w:r>
      </w:ins>
      <w:ins w:id="780" w:author="Gregory Chris" w:date="2015-08-08T02:41:00Z">
        <w:r w:rsidR="00A73BA1">
          <w:rPr>
            <w:sz w:val="26"/>
          </w:rPr>
          <w:t>1</w:t>
        </w:r>
      </w:ins>
      <w:ins w:id="781" w:author="Gregory Chris" w:date="2015-08-08T03:16:00Z">
        <w:r w:rsidR="007C2FB0">
          <w:rPr>
            <w:sz w:val="26"/>
          </w:rPr>
          <w:t>):</w:t>
        </w:r>
      </w:ins>
      <w:ins w:id="782" w:author="Gregory Chris" w:date="2015-08-08T02:40:00Z">
        <w:r>
          <w:rPr>
            <w:sz w:val="26"/>
          </w:rPr>
          <w:t xml:space="preserve"> </w:t>
        </w:r>
      </w:ins>
      <w:ins w:id="783" w:author="Gregory Chris" w:date="2015-08-08T02:41:00Z">
        <w:r w:rsidR="00A73BA1">
          <w:rPr>
            <w:sz w:val="26"/>
          </w:rPr>
          <w:t>69-85</w:t>
        </w:r>
      </w:ins>
      <w:ins w:id="784" w:author="Gregory Chris" w:date="2015-08-08T02:40:00Z">
        <w:r>
          <w:rPr>
            <w:sz w:val="26"/>
          </w:rPr>
          <w:t>.</w:t>
        </w:r>
      </w:ins>
    </w:p>
    <w:p w14:paraId="3E8164FE" w14:textId="0381817B" w:rsidR="00871BDA" w:rsidRPr="000E7D4B" w:rsidRDefault="00871BDA" w:rsidP="00D81553">
      <w:pPr>
        <w:spacing w:after="0" w:line="240" w:lineRule="auto"/>
        <w:rPr>
          <w:ins w:id="785" w:author="Gregory Chris" w:date="2015-08-08T03:59:00Z"/>
          <w:sz w:val="26"/>
        </w:rPr>
      </w:pPr>
      <w:ins w:id="786" w:author="Gregory Chris" w:date="2015-08-08T04:01:00Z">
        <w:r>
          <w:rPr>
            <w:sz w:val="26"/>
          </w:rPr>
          <w:t xml:space="preserve">Powell, B. (2002). </w:t>
        </w:r>
      </w:ins>
      <w:ins w:id="787" w:author="Gregory Chris" w:date="2015-08-08T04:02:00Z">
        <w:r>
          <w:rPr>
            <w:i/>
            <w:sz w:val="26"/>
          </w:rPr>
          <w:t>Japan’s Modern Theatre: A Century of Change and Continuity</w:t>
        </w:r>
        <w:r>
          <w:rPr>
            <w:sz w:val="26"/>
          </w:rPr>
          <w:t xml:space="preserve">, </w:t>
        </w:r>
      </w:ins>
      <w:ins w:id="788" w:author="Gregory Chris" w:date="2015-08-08T04:06:00Z">
        <w:r>
          <w:rPr>
            <w:sz w:val="26"/>
          </w:rPr>
          <w:t>London: Japan Library.</w:t>
        </w:r>
      </w:ins>
    </w:p>
    <w:p w14:paraId="33C0F55E" w14:textId="77777777" w:rsidR="00610663" w:rsidRDefault="00610663" w:rsidP="00D81553">
      <w:pPr>
        <w:spacing w:after="0" w:line="240" w:lineRule="auto"/>
        <w:rPr>
          <w:ins w:id="789" w:author="Gregory Chris" w:date="2015-08-08T02:44:00Z"/>
          <w:sz w:val="26"/>
        </w:rPr>
      </w:pPr>
    </w:p>
    <w:p w14:paraId="73518262" w14:textId="01A24F39" w:rsidR="00EB5BCA" w:rsidRDefault="00EB5BCA">
      <w:pPr>
        <w:tabs>
          <w:tab w:val="left" w:pos="1418"/>
        </w:tabs>
        <w:spacing w:after="0" w:line="240" w:lineRule="auto"/>
        <w:rPr>
          <w:ins w:id="790" w:author="Gregory Chris" w:date="2015-08-08T03:44:00Z"/>
          <w:b/>
          <w:sz w:val="26"/>
        </w:rPr>
        <w:pPrChange w:id="791" w:author="Gregory Chris" w:date="2015-08-08T03:10:00Z">
          <w:pPr>
            <w:spacing w:after="0" w:line="240" w:lineRule="auto"/>
          </w:pPr>
        </w:pPrChange>
      </w:pPr>
      <w:ins w:id="792" w:author="Gregory Chris" w:date="2015-08-08T03:44:00Z">
        <w:r w:rsidRPr="00325BC9">
          <w:rPr>
            <w:b/>
            <w:sz w:val="26"/>
          </w:rPr>
          <w:t>Further</w:t>
        </w:r>
        <w:r>
          <w:rPr>
            <w:b/>
            <w:sz w:val="26"/>
          </w:rPr>
          <w:t xml:space="preserve"> </w:t>
        </w:r>
        <w:r w:rsidRPr="00325BC9">
          <w:rPr>
            <w:b/>
            <w:sz w:val="26"/>
          </w:rPr>
          <w:t>reading</w:t>
        </w:r>
        <w:r>
          <w:rPr>
            <w:b/>
            <w:sz w:val="26"/>
          </w:rPr>
          <w:t xml:space="preserve"> in Japanese</w:t>
        </w:r>
      </w:ins>
    </w:p>
    <w:p w14:paraId="6E70E064" w14:textId="77777777" w:rsidR="00EB5BCA" w:rsidRDefault="00EB5BCA" w:rsidP="000E7D4B">
      <w:pPr>
        <w:spacing w:after="0" w:line="240" w:lineRule="auto"/>
        <w:rPr>
          <w:ins w:id="793" w:author="Gregory Chris" w:date="2015-08-08T04:07:00Z"/>
          <w:sz w:val="26"/>
          <w:lang w:val="en-US" w:eastAsia="ja-JP"/>
        </w:rPr>
      </w:pPr>
    </w:p>
    <w:p w14:paraId="1A5103F5" w14:textId="71E7E266" w:rsidR="00871BDA" w:rsidRPr="000E7D4B" w:rsidRDefault="00871BDA">
      <w:pPr>
        <w:spacing w:after="0" w:line="240" w:lineRule="auto"/>
        <w:rPr>
          <w:ins w:id="794" w:author="Gregory Chris" w:date="2015-08-08T04:07:00Z"/>
          <w:sz w:val="26"/>
          <w:lang w:val="en-US" w:eastAsia="ja-JP"/>
        </w:rPr>
      </w:pPr>
      <w:ins w:id="795" w:author="Gregory Chris" w:date="2015-08-08T04:07:00Z">
        <w:r>
          <w:rPr>
            <w:sz w:val="26"/>
            <w:lang w:val="en-US" w:eastAsia="ja-JP"/>
          </w:rPr>
          <w:t>In addition to the works listed below, the c</w:t>
        </w:r>
      </w:ins>
      <w:ins w:id="796" w:author="Gregory Chris" w:date="2015-08-08T04:08:00Z">
        <w:r>
          <w:rPr>
            <w:sz w:val="26"/>
            <w:lang w:val="en-US" w:eastAsia="ja-JP"/>
          </w:rPr>
          <w:t xml:space="preserve">ommentaries by </w:t>
        </w:r>
        <w:proofErr w:type="spellStart"/>
        <w:r>
          <w:rPr>
            <w:sz w:val="26"/>
            <w:lang w:val="en-US" w:eastAsia="ja-JP"/>
          </w:rPr>
          <w:t>Sugai</w:t>
        </w:r>
        <w:proofErr w:type="spellEnd"/>
        <w:r>
          <w:rPr>
            <w:sz w:val="26"/>
            <w:lang w:val="en-US" w:eastAsia="ja-JP"/>
          </w:rPr>
          <w:t xml:space="preserve"> Yukio in </w:t>
        </w:r>
      </w:ins>
      <w:ins w:id="797" w:author="Gregory Chris" w:date="2015-08-08T04:09:00Z">
        <w:r>
          <w:rPr>
            <w:rFonts w:cstheme="minorHAnsi"/>
            <w:i/>
            <w:sz w:val="26"/>
            <w:szCs w:val="26"/>
            <w:lang w:val="en-US" w:eastAsia="ja-JP"/>
          </w:rPr>
          <w:t>The Complete Theatre Theory of Osanai Kaoru</w:t>
        </w:r>
      </w:ins>
      <w:ins w:id="798" w:author="Gregory Chris" w:date="2015-08-08T04:10:00Z">
        <w:r>
          <w:rPr>
            <w:rFonts w:cstheme="minorHAnsi"/>
            <w:sz w:val="26"/>
            <w:szCs w:val="26"/>
            <w:lang w:val="en-US" w:eastAsia="ja-JP"/>
          </w:rPr>
          <w:t>,</w:t>
        </w:r>
      </w:ins>
      <w:ins w:id="799" w:author="Gregory Chris" w:date="2015-08-08T04:09:00Z">
        <w:r>
          <w:rPr>
            <w:rFonts w:cstheme="minorHAnsi"/>
            <w:sz w:val="26"/>
            <w:szCs w:val="26"/>
            <w:lang w:val="en-US" w:eastAsia="ja-JP"/>
          </w:rPr>
          <w:t xml:space="preserve"> listed above</w:t>
        </w:r>
      </w:ins>
      <w:ins w:id="800" w:author="Gregory Chris" w:date="2015-08-08T04:10:00Z">
        <w:r>
          <w:rPr>
            <w:rFonts w:cstheme="minorHAnsi"/>
            <w:sz w:val="26"/>
            <w:szCs w:val="26"/>
            <w:lang w:val="en-US" w:eastAsia="ja-JP"/>
          </w:rPr>
          <w:t>,</w:t>
        </w:r>
      </w:ins>
      <w:ins w:id="801" w:author="Gregory Chris" w:date="2015-08-08T04:09:00Z">
        <w:r>
          <w:rPr>
            <w:rFonts w:cstheme="minorHAnsi"/>
            <w:sz w:val="26"/>
            <w:szCs w:val="26"/>
            <w:lang w:val="en-US" w:eastAsia="ja-JP"/>
          </w:rPr>
          <w:t xml:space="preserve"> are particularly important to scholarship on Osanai.</w:t>
        </w:r>
      </w:ins>
    </w:p>
    <w:p w14:paraId="3111914A" w14:textId="77777777" w:rsidR="00871BDA" w:rsidRDefault="00871BDA">
      <w:pPr>
        <w:spacing w:after="0" w:line="240" w:lineRule="auto"/>
        <w:rPr>
          <w:ins w:id="802" w:author="Gregory Chris" w:date="2015-08-08T03:52:00Z"/>
          <w:sz w:val="26"/>
          <w:lang w:val="en-US" w:eastAsia="ja-JP"/>
        </w:rPr>
      </w:pPr>
    </w:p>
    <w:p w14:paraId="47CE2B61" w14:textId="31815D5C" w:rsidR="00E56174" w:rsidRPr="000E7D4B" w:rsidRDefault="00E56174">
      <w:pPr>
        <w:spacing w:after="0" w:line="240" w:lineRule="auto"/>
        <w:rPr>
          <w:ins w:id="803" w:author="Gregory Chris" w:date="2015-08-08T03:48:00Z"/>
          <w:sz w:val="26"/>
        </w:rPr>
      </w:pPr>
      <w:proofErr w:type="spellStart"/>
      <w:ins w:id="804" w:author="Gregory Chris" w:date="2015-08-08T03:52:00Z">
        <w:r>
          <w:rPr>
            <w:sz w:val="26"/>
          </w:rPr>
          <w:t>Mizushina</w:t>
        </w:r>
        <w:proofErr w:type="spellEnd"/>
        <w:r>
          <w:rPr>
            <w:sz w:val="26"/>
          </w:rPr>
          <w:t xml:space="preserve"> H. (1954) </w:t>
        </w:r>
        <w:r>
          <w:rPr>
            <w:i/>
            <w:sz w:val="26"/>
          </w:rPr>
          <w:t xml:space="preserve">Osanai Kaoru to </w:t>
        </w:r>
        <w:proofErr w:type="spellStart"/>
        <w:r>
          <w:rPr>
            <w:i/>
            <w:sz w:val="26"/>
          </w:rPr>
          <w:t>tsukiji</w:t>
        </w:r>
        <w:proofErr w:type="spellEnd"/>
        <w:r>
          <w:rPr>
            <w:i/>
            <w:sz w:val="26"/>
          </w:rPr>
          <w:t xml:space="preserve"> </w:t>
        </w:r>
        <w:proofErr w:type="spellStart"/>
        <w:r>
          <w:rPr>
            <w:i/>
            <w:sz w:val="26"/>
          </w:rPr>
          <w:t>shōgekijō</w:t>
        </w:r>
        <w:proofErr w:type="spellEnd"/>
        <w:r>
          <w:rPr>
            <w:i/>
            <w:sz w:val="26"/>
          </w:rPr>
          <w:t xml:space="preserve"> [Osanai Kaoru and the Tsukiji Little Theatre]</w:t>
        </w:r>
        <w:r>
          <w:rPr>
            <w:sz w:val="26"/>
          </w:rPr>
          <w:t xml:space="preserve">, Tokyo: Machida </w:t>
        </w:r>
        <w:proofErr w:type="spellStart"/>
        <w:r>
          <w:rPr>
            <w:sz w:val="26"/>
          </w:rPr>
          <w:t>Shoten</w:t>
        </w:r>
        <w:proofErr w:type="spellEnd"/>
        <w:r>
          <w:rPr>
            <w:sz w:val="26"/>
          </w:rPr>
          <w:t xml:space="preserve">.  </w:t>
        </w:r>
      </w:ins>
    </w:p>
    <w:p w14:paraId="4AC5E7D1" w14:textId="35D2AE2E" w:rsidR="00EB5BCA" w:rsidRPr="000E7D4B" w:rsidRDefault="00EB5BCA">
      <w:pPr>
        <w:spacing w:after="0" w:line="240" w:lineRule="auto"/>
        <w:rPr>
          <w:ins w:id="805" w:author="Gregory Chris" w:date="2015-08-08T03:44:00Z"/>
          <w:sz w:val="26"/>
        </w:rPr>
      </w:pPr>
      <w:ins w:id="806" w:author="Gregory Chris" w:date="2015-08-08T03:48:00Z">
        <w:r>
          <w:rPr>
            <w:rFonts w:hint="eastAsia"/>
            <w:sz w:val="26"/>
            <w:lang w:eastAsia="ja-JP"/>
          </w:rPr>
          <w:t>水品春樹</w:t>
        </w:r>
        <w:r>
          <w:rPr>
            <w:sz w:val="26"/>
          </w:rPr>
          <w:t xml:space="preserve">. (1954) </w:t>
        </w:r>
        <w:r>
          <w:rPr>
            <w:rFonts w:hint="eastAsia"/>
            <w:i/>
            <w:sz w:val="26"/>
            <w:lang w:eastAsia="ja-JP"/>
          </w:rPr>
          <w:t>小山内薫と築地小劇場</w:t>
        </w:r>
        <w:r>
          <w:rPr>
            <w:sz w:val="26"/>
            <w:lang w:val="en-US" w:eastAsia="ja-JP"/>
          </w:rPr>
          <w:t>,</w:t>
        </w:r>
        <w:r>
          <w:rPr>
            <w:sz w:val="26"/>
          </w:rPr>
          <w:t xml:space="preserve"> </w:t>
        </w:r>
        <w:r>
          <w:rPr>
            <w:rFonts w:hint="eastAsia"/>
            <w:sz w:val="26"/>
            <w:lang w:eastAsia="ja-JP"/>
          </w:rPr>
          <w:t>東京</w:t>
        </w:r>
        <w:r>
          <w:rPr>
            <w:sz w:val="26"/>
          </w:rPr>
          <w:t xml:space="preserve">: </w:t>
        </w:r>
        <w:r>
          <w:rPr>
            <w:rFonts w:hint="eastAsia"/>
            <w:sz w:val="26"/>
            <w:lang w:eastAsia="ja-JP"/>
          </w:rPr>
          <w:t>町田書店</w:t>
        </w:r>
        <w:r>
          <w:rPr>
            <w:sz w:val="26"/>
          </w:rPr>
          <w:t xml:space="preserve">.  </w:t>
        </w:r>
      </w:ins>
    </w:p>
    <w:p w14:paraId="4154FC1D" w14:textId="08BD9AE2" w:rsidR="00EB5BCA" w:rsidRPr="000E7D4B" w:rsidRDefault="00EB5BCA">
      <w:pPr>
        <w:spacing w:after="0" w:line="240" w:lineRule="auto"/>
        <w:rPr>
          <w:ins w:id="807" w:author="Gregory Chris" w:date="2015-08-08T03:45:00Z"/>
          <w:sz w:val="26"/>
          <w:lang w:eastAsia="ja-JP"/>
        </w:rPr>
      </w:pPr>
    </w:p>
    <w:p w14:paraId="4C75A790" w14:textId="106E6086" w:rsidR="00E56174" w:rsidRPr="000E7D4B" w:rsidRDefault="00E56174">
      <w:pPr>
        <w:spacing w:after="0" w:line="240" w:lineRule="auto"/>
        <w:rPr>
          <w:ins w:id="808" w:author="Gregory Chris" w:date="2015-08-08T03:52:00Z"/>
          <w:sz w:val="26"/>
        </w:rPr>
      </w:pPr>
      <w:ins w:id="809" w:author="Gregory Chris" w:date="2015-08-08T03:52:00Z">
        <w:r>
          <w:rPr>
            <w:sz w:val="26"/>
          </w:rPr>
          <w:t xml:space="preserve">Soda H. (1999) </w:t>
        </w:r>
        <w:r w:rsidRPr="00CB4057">
          <w:rPr>
            <w:i/>
            <w:sz w:val="26"/>
          </w:rPr>
          <w:t xml:space="preserve">Osanai Kaoru to </w:t>
        </w:r>
        <w:proofErr w:type="spellStart"/>
        <w:r w:rsidRPr="00CB4057">
          <w:rPr>
            <w:i/>
            <w:sz w:val="26"/>
          </w:rPr>
          <w:t>nijūseiki</w:t>
        </w:r>
        <w:proofErr w:type="spellEnd"/>
        <w:r w:rsidRPr="00CB4057">
          <w:rPr>
            <w:i/>
            <w:sz w:val="26"/>
          </w:rPr>
          <w:t xml:space="preserve"> </w:t>
        </w:r>
        <w:proofErr w:type="spellStart"/>
        <w:r w:rsidRPr="00CB4057">
          <w:rPr>
            <w:i/>
            <w:sz w:val="26"/>
          </w:rPr>
          <w:t>engeki</w:t>
        </w:r>
        <w:proofErr w:type="spellEnd"/>
        <w:r w:rsidRPr="00CB4057">
          <w:rPr>
            <w:i/>
            <w:sz w:val="26"/>
          </w:rPr>
          <w:t xml:space="preserve"> [Osanai Kaoru and Twentieth Century Theatre]</w:t>
        </w:r>
        <w:r>
          <w:rPr>
            <w:sz w:val="26"/>
          </w:rPr>
          <w:t xml:space="preserve">, Tokyo: </w:t>
        </w:r>
        <w:proofErr w:type="spellStart"/>
        <w:r>
          <w:rPr>
            <w:sz w:val="26"/>
          </w:rPr>
          <w:t>Bensei</w:t>
        </w:r>
        <w:proofErr w:type="spellEnd"/>
        <w:r>
          <w:rPr>
            <w:sz w:val="26"/>
          </w:rPr>
          <w:t xml:space="preserve"> </w:t>
        </w:r>
        <w:proofErr w:type="spellStart"/>
        <w:r>
          <w:rPr>
            <w:sz w:val="26"/>
          </w:rPr>
          <w:t>Shuppan</w:t>
        </w:r>
        <w:proofErr w:type="spellEnd"/>
        <w:r w:rsidRPr="00CB4057">
          <w:rPr>
            <w:sz w:val="26"/>
          </w:rPr>
          <w:t>.</w:t>
        </w:r>
      </w:ins>
    </w:p>
    <w:p w14:paraId="1DD4827A" w14:textId="5D09BEB4" w:rsidR="00EB5BCA" w:rsidRDefault="00EB5BCA">
      <w:pPr>
        <w:spacing w:after="0" w:line="240" w:lineRule="auto"/>
        <w:rPr>
          <w:ins w:id="810" w:author="Gregory Chris" w:date="2015-08-08T03:49:00Z"/>
          <w:sz w:val="26"/>
        </w:rPr>
      </w:pPr>
      <w:ins w:id="811" w:author="Gregory Chris" w:date="2015-08-08T03:49:00Z">
        <w:r w:rsidRPr="00CB4057">
          <w:rPr>
            <w:rFonts w:hint="eastAsia"/>
            <w:sz w:val="26"/>
          </w:rPr>
          <w:t>曽田秀彦</w:t>
        </w:r>
        <w:r w:rsidRPr="00CB4057">
          <w:rPr>
            <w:sz w:val="26"/>
          </w:rPr>
          <w:t xml:space="preserve">. </w:t>
        </w:r>
        <w:r>
          <w:rPr>
            <w:sz w:val="26"/>
          </w:rPr>
          <w:t xml:space="preserve">(1999) </w:t>
        </w:r>
        <w:r w:rsidRPr="00CB4057">
          <w:rPr>
            <w:rFonts w:hint="eastAsia"/>
            <w:i/>
            <w:sz w:val="26"/>
          </w:rPr>
          <w:t>小山内薫と二十世紀演劇</w:t>
        </w:r>
        <w:r>
          <w:rPr>
            <w:sz w:val="26"/>
          </w:rPr>
          <w:t xml:space="preserve">, </w:t>
        </w:r>
        <w:r>
          <w:rPr>
            <w:rFonts w:hint="eastAsia"/>
            <w:sz w:val="26"/>
          </w:rPr>
          <w:t>東京</w:t>
        </w:r>
        <w:r>
          <w:rPr>
            <w:sz w:val="26"/>
          </w:rPr>
          <w:t xml:space="preserve">: </w:t>
        </w:r>
        <w:r w:rsidRPr="00CB4057">
          <w:rPr>
            <w:sz w:val="26"/>
          </w:rPr>
          <w:t>勉誠出版</w:t>
        </w:r>
        <w:r w:rsidRPr="00CB4057">
          <w:rPr>
            <w:sz w:val="26"/>
          </w:rPr>
          <w:t>.</w:t>
        </w:r>
      </w:ins>
    </w:p>
    <w:p w14:paraId="4631A182" w14:textId="4EEAC6E6" w:rsidR="007C2FB0" w:rsidRDefault="007C2FB0" w:rsidP="007C2FB0">
      <w:pPr>
        <w:tabs>
          <w:tab w:val="left" w:pos="1418"/>
        </w:tabs>
        <w:spacing w:after="0" w:line="240" w:lineRule="auto"/>
        <w:rPr>
          <w:ins w:id="812" w:author="Gregory Chris" w:date="2015-08-08T03:52:00Z"/>
          <w:sz w:val="26"/>
          <w:lang w:val="en-US" w:eastAsia="ja-JP"/>
        </w:rPr>
      </w:pPr>
    </w:p>
    <w:p w14:paraId="6A71427A" w14:textId="2F57CCA0" w:rsidR="00E56174" w:rsidRPr="000E7D4B" w:rsidRDefault="00E56174" w:rsidP="007C2FB0">
      <w:pPr>
        <w:tabs>
          <w:tab w:val="left" w:pos="1418"/>
        </w:tabs>
        <w:spacing w:after="0" w:line="240" w:lineRule="auto"/>
        <w:rPr>
          <w:ins w:id="813" w:author="Gregory Chris" w:date="2015-08-08T03:45:00Z"/>
          <w:sz w:val="26"/>
          <w:lang w:val="en-US" w:eastAsia="ja-JP"/>
        </w:rPr>
      </w:pPr>
      <w:proofErr w:type="spellStart"/>
      <w:ins w:id="814" w:author="Gregory Chris" w:date="2015-08-08T03:56:00Z">
        <w:r>
          <w:rPr>
            <w:sz w:val="26"/>
            <w:lang w:val="en-US" w:eastAsia="ja-JP"/>
          </w:rPr>
          <w:t>Ōzasa</w:t>
        </w:r>
        <w:proofErr w:type="spellEnd"/>
        <w:r>
          <w:rPr>
            <w:sz w:val="26"/>
            <w:lang w:val="en-US" w:eastAsia="ja-JP"/>
          </w:rPr>
          <w:t xml:space="preserve"> Y</w:t>
        </w:r>
      </w:ins>
      <w:ins w:id="815" w:author="Gregory Chris" w:date="2015-08-08T03:52:00Z">
        <w:r>
          <w:rPr>
            <w:sz w:val="26"/>
            <w:lang w:val="en-US" w:eastAsia="ja-JP"/>
          </w:rPr>
          <w:t xml:space="preserve">. (1985) </w:t>
        </w:r>
        <w:r>
          <w:rPr>
            <w:i/>
            <w:sz w:val="26"/>
            <w:lang w:val="en-US" w:eastAsia="ja-JP"/>
          </w:rPr>
          <w:t xml:space="preserve">Nihon </w:t>
        </w:r>
        <w:proofErr w:type="spellStart"/>
        <w:r>
          <w:rPr>
            <w:i/>
            <w:sz w:val="26"/>
            <w:lang w:val="en-US" w:eastAsia="ja-JP"/>
          </w:rPr>
          <w:t>gendai</w:t>
        </w:r>
        <w:proofErr w:type="spellEnd"/>
        <w:r>
          <w:rPr>
            <w:i/>
            <w:sz w:val="26"/>
            <w:lang w:val="en-US" w:eastAsia="ja-JP"/>
          </w:rPr>
          <w:t xml:space="preserve"> </w:t>
        </w:r>
        <w:proofErr w:type="spellStart"/>
        <w:r>
          <w:rPr>
            <w:i/>
            <w:sz w:val="26"/>
            <w:lang w:val="en-US" w:eastAsia="ja-JP"/>
          </w:rPr>
          <w:t>engekishi</w:t>
        </w:r>
        <w:proofErr w:type="spellEnd"/>
        <w:r>
          <w:rPr>
            <w:i/>
            <w:sz w:val="26"/>
            <w:lang w:val="en-US" w:eastAsia="ja-JP"/>
          </w:rPr>
          <w:t xml:space="preserve">: </w:t>
        </w:r>
        <w:proofErr w:type="spellStart"/>
        <w:r>
          <w:rPr>
            <w:i/>
            <w:sz w:val="26"/>
            <w:lang w:val="en-US" w:eastAsia="ja-JP"/>
          </w:rPr>
          <w:t>m</w:t>
        </w:r>
      </w:ins>
      <w:ins w:id="816" w:author="Gregory Chris" w:date="2015-08-08T03:53:00Z">
        <w:r>
          <w:rPr>
            <w:i/>
            <w:sz w:val="26"/>
            <w:lang w:val="en-US" w:eastAsia="ja-JP"/>
          </w:rPr>
          <w:t>eiji</w:t>
        </w:r>
        <w:proofErr w:type="spellEnd"/>
        <w:r>
          <w:rPr>
            <w:rFonts w:hint="eastAsia"/>
            <w:i/>
            <w:sz w:val="26"/>
            <w:lang w:val="en-US" w:eastAsia="ja-JP"/>
          </w:rPr>
          <w:t>・</w:t>
        </w:r>
        <w:proofErr w:type="spellStart"/>
        <w:r>
          <w:rPr>
            <w:i/>
            <w:sz w:val="26"/>
            <w:lang w:val="en-US" w:eastAsia="ja-JP"/>
          </w:rPr>
          <w:t>taishō</w:t>
        </w:r>
        <w:proofErr w:type="spellEnd"/>
        <w:r>
          <w:rPr>
            <w:i/>
            <w:sz w:val="26"/>
            <w:lang w:val="en-US" w:eastAsia="ja-JP"/>
          </w:rPr>
          <w:t xml:space="preserve"> hen [</w:t>
        </w:r>
      </w:ins>
      <w:ins w:id="817" w:author="Gregory Chris" w:date="2015-08-08T03:54:00Z">
        <w:r>
          <w:rPr>
            <w:i/>
            <w:sz w:val="26"/>
            <w:lang w:val="en-US" w:eastAsia="ja-JP"/>
          </w:rPr>
          <w:t>The History of Contemporary</w:t>
        </w:r>
      </w:ins>
      <w:ins w:id="818" w:author="Gregory Chris" w:date="2015-08-08T03:53:00Z">
        <w:r>
          <w:rPr>
            <w:i/>
            <w:sz w:val="26"/>
            <w:lang w:val="en-US" w:eastAsia="ja-JP"/>
          </w:rPr>
          <w:t xml:space="preserve"> Japanese Theater:</w:t>
        </w:r>
      </w:ins>
      <w:ins w:id="819" w:author="Gregory Chris" w:date="2015-08-08T03:56:00Z">
        <w:r>
          <w:rPr>
            <w:i/>
            <w:sz w:val="26"/>
            <w:lang w:val="en-US" w:eastAsia="ja-JP"/>
          </w:rPr>
          <w:t xml:space="preserve"> The </w:t>
        </w:r>
      </w:ins>
      <w:ins w:id="820" w:author="Gregory Chris" w:date="2015-08-08T03:53:00Z">
        <w:r>
          <w:rPr>
            <w:i/>
            <w:sz w:val="26"/>
            <w:lang w:val="en-US" w:eastAsia="ja-JP"/>
          </w:rPr>
          <w:t xml:space="preserve">Meiji and </w:t>
        </w:r>
        <w:proofErr w:type="spellStart"/>
        <w:r>
          <w:rPr>
            <w:i/>
            <w:sz w:val="26"/>
            <w:lang w:val="en-US" w:eastAsia="ja-JP"/>
          </w:rPr>
          <w:t>Taishō</w:t>
        </w:r>
      </w:ins>
      <w:proofErr w:type="spellEnd"/>
      <w:ins w:id="821" w:author="Gregory Chris" w:date="2015-08-08T03:56:00Z">
        <w:r>
          <w:rPr>
            <w:i/>
            <w:sz w:val="26"/>
            <w:lang w:val="en-US" w:eastAsia="ja-JP"/>
          </w:rPr>
          <w:t xml:space="preserve"> Eras</w:t>
        </w:r>
      </w:ins>
      <w:ins w:id="822" w:author="Gregory Chris" w:date="2015-08-08T03:53:00Z">
        <w:r>
          <w:rPr>
            <w:i/>
            <w:sz w:val="26"/>
            <w:lang w:val="en-US" w:eastAsia="ja-JP"/>
          </w:rPr>
          <w:t>]</w:t>
        </w:r>
      </w:ins>
      <w:ins w:id="823" w:author="Gregory Chris" w:date="2015-08-08T03:55:00Z">
        <w:r>
          <w:rPr>
            <w:sz w:val="26"/>
            <w:lang w:val="en-US" w:eastAsia="ja-JP"/>
          </w:rPr>
          <w:t xml:space="preserve">, Tokyo: </w:t>
        </w:r>
        <w:proofErr w:type="spellStart"/>
        <w:r>
          <w:rPr>
            <w:sz w:val="26"/>
            <w:lang w:val="en-US" w:eastAsia="ja-JP"/>
          </w:rPr>
          <w:t>Hakusuisha</w:t>
        </w:r>
        <w:proofErr w:type="spellEnd"/>
        <w:r>
          <w:rPr>
            <w:sz w:val="26"/>
            <w:lang w:val="en-US" w:eastAsia="ja-JP"/>
          </w:rPr>
          <w:t xml:space="preserve">. </w:t>
        </w:r>
      </w:ins>
    </w:p>
    <w:p w14:paraId="1DB00FA1" w14:textId="5CF8285F" w:rsidR="00E56174" w:rsidRPr="000E7D4B" w:rsidRDefault="00E56174" w:rsidP="00E56174">
      <w:pPr>
        <w:tabs>
          <w:tab w:val="left" w:pos="1418"/>
        </w:tabs>
        <w:spacing w:after="0" w:line="240" w:lineRule="auto"/>
        <w:rPr>
          <w:ins w:id="824" w:author="Gregory Chris" w:date="2015-08-08T03:54:00Z"/>
          <w:sz w:val="26"/>
          <w:lang w:val="en-US" w:eastAsia="ja-JP"/>
        </w:rPr>
      </w:pPr>
      <w:ins w:id="825" w:author="Gregory Chris" w:date="2015-08-08T03:54:00Z">
        <w:r>
          <w:rPr>
            <w:rFonts w:hint="eastAsia"/>
            <w:sz w:val="26"/>
            <w:lang w:val="en-US" w:eastAsia="ja-JP"/>
          </w:rPr>
          <w:t>大笹吉雄</w:t>
        </w:r>
        <w:r>
          <w:rPr>
            <w:sz w:val="26"/>
            <w:lang w:val="en-US" w:eastAsia="ja-JP"/>
          </w:rPr>
          <w:t xml:space="preserve">. (1985) </w:t>
        </w:r>
        <w:r>
          <w:rPr>
            <w:rFonts w:hint="eastAsia"/>
            <w:i/>
            <w:sz w:val="26"/>
            <w:lang w:val="en-US" w:eastAsia="ja-JP"/>
          </w:rPr>
          <w:t>日本現代演劇史</w:t>
        </w:r>
        <w:r>
          <w:rPr>
            <w:i/>
            <w:sz w:val="26"/>
            <w:lang w:val="en-US" w:eastAsia="ja-JP"/>
          </w:rPr>
          <w:t xml:space="preserve">. </w:t>
        </w:r>
        <w:r>
          <w:rPr>
            <w:rFonts w:hint="eastAsia"/>
            <w:i/>
            <w:sz w:val="26"/>
            <w:lang w:val="en-US" w:eastAsia="ja-JP"/>
          </w:rPr>
          <w:t>明治・大正篇</w:t>
        </w:r>
      </w:ins>
      <w:ins w:id="826" w:author="Gregory Chris" w:date="2015-08-08T03:55:00Z">
        <w:r>
          <w:rPr>
            <w:sz w:val="26"/>
            <w:lang w:val="en-US" w:eastAsia="ja-JP"/>
          </w:rPr>
          <w:t>,</w:t>
        </w:r>
      </w:ins>
      <w:ins w:id="827" w:author="Gregory Chris" w:date="2015-08-08T03:54:00Z">
        <w:r>
          <w:rPr>
            <w:sz w:val="26"/>
            <w:lang w:val="en-US" w:eastAsia="ja-JP"/>
          </w:rPr>
          <w:t xml:space="preserve"> </w:t>
        </w:r>
        <w:r>
          <w:rPr>
            <w:rFonts w:hint="eastAsia"/>
            <w:sz w:val="26"/>
            <w:lang w:val="en-US" w:eastAsia="ja-JP"/>
          </w:rPr>
          <w:t>東京</w:t>
        </w:r>
      </w:ins>
      <w:ins w:id="828" w:author="Gregory Chris" w:date="2015-08-08T03:55:00Z">
        <w:r>
          <w:rPr>
            <w:sz w:val="26"/>
            <w:lang w:val="en-US" w:eastAsia="ja-JP"/>
          </w:rPr>
          <w:t>:</w:t>
        </w:r>
        <w:r>
          <w:rPr>
            <w:rFonts w:hint="eastAsia"/>
            <w:sz w:val="26"/>
            <w:lang w:val="en-US" w:eastAsia="ja-JP"/>
          </w:rPr>
          <w:t>白水社</w:t>
        </w:r>
        <w:r>
          <w:rPr>
            <w:sz w:val="26"/>
            <w:lang w:val="en-US" w:eastAsia="ja-JP"/>
          </w:rPr>
          <w:t>.</w:t>
        </w:r>
      </w:ins>
    </w:p>
    <w:p w14:paraId="4A33945F" w14:textId="77777777" w:rsidR="00610663" w:rsidRDefault="00610663" w:rsidP="00E56174">
      <w:pPr>
        <w:tabs>
          <w:tab w:val="left" w:pos="1418"/>
        </w:tabs>
        <w:spacing w:after="0" w:line="240" w:lineRule="auto"/>
        <w:rPr>
          <w:ins w:id="829" w:author="Gregory Chris" w:date="2015-08-08T03:58:00Z"/>
          <w:sz w:val="26"/>
          <w:lang w:val="en-US" w:eastAsia="ja-JP"/>
        </w:rPr>
      </w:pPr>
    </w:p>
    <w:p w14:paraId="7EF28FB3" w14:textId="66764C93" w:rsidR="00E56174" w:rsidRPr="00CB4057" w:rsidRDefault="00E56174" w:rsidP="00E56174">
      <w:pPr>
        <w:tabs>
          <w:tab w:val="left" w:pos="1418"/>
        </w:tabs>
        <w:spacing w:after="0" w:line="240" w:lineRule="auto"/>
        <w:rPr>
          <w:ins w:id="830" w:author="Gregory Chris" w:date="2015-08-08T03:56:00Z"/>
          <w:sz w:val="26"/>
          <w:lang w:val="en-US" w:eastAsia="ja-JP"/>
        </w:rPr>
      </w:pPr>
      <w:proofErr w:type="spellStart"/>
      <w:ins w:id="831" w:author="Gregory Chris" w:date="2015-08-08T03:56:00Z">
        <w:r>
          <w:rPr>
            <w:sz w:val="26"/>
            <w:lang w:val="en-US" w:eastAsia="ja-JP"/>
          </w:rPr>
          <w:t>Ōzasa</w:t>
        </w:r>
        <w:proofErr w:type="spellEnd"/>
        <w:r>
          <w:rPr>
            <w:sz w:val="26"/>
            <w:lang w:val="en-US" w:eastAsia="ja-JP"/>
          </w:rPr>
          <w:t xml:space="preserve"> Y. (1986) </w:t>
        </w:r>
        <w:r>
          <w:rPr>
            <w:i/>
            <w:sz w:val="26"/>
            <w:lang w:val="en-US" w:eastAsia="ja-JP"/>
          </w:rPr>
          <w:t xml:space="preserve">Nihon </w:t>
        </w:r>
        <w:proofErr w:type="spellStart"/>
        <w:r>
          <w:rPr>
            <w:i/>
            <w:sz w:val="26"/>
            <w:lang w:val="en-US" w:eastAsia="ja-JP"/>
          </w:rPr>
          <w:t>gendai</w:t>
        </w:r>
        <w:proofErr w:type="spellEnd"/>
        <w:r>
          <w:rPr>
            <w:i/>
            <w:sz w:val="26"/>
            <w:lang w:val="en-US" w:eastAsia="ja-JP"/>
          </w:rPr>
          <w:t xml:space="preserve"> </w:t>
        </w:r>
        <w:proofErr w:type="spellStart"/>
        <w:r>
          <w:rPr>
            <w:i/>
            <w:sz w:val="26"/>
            <w:lang w:val="en-US" w:eastAsia="ja-JP"/>
          </w:rPr>
          <w:t>engekishi</w:t>
        </w:r>
        <w:proofErr w:type="spellEnd"/>
        <w:r>
          <w:rPr>
            <w:i/>
            <w:sz w:val="26"/>
            <w:lang w:val="en-US" w:eastAsia="ja-JP"/>
          </w:rPr>
          <w:t xml:space="preserve">: </w:t>
        </w:r>
      </w:ins>
      <w:proofErr w:type="spellStart"/>
      <w:ins w:id="832" w:author="Gregory Chris" w:date="2015-08-08T03:57:00Z">
        <w:r>
          <w:rPr>
            <w:i/>
            <w:sz w:val="26"/>
            <w:lang w:val="en-US" w:eastAsia="ja-JP"/>
          </w:rPr>
          <w:t>taishō</w:t>
        </w:r>
      </w:ins>
      <w:proofErr w:type="spellEnd"/>
      <w:ins w:id="833" w:author="Gregory Chris" w:date="2015-08-08T03:56:00Z">
        <w:r>
          <w:rPr>
            <w:rFonts w:hint="eastAsia"/>
            <w:i/>
            <w:sz w:val="26"/>
            <w:lang w:val="en-US" w:eastAsia="ja-JP"/>
          </w:rPr>
          <w:t>・</w:t>
        </w:r>
      </w:ins>
      <w:proofErr w:type="spellStart"/>
      <w:ins w:id="834" w:author="Gregory Chris" w:date="2015-08-08T03:57:00Z">
        <w:r>
          <w:rPr>
            <w:i/>
            <w:sz w:val="26"/>
            <w:lang w:val="en-US" w:eastAsia="ja-JP"/>
          </w:rPr>
          <w:t>shōwa</w:t>
        </w:r>
        <w:proofErr w:type="spellEnd"/>
        <w:r>
          <w:rPr>
            <w:i/>
            <w:sz w:val="26"/>
            <w:lang w:val="en-US" w:eastAsia="ja-JP"/>
          </w:rPr>
          <w:t xml:space="preserve"> </w:t>
        </w:r>
        <w:proofErr w:type="spellStart"/>
        <w:r>
          <w:rPr>
            <w:i/>
            <w:sz w:val="26"/>
            <w:lang w:val="en-US" w:eastAsia="ja-JP"/>
          </w:rPr>
          <w:t>shoki</w:t>
        </w:r>
      </w:ins>
      <w:proofErr w:type="spellEnd"/>
      <w:ins w:id="835" w:author="Gregory Chris" w:date="2015-08-08T03:56:00Z">
        <w:r>
          <w:rPr>
            <w:i/>
            <w:sz w:val="26"/>
            <w:lang w:val="en-US" w:eastAsia="ja-JP"/>
          </w:rPr>
          <w:t xml:space="preserve"> hen [The History of Contemporary Japanese Theater: The Meiji and </w:t>
        </w:r>
      </w:ins>
      <w:ins w:id="836" w:author="Gregory Chris" w:date="2015-08-08T03:57:00Z">
        <w:r>
          <w:rPr>
            <w:i/>
            <w:sz w:val="26"/>
            <w:lang w:val="en-US" w:eastAsia="ja-JP"/>
          </w:rPr>
          <w:t>Early Showa</w:t>
        </w:r>
      </w:ins>
      <w:ins w:id="837" w:author="Gregory Chris" w:date="2015-08-08T03:56:00Z">
        <w:r>
          <w:rPr>
            <w:i/>
            <w:sz w:val="26"/>
            <w:lang w:val="en-US" w:eastAsia="ja-JP"/>
          </w:rPr>
          <w:t xml:space="preserve"> Eras]</w:t>
        </w:r>
        <w:r>
          <w:rPr>
            <w:sz w:val="26"/>
            <w:lang w:val="en-US" w:eastAsia="ja-JP"/>
          </w:rPr>
          <w:t xml:space="preserve">, Tokyo: </w:t>
        </w:r>
        <w:proofErr w:type="spellStart"/>
        <w:r>
          <w:rPr>
            <w:sz w:val="26"/>
            <w:lang w:val="en-US" w:eastAsia="ja-JP"/>
          </w:rPr>
          <w:t>Hakusuisha</w:t>
        </w:r>
        <w:proofErr w:type="spellEnd"/>
        <w:r>
          <w:rPr>
            <w:sz w:val="26"/>
            <w:lang w:val="en-US" w:eastAsia="ja-JP"/>
          </w:rPr>
          <w:t xml:space="preserve">. </w:t>
        </w:r>
      </w:ins>
    </w:p>
    <w:p w14:paraId="3A7FD18B" w14:textId="0928B331" w:rsidR="00E56174" w:rsidRPr="00CB4057" w:rsidRDefault="00E56174" w:rsidP="00E56174">
      <w:pPr>
        <w:tabs>
          <w:tab w:val="left" w:pos="1418"/>
        </w:tabs>
        <w:spacing w:after="0" w:line="240" w:lineRule="auto"/>
        <w:rPr>
          <w:ins w:id="838" w:author="Gregory Chris" w:date="2015-08-08T03:56:00Z"/>
          <w:sz w:val="26"/>
          <w:lang w:val="en-US" w:eastAsia="ja-JP"/>
        </w:rPr>
      </w:pPr>
      <w:ins w:id="839" w:author="Gregory Chris" w:date="2015-08-08T03:56:00Z">
        <w:r>
          <w:rPr>
            <w:rFonts w:hint="eastAsia"/>
            <w:sz w:val="26"/>
            <w:lang w:val="en-US" w:eastAsia="ja-JP"/>
          </w:rPr>
          <w:t>大笹吉雄</w:t>
        </w:r>
        <w:r>
          <w:rPr>
            <w:sz w:val="26"/>
            <w:lang w:val="en-US" w:eastAsia="ja-JP"/>
          </w:rPr>
          <w:t xml:space="preserve">. (1986) </w:t>
        </w:r>
        <w:r>
          <w:rPr>
            <w:rFonts w:hint="eastAsia"/>
            <w:i/>
            <w:sz w:val="26"/>
            <w:lang w:val="en-US" w:eastAsia="ja-JP"/>
          </w:rPr>
          <w:t>日本現代演劇史</w:t>
        </w:r>
        <w:r>
          <w:rPr>
            <w:i/>
            <w:sz w:val="26"/>
            <w:lang w:val="en-US" w:eastAsia="ja-JP"/>
          </w:rPr>
          <w:t xml:space="preserve">. </w:t>
        </w:r>
        <w:r>
          <w:rPr>
            <w:rFonts w:hint="eastAsia"/>
            <w:i/>
            <w:sz w:val="26"/>
            <w:lang w:val="en-US" w:eastAsia="ja-JP"/>
          </w:rPr>
          <w:t>大正</w:t>
        </w:r>
      </w:ins>
      <w:ins w:id="840" w:author="Gregory Chris" w:date="2015-08-08T03:57:00Z">
        <w:r w:rsidR="00C631E4">
          <w:rPr>
            <w:rFonts w:hint="eastAsia"/>
            <w:i/>
            <w:sz w:val="26"/>
            <w:lang w:val="en-US" w:eastAsia="ja-JP"/>
          </w:rPr>
          <w:t>・昭和初期</w:t>
        </w:r>
      </w:ins>
      <w:ins w:id="841" w:author="Gregory Chris" w:date="2015-08-08T03:56:00Z">
        <w:r>
          <w:rPr>
            <w:rFonts w:hint="eastAsia"/>
            <w:i/>
            <w:sz w:val="26"/>
            <w:lang w:val="en-US" w:eastAsia="ja-JP"/>
          </w:rPr>
          <w:t>篇</w:t>
        </w:r>
        <w:r>
          <w:rPr>
            <w:sz w:val="26"/>
            <w:lang w:val="en-US" w:eastAsia="ja-JP"/>
          </w:rPr>
          <w:t xml:space="preserve">, </w:t>
        </w:r>
        <w:r>
          <w:rPr>
            <w:rFonts w:hint="eastAsia"/>
            <w:sz w:val="26"/>
            <w:lang w:val="en-US" w:eastAsia="ja-JP"/>
          </w:rPr>
          <w:t>東京</w:t>
        </w:r>
        <w:r>
          <w:rPr>
            <w:sz w:val="26"/>
            <w:lang w:val="en-US" w:eastAsia="ja-JP"/>
          </w:rPr>
          <w:t>:</w:t>
        </w:r>
        <w:r>
          <w:rPr>
            <w:rFonts w:hint="eastAsia"/>
            <w:sz w:val="26"/>
            <w:lang w:val="en-US" w:eastAsia="ja-JP"/>
          </w:rPr>
          <w:t>白水社</w:t>
        </w:r>
        <w:r>
          <w:rPr>
            <w:sz w:val="26"/>
            <w:lang w:val="en-US" w:eastAsia="ja-JP"/>
          </w:rPr>
          <w:t>.</w:t>
        </w:r>
      </w:ins>
    </w:p>
    <w:p w14:paraId="0D09FAA6" w14:textId="77777777" w:rsidR="00EB5BCA" w:rsidRDefault="00EB5BCA" w:rsidP="007C2FB0">
      <w:pPr>
        <w:tabs>
          <w:tab w:val="left" w:pos="1418"/>
        </w:tabs>
        <w:spacing w:after="0" w:line="240" w:lineRule="auto"/>
        <w:rPr>
          <w:ins w:id="842" w:author="Gregory Chris" w:date="2015-08-08T03:18:00Z"/>
          <w:sz w:val="26"/>
          <w:lang w:val="en-US"/>
        </w:rPr>
      </w:pPr>
    </w:p>
    <w:p w14:paraId="2441C74A" w14:textId="156CF46E" w:rsidR="007C2FB0" w:rsidRPr="000E7D4B" w:rsidRDefault="007C2FB0" w:rsidP="000E7D4B">
      <w:pPr>
        <w:tabs>
          <w:tab w:val="left" w:pos="1418"/>
        </w:tabs>
        <w:spacing w:after="0" w:line="240" w:lineRule="auto"/>
        <w:rPr>
          <w:ins w:id="843" w:author="Gregory Chris" w:date="2015-08-08T02:42:00Z"/>
          <w:sz w:val="26"/>
          <w:lang w:val="en-US" w:eastAsia="ja-JP"/>
        </w:rPr>
      </w:pPr>
    </w:p>
    <w:p w14:paraId="2E56C614" w14:textId="77777777" w:rsidR="00A73BA1" w:rsidRPr="00FE2F1E" w:rsidRDefault="00A73BA1" w:rsidP="00D81553">
      <w:pPr>
        <w:spacing w:after="0" w:line="240" w:lineRule="auto"/>
        <w:rPr>
          <w:ins w:id="844" w:author="Gregory Chris" w:date="2015-08-08T02:40:00Z"/>
          <w:sz w:val="26"/>
        </w:rPr>
      </w:pPr>
    </w:p>
    <w:p w14:paraId="45691AAC" w14:textId="46D214DD" w:rsidR="00E41A83" w:rsidRPr="00412A96" w:rsidRDefault="00610663" w:rsidP="006E4784">
      <w:pPr>
        <w:shd w:val="clear" w:color="auto" w:fill="FFFFFF"/>
        <w:spacing w:after="0" w:line="240" w:lineRule="auto"/>
        <w:ind w:left="23"/>
        <w:rPr>
          <w:rFonts w:eastAsia="Times New Roman" w:cstheme="minorHAnsi"/>
          <w:color w:val="000000"/>
          <w:sz w:val="26"/>
          <w:szCs w:val="26"/>
          <w:lang w:eastAsia="en-GB"/>
        </w:rPr>
      </w:pPr>
      <w:ins w:id="845" w:author="Gregory Chris" w:date="2015-08-08T04:00:00Z">
        <w:r>
          <w:rPr>
            <w:sz w:val="26"/>
          </w:rPr>
          <w:t>Christopher Gregory, University of California, Berkeley</w:t>
        </w:r>
      </w:ins>
    </w:p>
    <w:sectPr w:rsidR="00E41A83" w:rsidRPr="00412A96" w:rsidSect="005773C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A92A18" w14:textId="77777777" w:rsidR="00AC0D62" w:rsidRDefault="00AC0D62" w:rsidP="00FF79E4">
      <w:pPr>
        <w:spacing w:after="0" w:line="240" w:lineRule="auto"/>
      </w:pPr>
      <w:r>
        <w:separator/>
      </w:r>
    </w:p>
  </w:endnote>
  <w:endnote w:type="continuationSeparator" w:id="0">
    <w:p w14:paraId="5FBC8792" w14:textId="77777777" w:rsidR="00AC0D62" w:rsidRDefault="00AC0D62" w:rsidP="00FF79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Lantinghei SC Extralight">
    <w:panose1 w:val="02000000000000000000"/>
    <w:charset w:val="00"/>
    <w:family w:val="auto"/>
    <w:pitch w:val="variable"/>
    <w:sig w:usb0="00000003" w:usb1="08000000" w:usb2="00000000" w:usb3="00000000" w:csb0="0004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28D916" w14:textId="77777777" w:rsidR="00AC0D62" w:rsidRDefault="00AC0D62" w:rsidP="00FF79E4">
      <w:pPr>
        <w:spacing w:after="0" w:line="240" w:lineRule="auto"/>
      </w:pPr>
      <w:r>
        <w:separator/>
      </w:r>
    </w:p>
  </w:footnote>
  <w:footnote w:type="continuationSeparator" w:id="0">
    <w:p w14:paraId="5A48F7A8" w14:textId="77777777" w:rsidR="00AC0D62" w:rsidRDefault="00AC0D62" w:rsidP="00FF79E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DF2780"/>
    <w:multiLevelType w:val="multilevel"/>
    <w:tmpl w:val="3DEAB5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3287BF4"/>
    <w:multiLevelType w:val="hybridMultilevel"/>
    <w:tmpl w:val="49F47B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56C3C1B"/>
    <w:multiLevelType w:val="multilevel"/>
    <w:tmpl w:val="143CA0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dirty"/>
  <w:revisionView w:markup="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0393"/>
    <w:rsid w:val="00071278"/>
    <w:rsid w:val="000D6580"/>
    <w:rsid w:val="000E1C3A"/>
    <w:rsid w:val="000E7D4B"/>
    <w:rsid w:val="0014257D"/>
    <w:rsid w:val="00144896"/>
    <w:rsid w:val="001575D9"/>
    <w:rsid w:val="001960D7"/>
    <w:rsid w:val="001D06B1"/>
    <w:rsid w:val="00204E16"/>
    <w:rsid w:val="00270393"/>
    <w:rsid w:val="0029328E"/>
    <w:rsid w:val="002D5F20"/>
    <w:rsid w:val="002F76F7"/>
    <w:rsid w:val="0031185C"/>
    <w:rsid w:val="00322D38"/>
    <w:rsid w:val="00325BC9"/>
    <w:rsid w:val="003352B1"/>
    <w:rsid w:val="0035518D"/>
    <w:rsid w:val="003B4152"/>
    <w:rsid w:val="003B5F55"/>
    <w:rsid w:val="003C032E"/>
    <w:rsid w:val="003F0106"/>
    <w:rsid w:val="00401219"/>
    <w:rsid w:val="004017D0"/>
    <w:rsid w:val="00407616"/>
    <w:rsid w:val="00412A96"/>
    <w:rsid w:val="0041371A"/>
    <w:rsid w:val="00494036"/>
    <w:rsid w:val="004B2FAD"/>
    <w:rsid w:val="004F2B6A"/>
    <w:rsid w:val="004F5984"/>
    <w:rsid w:val="005237E9"/>
    <w:rsid w:val="00531046"/>
    <w:rsid w:val="005473EC"/>
    <w:rsid w:val="005516CF"/>
    <w:rsid w:val="005773CC"/>
    <w:rsid w:val="005C6449"/>
    <w:rsid w:val="005C6C80"/>
    <w:rsid w:val="00610663"/>
    <w:rsid w:val="006931C6"/>
    <w:rsid w:val="006B08F8"/>
    <w:rsid w:val="006B13F0"/>
    <w:rsid w:val="006E2099"/>
    <w:rsid w:val="006E4784"/>
    <w:rsid w:val="007976DF"/>
    <w:rsid w:val="007C2FB0"/>
    <w:rsid w:val="00814489"/>
    <w:rsid w:val="00840713"/>
    <w:rsid w:val="00871BDA"/>
    <w:rsid w:val="008B5881"/>
    <w:rsid w:val="008C36F0"/>
    <w:rsid w:val="008E4147"/>
    <w:rsid w:val="00911EDC"/>
    <w:rsid w:val="00924B95"/>
    <w:rsid w:val="009279EB"/>
    <w:rsid w:val="0099116A"/>
    <w:rsid w:val="009A3277"/>
    <w:rsid w:val="009E771C"/>
    <w:rsid w:val="00A03AA8"/>
    <w:rsid w:val="00A31638"/>
    <w:rsid w:val="00A40AEF"/>
    <w:rsid w:val="00A73BA1"/>
    <w:rsid w:val="00A87503"/>
    <w:rsid w:val="00AC0D62"/>
    <w:rsid w:val="00AC4A47"/>
    <w:rsid w:val="00AD3BC5"/>
    <w:rsid w:val="00AE72EC"/>
    <w:rsid w:val="00B7746F"/>
    <w:rsid w:val="00BB625D"/>
    <w:rsid w:val="00BE0044"/>
    <w:rsid w:val="00C353BB"/>
    <w:rsid w:val="00C5302F"/>
    <w:rsid w:val="00C631E4"/>
    <w:rsid w:val="00C67253"/>
    <w:rsid w:val="00C7718B"/>
    <w:rsid w:val="00C80102"/>
    <w:rsid w:val="00CD007D"/>
    <w:rsid w:val="00CF08EB"/>
    <w:rsid w:val="00D4737D"/>
    <w:rsid w:val="00D62212"/>
    <w:rsid w:val="00D81553"/>
    <w:rsid w:val="00D905F9"/>
    <w:rsid w:val="00D96A66"/>
    <w:rsid w:val="00DD57BE"/>
    <w:rsid w:val="00E41A83"/>
    <w:rsid w:val="00E41AEC"/>
    <w:rsid w:val="00E43416"/>
    <w:rsid w:val="00E52A9B"/>
    <w:rsid w:val="00E56174"/>
    <w:rsid w:val="00EA3038"/>
    <w:rsid w:val="00EB5BCA"/>
    <w:rsid w:val="00EC40A8"/>
    <w:rsid w:val="00EE38C7"/>
    <w:rsid w:val="00F167B0"/>
    <w:rsid w:val="00FA3644"/>
    <w:rsid w:val="00FB4A12"/>
    <w:rsid w:val="00FC064C"/>
    <w:rsid w:val="00FE2F1E"/>
    <w:rsid w:val="00FF79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1238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393"/>
  </w:style>
  <w:style w:type="paragraph" w:styleId="Heading3">
    <w:name w:val="heading 3"/>
    <w:basedOn w:val="Normal"/>
    <w:link w:val="Heading3Char"/>
    <w:uiPriority w:val="9"/>
    <w:qFormat/>
    <w:rsid w:val="001D06B1"/>
    <w:pPr>
      <w:spacing w:before="100" w:beforeAutospacing="1" w:after="100" w:afterAutospacing="1" w:line="240" w:lineRule="auto"/>
      <w:outlineLvl w:val="2"/>
    </w:pPr>
    <w:rPr>
      <w:rFonts w:ascii="Times" w:hAnsi="Times"/>
      <w:b/>
      <w:bCs/>
      <w:sz w:val="27"/>
      <w:szCs w:val="27"/>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94036"/>
  </w:style>
  <w:style w:type="character" w:styleId="Hyperlink">
    <w:name w:val="Hyperlink"/>
    <w:basedOn w:val="DefaultParagraphFont"/>
    <w:uiPriority w:val="99"/>
    <w:unhideWhenUsed/>
    <w:rsid w:val="009E771C"/>
    <w:rPr>
      <w:color w:val="0000FF"/>
      <w:u w:val="single"/>
    </w:rPr>
  </w:style>
  <w:style w:type="character" w:customStyle="1" w:styleId="additionalfields">
    <w:name w:val="additionalfields"/>
    <w:basedOn w:val="DefaultParagraphFont"/>
    <w:rsid w:val="009E771C"/>
  </w:style>
  <w:style w:type="paragraph" w:styleId="ListParagraph">
    <w:name w:val="List Paragraph"/>
    <w:basedOn w:val="Normal"/>
    <w:uiPriority w:val="34"/>
    <w:qFormat/>
    <w:rsid w:val="0014257D"/>
    <w:pPr>
      <w:ind w:left="720"/>
      <w:contextualSpacing/>
    </w:pPr>
  </w:style>
  <w:style w:type="paragraph" w:styleId="BalloonText">
    <w:name w:val="Balloon Text"/>
    <w:basedOn w:val="Normal"/>
    <w:link w:val="BalloonTextChar"/>
    <w:uiPriority w:val="99"/>
    <w:semiHidden/>
    <w:unhideWhenUsed/>
    <w:rsid w:val="002F76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6F7"/>
    <w:rPr>
      <w:rFonts w:ascii="Tahoma" w:hAnsi="Tahoma" w:cs="Tahoma"/>
      <w:sz w:val="16"/>
      <w:szCs w:val="16"/>
    </w:rPr>
  </w:style>
  <w:style w:type="paragraph" w:styleId="Caption">
    <w:name w:val="caption"/>
    <w:basedOn w:val="Normal"/>
    <w:next w:val="Normal"/>
    <w:uiPriority w:val="35"/>
    <w:unhideWhenUsed/>
    <w:qFormat/>
    <w:rsid w:val="002F76F7"/>
    <w:pPr>
      <w:spacing w:line="240" w:lineRule="auto"/>
    </w:pPr>
    <w:rPr>
      <w:b/>
      <w:bCs/>
      <w:color w:val="4F81BD" w:themeColor="accent1"/>
      <w:sz w:val="18"/>
      <w:szCs w:val="18"/>
    </w:rPr>
  </w:style>
  <w:style w:type="paragraph" w:styleId="Header">
    <w:name w:val="header"/>
    <w:basedOn w:val="Normal"/>
    <w:link w:val="HeaderChar"/>
    <w:uiPriority w:val="99"/>
    <w:unhideWhenUsed/>
    <w:rsid w:val="00FF79E4"/>
    <w:pPr>
      <w:tabs>
        <w:tab w:val="center" w:pos="4153"/>
        <w:tab w:val="right" w:pos="8306"/>
      </w:tabs>
      <w:spacing w:after="0" w:line="240" w:lineRule="auto"/>
    </w:pPr>
  </w:style>
  <w:style w:type="character" w:customStyle="1" w:styleId="HeaderChar">
    <w:name w:val="Header Char"/>
    <w:basedOn w:val="DefaultParagraphFont"/>
    <w:link w:val="Header"/>
    <w:uiPriority w:val="99"/>
    <w:rsid w:val="00FF79E4"/>
  </w:style>
  <w:style w:type="paragraph" w:styleId="Footer">
    <w:name w:val="footer"/>
    <w:basedOn w:val="Normal"/>
    <w:link w:val="FooterChar"/>
    <w:uiPriority w:val="99"/>
    <w:unhideWhenUsed/>
    <w:rsid w:val="00FF79E4"/>
    <w:pPr>
      <w:tabs>
        <w:tab w:val="center" w:pos="4153"/>
        <w:tab w:val="right" w:pos="8306"/>
      </w:tabs>
      <w:spacing w:after="0" w:line="240" w:lineRule="auto"/>
    </w:pPr>
  </w:style>
  <w:style w:type="character" w:customStyle="1" w:styleId="FooterChar">
    <w:name w:val="Footer Char"/>
    <w:basedOn w:val="DefaultParagraphFont"/>
    <w:link w:val="Footer"/>
    <w:uiPriority w:val="99"/>
    <w:rsid w:val="00FF79E4"/>
  </w:style>
  <w:style w:type="character" w:customStyle="1" w:styleId="Heading3Char">
    <w:name w:val="Heading 3 Char"/>
    <w:basedOn w:val="DefaultParagraphFont"/>
    <w:link w:val="Heading3"/>
    <w:uiPriority w:val="9"/>
    <w:rsid w:val="001D06B1"/>
    <w:rPr>
      <w:rFonts w:ascii="Times" w:hAnsi="Times"/>
      <w:b/>
      <w:bCs/>
      <w:sz w:val="27"/>
      <w:szCs w:val="27"/>
      <w:lang w:val="en-US"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393"/>
  </w:style>
  <w:style w:type="paragraph" w:styleId="Heading3">
    <w:name w:val="heading 3"/>
    <w:basedOn w:val="Normal"/>
    <w:link w:val="Heading3Char"/>
    <w:uiPriority w:val="9"/>
    <w:qFormat/>
    <w:rsid w:val="001D06B1"/>
    <w:pPr>
      <w:spacing w:before="100" w:beforeAutospacing="1" w:after="100" w:afterAutospacing="1" w:line="240" w:lineRule="auto"/>
      <w:outlineLvl w:val="2"/>
    </w:pPr>
    <w:rPr>
      <w:rFonts w:ascii="Times" w:hAnsi="Times"/>
      <w:b/>
      <w:bCs/>
      <w:sz w:val="27"/>
      <w:szCs w:val="27"/>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94036"/>
  </w:style>
  <w:style w:type="character" w:styleId="Hyperlink">
    <w:name w:val="Hyperlink"/>
    <w:basedOn w:val="DefaultParagraphFont"/>
    <w:uiPriority w:val="99"/>
    <w:unhideWhenUsed/>
    <w:rsid w:val="009E771C"/>
    <w:rPr>
      <w:color w:val="0000FF"/>
      <w:u w:val="single"/>
    </w:rPr>
  </w:style>
  <w:style w:type="character" w:customStyle="1" w:styleId="additionalfields">
    <w:name w:val="additionalfields"/>
    <w:basedOn w:val="DefaultParagraphFont"/>
    <w:rsid w:val="009E771C"/>
  </w:style>
  <w:style w:type="paragraph" w:styleId="ListParagraph">
    <w:name w:val="List Paragraph"/>
    <w:basedOn w:val="Normal"/>
    <w:uiPriority w:val="34"/>
    <w:qFormat/>
    <w:rsid w:val="0014257D"/>
    <w:pPr>
      <w:ind w:left="720"/>
      <w:contextualSpacing/>
    </w:pPr>
  </w:style>
  <w:style w:type="paragraph" w:styleId="BalloonText">
    <w:name w:val="Balloon Text"/>
    <w:basedOn w:val="Normal"/>
    <w:link w:val="BalloonTextChar"/>
    <w:uiPriority w:val="99"/>
    <w:semiHidden/>
    <w:unhideWhenUsed/>
    <w:rsid w:val="002F76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6F7"/>
    <w:rPr>
      <w:rFonts w:ascii="Tahoma" w:hAnsi="Tahoma" w:cs="Tahoma"/>
      <w:sz w:val="16"/>
      <w:szCs w:val="16"/>
    </w:rPr>
  </w:style>
  <w:style w:type="paragraph" w:styleId="Caption">
    <w:name w:val="caption"/>
    <w:basedOn w:val="Normal"/>
    <w:next w:val="Normal"/>
    <w:uiPriority w:val="35"/>
    <w:unhideWhenUsed/>
    <w:qFormat/>
    <w:rsid w:val="002F76F7"/>
    <w:pPr>
      <w:spacing w:line="240" w:lineRule="auto"/>
    </w:pPr>
    <w:rPr>
      <w:b/>
      <w:bCs/>
      <w:color w:val="4F81BD" w:themeColor="accent1"/>
      <w:sz w:val="18"/>
      <w:szCs w:val="18"/>
    </w:rPr>
  </w:style>
  <w:style w:type="paragraph" w:styleId="Header">
    <w:name w:val="header"/>
    <w:basedOn w:val="Normal"/>
    <w:link w:val="HeaderChar"/>
    <w:uiPriority w:val="99"/>
    <w:unhideWhenUsed/>
    <w:rsid w:val="00FF79E4"/>
    <w:pPr>
      <w:tabs>
        <w:tab w:val="center" w:pos="4153"/>
        <w:tab w:val="right" w:pos="8306"/>
      </w:tabs>
      <w:spacing w:after="0" w:line="240" w:lineRule="auto"/>
    </w:pPr>
  </w:style>
  <w:style w:type="character" w:customStyle="1" w:styleId="HeaderChar">
    <w:name w:val="Header Char"/>
    <w:basedOn w:val="DefaultParagraphFont"/>
    <w:link w:val="Header"/>
    <w:uiPriority w:val="99"/>
    <w:rsid w:val="00FF79E4"/>
  </w:style>
  <w:style w:type="paragraph" w:styleId="Footer">
    <w:name w:val="footer"/>
    <w:basedOn w:val="Normal"/>
    <w:link w:val="FooterChar"/>
    <w:uiPriority w:val="99"/>
    <w:unhideWhenUsed/>
    <w:rsid w:val="00FF79E4"/>
    <w:pPr>
      <w:tabs>
        <w:tab w:val="center" w:pos="4153"/>
        <w:tab w:val="right" w:pos="8306"/>
      </w:tabs>
      <w:spacing w:after="0" w:line="240" w:lineRule="auto"/>
    </w:pPr>
  </w:style>
  <w:style w:type="character" w:customStyle="1" w:styleId="FooterChar">
    <w:name w:val="Footer Char"/>
    <w:basedOn w:val="DefaultParagraphFont"/>
    <w:link w:val="Footer"/>
    <w:uiPriority w:val="99"/>
    <w:rsid w:val="00FF79E4"/>
  </w:style>
  <w:style w:type="character" w:customStyle="1" w:styleId="Heading3Char">
    <w:name w:val="Heading 3 Char"/>
    <w:basedOn w:val="DefaultParagraphFont"/>
    <w:link w:val="Heading3"/>
    <w:uiPriority w:val="9"/>
    <w:rsid w:val="001D06B1"/>
    <w:rPr>
      <w:rFonts w:ascii="Times" w:hAnsi="Times"/>
      <w:b/>
      <w:bCs/>
      <w:sz w:val="27"/>
      <w:szCs w:val="27"/>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64071">
      <w:bodyDiv w:val="1"/>
      <w:marLeft w:val="0"/>
      <w:marRight w:val="0"/>
      <w:marTop w:val="0"/>
      <w:marBottom w:val="0"/>
      <w:divBdr>
        <w:top w:val="none" w:sz="0" w:space="0" w:color="auto"/>
        <w:left w:val="none" w:sz="0" w:space="0" w:color="auto"/>
        <w:bottom w:val="none" w:sz="0" w:space="0" w:color="auto"/>
        <w:right w:val="none" w:sz="0" w:space="0" w:color="auto"/>
      </w:divBdr>
    </w:div>
    <w:div w:id="115293367">
      <w:bodyDiv w:val="1"/>
      <w:marLeft w:val="0"/>
      <w:marRight w:val="0"/>
      <w:marTop w:val="0"/>
      <w:marBottom w:val="0"/>
      <w:divBdr>
        <w:top w:val="none" w:sz="0" w:space="0" w:color="auto"/>
        <w:left w:val="none" w:sz="0" w:space="0" w:color="auto"/>
        <w:bottom w:val="none" w:sz="0" w:space="0" w:color="auto"/>
        <w:right w:val="none" w:sz="0" w:space="0" w:color="auto"/>
      </w:divBdr>
    </w:div>
    <w:div w:id="405687569">
      <w:bodyDiv w:val="1"/>
      <w:marLeft w:val="0"/>
      <w:marRight w:val="0"/>
      <w:marTop w:val="0"/>
      <w:marBottom w:val="0"/>
      <w:divBdr>
        <w:top w:val="none" w:sz="0" w:space="0" w:color="auto"/>
        <w:left w:val="none" w:sz="0" w:space="0" w:color="auto"/>
        <w:bottom w:val="none" w:sz="0" w:space="0" w:color="auto"/>
        <w:right w:val="none" w:sz="0" w:space="0" w:color="auto"/>
      </w:divBdr>
    </w:div>
    <w:div w:id="634214909">
      <w:bodyDiv w:val="1"/>
      <w:marLeft w:val="0"/>
      <w:marRight w:val="0"/>
      <w:marTop w:val="0"/>
      <w:marBottom w:val="0"/>
      <w:divBdr>
        <w:top w:val="none" w:sz="0" w:space="0" w:color="auto"/>
        <w:left w:val="none" w:sz="0" w:space="0" w:color="auto"/>
        <w:bottom w:val="none" w:sz="0" w:space="0" w:color="auto"/>
        <w:right w:val="none" w:sz="0" w:space="0" w:color="auto"/>
      </w:divBdr>
    </w:div>
    <w:div w:id="667708608">
      <w:bodyDiv w:val="1"/>
      <w:marLeft w:val="0"/>
      <w:marRight w:val="0"/>
      <w:marTop w:val="0"/>
      <w:marBottom w:val="0"/>
      <w:divBdr>
        <w:top w:val="none" w:sz="0" w:space="0" w:color="auto"/>
        <w:left w:val="none" w:sz="0" w:space="0" w:color="auto"/>
        <w:bottom w:val="none" w:sz="0" w:space="0" w:color="auto"/>
        <w:right w:val="none" w:sz="0" w:space="0" w:color="auto"/>
      </w:divBdr>
    </w:div>
    <w:div w:id="888109129">
      <w:bodyDiv w:val="1"/>
      <w:marLeft w:val="0"/>
      <w:marRight w:val="0"/>
      <w:marTop w:val="0"/>
      <w:marBottom w:val="0"/>
      <w:divBdr>
        <w:top w:val="none" w:sz="0" w:space="0" w:color="auto"/>
        <w:left w:val="none" w:sz="0" w:space="0" w:color="auto"/>
        <w:bottom w:val="none" w:sz="0" w:space="0" w:color="auto"/>
        <w:right w:val="none" w:sz="0" w:space="0" w:color="auto"/>
      </w:divBdr>
    </w:div>
    <w:div w:id="1044872117">
      <w:bodyDiv w:val="1"/>
      <w:marLeft w:val="0"/>
      <w:marRight w:val="0"/>
      <w:marTop w:val="0"/>
      <w:marBottom w:val="0"/>
      <w:divBdr>
        <w:top w:val="none" w:sz="0" w:space="0" w:color="auto"/>
        <w:left w:val="none" w:sz="0" w:space="0" w:color="auto"/>
        <w:bottom w:val="none" w:sz="0" w:space="0" w:color="auto"/>
        <w:right w:val="none" w:sz="0" w:space="0" w:color="auto"/>
      </w:divBdr>
    </w:div>
    <w:div w:id="1141315107">
      <w:bodyDiv w:val="1"/>
      <w:marLeft w:val="0"/>
      <w:marRight w:val="0"/>
      <w:marTop w:val="0"/>
      <w:marBottom w:val="0"/>
      <w:divBdr>
        <w:top w:val="none" w:sz="0" w:space="0" w:color="auto"/>
        <w:left w:val="none" w:sz="0" w:space="0" w:color="auto"/>
        <w:bottom w:val="none" w:sz="0" w:space="0" w:color="auto"/>
        <w:right w:val="none" w:sz="0" w:space="0" w:color="auto"/>
      </w:divBdr>
    </w:div>
    <w:div w:id="1149788489">
      <w:bodyDiv w:val="1"/>
      <w:marLeft w:val="0"/>
      <w:marRight w:val="0"/>
      <w:marTop w:val="0"/>
      <w:marBottom w:val="0"/>
      <w:divBdr>
        <w:top w:val="none" w:sz="0" w:space="0" w:color="auto"/>
        <w:left w:val="none" w:sz="0" w:space="0" w:color="auto"/>
        <w:bottom w:val="none" w:sz="0" w:space="0" w:color="auto"/>
        <w:right w:val="none" w:sz="0" w:space="0" w:color="auto"/>
      </w:divBdr>
    </w:div>
    <w:div w:id="1381781499">
      <w:bodyDiv w:val="1"/>
      <w:marLeft w:val="0"/>
      <w:marRight w:val="0"/>
      <w:marTop w:val="0"/>
      <w:marBottom w:val="0"/>
      <w:divBdr>
        <w:top w:val="none" w:sz="0" w:space="0" w:color="auto"/>
        <w:left w:val="none" w:sz="0" w:space="0" w:color="auto"/>
        <w:bottom w:val="none" w:sz="0" w:space="0" w:color="auto"/>
        <w:right w:val="none" w:sz="0" w:space="0" w:color="auto"/>
      </w:divBdr>
    </w:div>
    <w:div w:id="1383406530">
      <w:bodyDiv w:val="1"/>
      <w:marLeft w:val="0"/>
      <w:marRight w:val="0"/>
      <w:marTop w:val="0"/>
      <w:marBottom w:val="0"/>
      <w:divBdr>
        <w:top w:val="none" w:sz="0" w:space="0" w:color="auto"/>
        <w:left w:val="none" w:sz="0" w:space="0" w:color="auto"/>
        <w:bottom w:val="none" w:sz="0" w:space="0" w:color="auto"/>
        <w:right w:val="none" w:sz="0" w:space="0" w:color="auto"/>
      </w:divBdr>
    </w:div>
    <w:div w:id="1456176098">
      <w:bodyDiv w:val="1"/>
      <w:marLeft w:val="0"/>
      <w:marRight w:val="0"/>
      <w:marTop w:val="0"/>
      <w:marBottom w:val="0"/>
      <w:divBdr>
        <w:top w:val="none" w:sz="0" w:space="0" w:color="auto"/>
        <w:left w:val="none" w:sz="0" w:space="0" w:color="auto"/>
        <w:bottom w:val="none" w:sz="0" w:space="0" w:color="auto"/>
        <w:right w:val="none" w:sz="0" w:space="0" w:color="auto"/>
      </w:divBdr>
    </w:div>
    <w:div w:id="1610971691">
      <w:bodyDiv w:val="1"/>
      <w:marLeft w:val="0"/>
      <w:marRight w:val="0"/>
      <w:marTop w:val="0"/>
      <w:marBottom w:val="0"/>
      <w:divBdr>
        <w:top w:val="none" w:sz="0" w:space="0" w:color="auto"/>
        <w:left w:val="none" w:sz="0" w:space="0" w:color="auto"/>
        <w:bottom w:val="none" w:sz="0" w:space="0" w:color="auto"/>
        <w:right w:val="none" w:sz="0" w:space="0" w:color="auto"/>
      </w:divBdr>
    </w:div>
    <w:div w:id="1769963369">
      <w:bodyDiv w:val="1"/>
      <w:marLeft w:val="0"/>
      <w:marRight w:val="0"/>
      <w:marTop w:val="0"/>
      <w:marBottom w:val="0"/>
      <w:divBdr>
        <w:top w:val="none" w:sz="0" w:space="0" w:color="auto"/>
        <w:left w:val="none" w:sz="0" w:space="0" w:color="auto"/>
        <w:bottom w:val="none" w:sz="0" w:space="0" w:color="auto"/>
        <w:right w:val="none" w:sz="0" w:space="0" w:color="auto"/>
      </w:divBdr>
    </w:div>
    <w:div w:id="2024017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0"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6A63A2-DC9C-714E-87EB-F1E39662E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7</Pages>
  <Words>1483</Words>
  <Characters>8457</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Bryony</dc:creator>
  <cp:lastModifiedBy>Gregory Chris</cp:lastModifiedBy>
  <cp:revision>47</cp:revision>
  <dcterms:created xsi:type="dcterms:W3CDTF">2015-07-31T15:35:00Z</dcterms:created>
  <dcterms:modified xsi:type="dcterms:W3CDTF">2015-08-07T22:02:00Z</dcterms:modified>
</cp:coreProperties>
</file>