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99F80D" w14:textId="77777777" w:rsidR="004C5517" w:rsidRPr="005538A2" w:rsidRDefault="00741DF5">
      <w:pPr>
        <w:rPr>
          <w:rFonts w:ascii="Arial" w:hAnsi="Arial"/>
          <w:b/>
          <w:sz w:val="28"/>
          <w:szCs w:val="28"/>
        </w:rPr>
      </w:pPr>
      <w:bookmarkStart w:id="0" w:name="_GoBack"/>
      <w:bookmarkEnd w:id="0"/>
      <w:r w:rsidRPr="005538A2">
        <w:rPr>
          <w:rFonts w:ascii="Arial" w:hAnsi="Arial"/>
          <w:b/>
          <w:sz w:val="28"/>
          <w:szCs w:val="28"/>
        </w:rPr>
        <w:t>Yeats, Jack Butler (1871-1957)</w:t>
      </w:r>
    </w:p>
    <w:p w14:paraId="4ACDE336" w14:textId="77777777" w:rsidR="00741DF5" w:rsidRPr="005538A2" w:rsidRDefault="00741DF5">
      <w:pPr>
        <w:rPr>
          <w:rFonts w:ascii="Arial" w:hAnsi="Arial"/>
          <w:b/>
          <w:sz w:val="28"/>
          <w:szCs w:val="28"/>
        </w:rPr>
      </w:pPr>
    </w:p>
    <w:p w14:paraId="57927C50" w14:textId="43FBC8C2" w:rsidR="00741DF5" w:rsidRDefault="00741DF5">
      <w:pPr>
        <w:rPr>
          <w:rFonts w:ascii="Arial" w:hAnsi="Arial"/>
        </w:rPr>
      </w:pPr>
      <w:r>
        <w:rPr>
          <w:rFonts w:ascii="Arial" w:hAnsi="Arial"/>
        </w:rPr>
        <w:t xml:space="preserve">Jack </w:t>
      </w:r>
      <w:r w:rsidR="00252B3B">
        <w:rPr>
          <w:rFonts w:ascii="Arial" w:hAnsi="Arial"/>
        </w:rPr>
        <w:t xml:space="preserve">B. </w:t>
      </w:r>
      <w:r>
        <w:rPr>
          <w:rFonts w:ascii="Arial" w:hAnsi="Arial"/>
        </w:rPr>
        <w:t xml:space="preserve">Yeats was born into a remarkably creative Irish family; his father </w:t>
      </w:r>
      <w:r w:rsidR="00BB74F7">
        <w:rPr>
          <w:rFonts w:ascii="Arial" w:hAnsi="Arial"/>
        </w:rPr>
        <w:t xml:space="preserve">- </w:t>
      </w:r>
      <w:r>
        <w:rPr>
          <w:rFonts w:ascii="Arial" w:hAnsi="Arial"/>
        </w:rPr>
        <w:t xml:space="preserve">John Butler Yeats </w:t>
      </w:r>
      <w:r w:rsidR="00BB74F7">
        <w:rPr>
          <w:rFonts w:ascii="Arial" w:hAnsi="Arial"/>
        </w:rPr>
        <w:t xml:space="preserve">- </w:t>
      </w:r>
      <w:r>
        <w:rPr>
          <w:rFonts w:ascii="Arial" w:hAnsi="Arial"/>
        </w:rPr>
        <w:t xml:space="preserve">was a painter and his brother was the poet W.B. Yeats. His sisters Elizabeth and Lily helped to establish the Arts and Crafts studio Dun </w:t>
      </w:r>
      <w:proofErr w:type="spellStart"/>
      <w:r>
        <w:rPr>
          <w:rFonts w:ascii="Arial" w:hAnsi="Arial"/>
        </w:rPr>
        <w:t>Emer</w:t>
      </w:r>
      <w:proofErr w:type="spellEnd"/>
      <w:r>
        <w:rPr>
          <w:rFonts w:ascii="Arial" w:hAnsi="Arial"/>
        </w:rPr>
        <w:t xml:space="preserve"> (1902) and Elizabeth subsequently founded the </w:t>
      </w:r>
      <w:proofErr w:type="spellStart"/>
      <w:r>
        <w:rPr>
          <w:rFonts w:ascii="Arial" w:hAnsi="Arial"/>
        </w:rPr>
        <w:t>Cuala</w:t>
      </w:r>
      <w:proofErr w:type="spellEnd"/>
      <w:r>
        <w:rPr>
          <w:rFonts w:ascii="Arial" w:hAnsi="Arial"/>
        </w:rPr>
        <w:t xml:space="preserve"> Press (1908). Jack Yeats’ early</w:t>
      </w:r>
      <w:r w:rsidR="007D165D">
        <w:rPr>
          <w:rFonts w:ascii="Arial" w:hAnsi="Arial"/>
        </w:rPr>
        <w:t xml:space="preserve"> illustrative style </w:t>
      </w:r>
      <w:r>
        <w:rPr>
          <w:rFonts w:ascii="Arial" w:hAnsi="Arial"/>
        </w:rPr>
        <w:t>depict</w:t>
      </w:r>
      <w:r w:rsidR="007D165D">
        <w:rPr>
          <w:rFonts w:ascii="Arial" w:hAnsi="Arial"/>
        </w:rPr>
        <w:t>ed</w:t>
      </w:r>
      <w:r>
        <w:rPr>
          <w:rFonts w:ascii="Arial" w:hAnsi="Arial"/>
        </w:rPr>
        <w:t xml:space="preserve"> rural subjects from around his boyhood home in Sligo</w:t>
      </w:r>
      <w:r w:rsidR="007D165D">
        <w:rPr>
          <w:rFonts w:ascii="Arial" w:hAnsi="Arial"/>
        </w:rPr>
        <w:t>, making a significant contribution to the developing imagery of the West of Ireland</w:t>
      </w:r>
      <w:r w:rsidR="00A73F82">
        <w:rPr>
          <w:rFonts w:ascii="Arial" w:hAnsi="Arial"/>
        </w:rPr>
        <w:t xml:space="preserve"> </w:t>
      </w:r>
      <w:r w:rsidR="007D165D">
        <w:rPr>
          <w:rFonts w:ascii="Arial" w:hAnsi="Arial"/>
        </w:rPr>
        <w:t>important in the development of an independent Irish cultural identity. D</w:t>
      </w:r>
      <w:r>
        <w:rPr>
          <w:rFonts w:ascii="Arial" w:hAnsi="Arial"/>
        </w:rPr>
        <w:t>uring the 1920s his paintings</w:t>
      </w:r>
      <w:r w:rsidR="00BB74F7">
        <w:rPr>
          <w:rFonts w:ascii="Arial" w:hAnsi="Arial"/>
        </w:rPr>
        <w:t>,</w:t>
      </w:r>
      <w:r>
        <w:rPr>
          <w:rFonts w:ascii="Arial" w:hAnsi="Arial"/>
        </w:rPr>
        <w:t xml:space="preserve"> such as </w:t>
      </w:r>
      <w:r w:rsidR="007D165D" w:rsidRPr="007D165D">
        <w:rPr>
          <w:rFonts w:ascii="Arial" w:hAnsi="Arial"/>
          <w:i/>
        </w:rPr>
        <w:t xml:space="preserve">The </w:t>
      </w:r>
      <w:proofErr w:type="spellStart"/>
      <w:r w:rsidR="007D165D" w:rsidRPr="007D165D">
        <w:rPr>
          <w:rFonts w:ascii="Arial" w:hAnsi="Arial"/>
          <w:i/>
        </w:rPr>
        <w:t>Liffey</w:t>
      </w:r>
      <w:proofErr w:type="spellEnd"/>
      <w:r w:rsidR="007D165D" w:rsidRPr="007D165D">
        <w:rPr>
          <w:rFonts w:ascii="Arial" w:hAnsi="Arial"/>
          <w:i/>
        </w:rPr>
        <w:t xml:space="preserve"> Swim</w:t>
      </w:r>
      <w:r w:rsidR="007D165D">
        <w:rPr>
          <w:rFonts w:ascii="Arial" w:hAnsi="Arial"/>
        </w:rPr>
        <w:t xml:space="preserve"> (1923)</w:t>
      </w:r>
      <w:ins w:id="1" w:author="Danielle Child" w:date="2014-05-30T14:39:00Z">
        <w:r w:rsidR="00BB74F7">
          <w:rPr>
            <w:rFonts w:ascii="Arial" w:hAnsi="Arial"/>
          </w:rPr>
          <w:t>,</w:t>
        </w:r>
      </w:ins>
      <w:r w:rsidR="007D165D">
        <w:rPr>
          <w:rFonts w:ascii="Arial" w:hAnsi="Arial"/>
        </w:rPr>
        <w:t xml:space="preserve"> </w:t>
      </w:r>
      <w:r>
        <w:rPr>
          <w:rFonts w:ascii="Arial" w:hAnsi="Arial"/>
        </w:rPr>
        <w:t>helped to define Dublin’s identity as a modern city in</w:t>
      </w:r>
      <w:r w:rsidR="007D165D">
        <w:rPr>
          <w:rFonts w:ascii="Arial" w:hAnsi="Arial"/>
        </w:rPr>
        <w:t xml:space="preserve"> the newly independent Ireland; Yeats remained a lifelong republican. His</w:t>
      </w:r>
      <w:r>
        <w:rPr>
          <w:rFonts w:ascii="Arial" w:hAnsi="Arial"/>
        </w:rPr>
        <w:t xml:space="preserve"> technique became increasingly expressionistic and was often compared to that of Oskar Kokoschka. His subject matter included h</w:t>
      </w:r>
      <w:r w:rsidR="00A73F82">
        <w:rPr>
          <w:rFonts w:ascii="Arial" w:hAnsi="Arial"/>
        </w:rPr>
        <w:t>orses and travelling players, often suggesting</w:t>
      </w:r>
      <w:r>
        <w:rPr>
          <w:rFonts w:ascii="Arial" w:hAnsi="Arial"/>
        </w:rPr>
        <w:t xml:space="preserve"> an existential loneliness</w:t>
      </w:r>
      <w:r w:rsidR="005538A2">
        <w:rPr>
          <w:rFonts w:ascii="Arial" w:hAnsi="Arial"/>
        </w:rPr>
        <w:t xml:space="preserve">, as in </w:t>
      </w:r>
      <w:r w:rsidR="005538A2">
        <w:rPr>
          <w:rFonts w:ascii="Arial" w:hAnsi="Arial"/>
          <w:i/>
        </w:rPr>
        <w:t xml:space="preserve">On Through the Silent Lands </w:t>
      </w:r>
      <w:r w:rsidR="005538A2">
        <w:rPr>
          <w:rFonts w:ascii="Arial" w:hAnsi="Arial"/>
        </w:rPr>
        <w:t>(1951)</w:t>
      </w:r>
      <w:r>
        <w:rPr>
          <w:rFonts w:ascii="Arial" w:hAnsi="Arial"/>
        </w:rPr>
        <w:t>; Samuel Beckett was one of his g</w:t>
      </w:r>
      <w:r w:rsidR="007D165D">
        <w:rPr>
          <w:rFonts w:ascii="Arial" w:hAnsi="Arial"/>
        </w:rPr>
        <w:t>reates</w:t>
      </w:r>
      <w:r w:rsidR="00A73F82">
        <w:rPr>
          <w:rFonts w:ascii="Arial" w:hAnsi="Arial"/>
        </w:rPr>
        <w:t xml:space="preserve">t admirers. </w:t>
      </w:r>
      <w:r w:rsidR="00252B3B">
        <w:rPr>
          <w:rFonts w:ascii="Arial" w:hAnsi="Arial"/>
        </w:rPr>
        <w:t xml:space="preserve">The isolated figure in an increasingly abstract landscape also included </w:t>
      </w:r>
      <w:r>
        <w:rPr>
          <w:rFonts w:ascii="Arial" w:hAnsi="Arial"/>
        </w:rPr>
        <w:t xml:space="preserve">mythologised </w:t>
      </w:r>
      <w:r w:rsidR="00252B3B">
        <w:rPr>
          <w:rFonts w:ascii="Arial" w:hAnsi="Arial"/>
        </w:rPr>
        <w:t xml:space="preserve">themes </w:t>
      </w:r>
      <w:r w:rsidR="007D165D">
        <w:rPr>
          <w:rFonts w:ascii="Arial" w:hAnsi="Arial"/>
        </w:rPr>
        <w:t xml:space="preserve">deriving from the earlier </w:t>
      </w:r>
      <w:r w:rsidR="00A73F82">
        <w:rPr>
          <w:rFonts w:ascii="Arial" w:hAnsi="Arial"/>
        </w:rPr>
        <w:t>concerns of the Cultural Revival, and which helped to seal</w:t>
      </w:r>
      <w:r w:rsidR="007D165D">
        <w:rPr>
          <w:rFonts w:ascii="Arial" w:hAnsi="Arial"/>
        </w:rPr>
        <w:t xml:space="preserve"> his reputation</w:t>
      </w:r>
      <w:ins w:id="2" w:author="Danielle Child" w:date="2014-05-30T14:40:00Z">
        <w:r w:rsidR="00BB74F7">
          <w:rPr>
            <w:rFonts w:ascii="Arial" w:hAnsi="Arial"/>
          </w:rPr>
          <w:t>,</w:t>
        </w:r>
      </w:ins>
      <w:r w:rsidR="007D165D">
        <w:rPr>
          <w:rFonts w:ascii="Arial" w:hAnsi="Arial"/>
        </w:rPr>
        <w:t xml:space="preserve"> during his lifetime</w:t>
      </w:r>
      <w:ins w:id="3" w:author="Danielle Child" w:date="2014-05-30T14:40:00Z">
        <w:r w:rsidR="00BB74F7">
          <w:rPr>
            <w:rFonts w:ascii="Arial" w:hAnsi="Arial"/>
          </w:rPr>
          <w:t>,</w:t>
        </w:r>
      </w:ins>
      <w:r w:rsidR="007D165D">
        <w:rPr>
          <w:rFonts w:ascii="Arial" w:hAnsi="Arial"/>
        </w:rPr>
        <w:t xml:space="preserve"> as ‘Ireland’s national painter’. </w:t>
      </w:r>
    </w:p>
    <w:p w14:paraId="29B7DFE8" w14:textId="77777777" w:rsidR="00252B3B" w:rsidRDefault="00252B3B">
      <w:pPr>
        <w:rPr>
          <w:rFonts w:ascii="Arial" w:hAnsi="Arial"/>
        </w:rPr>
      </w:pPr>
    </w:p>
    <w:p w14:paraId="24819A01" w14:textId="77777777" w:rsidR="005538A2" w:rsidRDefault="005538A2">
      <w:pPr>
        <w:rPr>
          <w:rFonts w:ascii="Arial" w:hAnsi="Arial"/>
        </w:rPr>
      </w:pPr>
    </w:p>
    <w:p w14:paraId="1AFDD788" w14:textId="77777777" w:rsidR="005538A2" w:rsidRDefault="005538A2">
      <w:pPr>
        <w:rPr>
          <w:rFonts w:ascii="Arial" w:hAnsi="Arial"/>
        </w:rPr>
      </w:pPr>
    </w:p>
    <w:p w14:paraId="1742349B" w14:textId="77777777" w:rsidR="005538A2" w:rsidRDefault="005538A2">
      <w:pPr>
        <w:rPr>
          <w:rFonts w:ascii="Arial" w:hAnsi="Arial"/>
        </w:rPr>
      </w:pPr>
      <w:r>
        <w:rPr>
          <w:rFonts w:ascii="Arial" w:hAnsi="Arial"/>
          <w:noProof/>
          <w:lang w:eastAsia="en-GB"/>
        </w:rPr>
        <w:drawing>
          <wp:inline distT="0" distB="0" distL="0" distR="0" wp14:anchorId="321E7701" wp14:editId="55C8392E">
            <wp:extent cx="3769494" cy="2818823"/>
            <wp:effectExtent l="0" t="0" r="0" b="635"/>
            <wp:docPr id="2" name="Picture 2" descr="Macintosh HD:Users:99901018:Desktop:ni_nmni_belum_u430_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99901018:Desktop:ni_nmni_belum_u430_larg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734" cy="281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DAA0" w14:textId="77777777" w:rsidR="005538A2" w:rsidRDefault="005538A2">
      <w:pPr>
        <w:rPr>
          <w:rFonts w:ascii="Arial" w:hAnsi="Arial"/>
        </w:rPr>
      </w:pPr>
    </w:p>
    <w:p w14:paraId="3D180E6E" w14:textId="77777777" w:rsidR="00252B3B" w:rsidRDefault="00252B3B">
      <w:pPr>
        <w:rPr>
          <w:rFonts w:ascii="Arial" w:hAnsi="Arial"/>
        </w:rPr>
      </w:pPr>
    </w:p>
    <w:p w14:paraId="5EEE77C9" w14:textId="3B3E338A" w:rsidR="005538A2" w:rsidRPr="00CD1C07" w:rsidRDefault="00252B3B" w:rsidP="005538A2">
      <w:pPr>
        <w:rPr>
          <w:rFonts w:ascii="Arial" w:hAnsi="Arial"/>
        </w:rPr>
      </w:pPr>
      <w:r>
        <w:rPr>
          <w:rFonts w:ascii="Arial" w:hAnsi="Arial"/>
        </w:rPr>
        <w:t xml:space="preserve">Jack B Yeats, </w:t>
      </w:r>
      <w:r w:rsidR="005538A2">
        <w:rPr>
          <w:rFonts w:ascii="Arial" w:hAnsi="Arial"/>
          <w:i/>
        </w:rPr>
        <w:t>On Through the Silent Lands</w:t>
      </w:r>
      <w:r w:rsidR="00CD1C07">
        <w:rPr>
          <w:rFonts w:ascii="Arial" w:hAnsi="Arial"/>
          <w:i/>
        </w:rPr>
        <w:t xml:space="preserve"> </w:t>
      </w:r>
      <w:r w:rsidR="00CD1C07">
        <w:rPr>
          <w:rFonts w:ascii="Arial" w:hAnsi="Arial"/>
        </w:rPr>
        <w:t>(1951)</w:t>
      </w:r>
    </w:p>
    <w:p w14:paraId="673D0E80" w14:textId="61F4DC5B" w:rsidR="00CD1C07" w:rsidRPr="00CD1C07" w:rsidRDefault="00241E2F" w:rsidP="005538A2">
      <w:pPr>
        <w:rPr>
          <w:rFonts w:ascii="Arial" w:hAnsi="Arial"/>
        </w:rPr>
      </w:pPr>
      <w:hyperlink r:id="rId9" w:history="1">
        <w:r w:rsidR="00CD1C07" w:rsidRPr="00CD1C07">
          <w:rPr>
            <w:rStyle w:val="Hyperlink"/>
            <w:rFonts w:ascii="Arial" w:hAnsi="Arial"/>
          </w:rPr>
          <w:t>http://www.bbc.co.uk/arts/yourpaintings/paintings/on-through-the-silent-lands-123207</w:t>
        </w:r>
      </w:hyperlink>
      <w:r w:rsidR="00CD1C07" w:rsidRPr="00CD1C07">
        <w:rPr>
          <w:rFonts w:ascii="Arial" w:hAnsi="Arial"/>
        </w:rPr>
        <w:t xml:space="preserve"> </w:t>
      </w:r>
    </w:p>
    <w:p w14:paraId="7D765473" w14:textId="77777777" w:rsidR="005538A2" w:rsidRDefault="005538A2" w:rsidP="005538A2">
      <w:pPr>
        <w:rPr>
          <w:rFonts w:ascii="Arial" w:hAnsi="Arial"/>
          <w:i/>
        </w:rPr>
      </w:pPr>
    </w:p>
    <w:p w14:paraId="0A126FF7" w14:textId="77777777" w:rsidR="00691815" w:rsidRDefault="00691815" w:rsidP="005538A2">
      <w:pPr>
        <w:rPr>
          <w:rFonts w:ascii="Arial" w:hAnsi="Arial"/>
          <w:i/>
        </w:rPr>
      </w:pPr>
    </w:p>
    <w:p w14:paraId="30647FD4" w14:textId="77777777" w:rsidR="00691815" w:rsidRDefault="00691815" w:rsidP="005538A2">
      <w:pPr>
        <w:rPr>
          <w:rFonts w:ascii="Arial" w:hAnsi="Arial"/>
          <w:sz w:val="28"/>
          <w:szCs w:val="28"/>
        </w:rPr>
      </w:pPr>
    </w:p>
    <w:p w14:paraId="1A88A83C" w14:textId="77777777" w:rsidR="00691815" w:rsidRDefault="00691815" w:rsidP="005538A2">
      <w:pPr>
        <w:rPr>
          <w:rFonts w:ascii="Arial" w:hAnsi="Arial"/>
          <w:sz w:val="28"/>
          <w:szCs w:val="28"/>
        </w:rPr>
      </w:pPr>
    </w:p>
    <w:p w14:paraId="07AABADA" w14:textId="77777777" w:rsidR="00691815" w:rsidRDefault="00691815" w:rsidP="005538A2">
      <w:pPr>
        <w:rPr>
          <w:rFonts w:ascii="Arial" w:hAnsi="Arial"/>
          <w:sz w:val="28"/>
          <w:szCs w:val="28"/>
        </w:rPr>
      </w:pPr>
    </w:p>
    <w:p w14:paraId="3F92B856" w14:textId="77777777" w:rsidR="005538A2" w:rsidRDefault="005538A2" w:rsidP="005538A2">
      <w:pPr>
        <w:rPr>
          <w:rFonts w:ascii="Arial" w:hAnsi="Arial"/>
          <w:sz w:val="28"/>
          <w:szCs w:val="28"/>
        </w:rPr>
      </w:pPr>
      <w:r w:rsidRPr="005538A2">
        <w:rPr>
          <w:rFonts w:ascii="Arial" w:hAnsi="Arial"/>
          <w:sz w:val="28"/>
          <w:szCs w:val="28"/>
        </w:rPr>
        <w:lastRenderedPageBreak/>
        <w:t>References and Further Reading</w:t>
      </w:r>
      <w:r>
        <w:rPr>
          <w:rFonts w:ascii="Arial" w:hAnsi="Arial"/>
          <w:sz w:val="28"/>
          <w:szCs w:val="28"/>
        </w:rPr>
        <w:t xml:space="preserve">: </w:t>
      </w:r>
    </w:p>
    <w:p w14:paraId="005DFAA0" w14:textId="77777777" w:rsidR="00691815" w:rsidRDefault="00691815" w:rsidP="005538A2">
      <w:pPr>
        <w:rPr>
          <w:rFonts w:ascii="Arial" w:hAnsi="Arial"/>
        </w:rPr>
      </w:pPr>
    </w:p>
    <w:p w14:paraId="70EFE553" w14:textId="2D51A613" w:rsidR="007B26FC" w:rsidRDefault="007B26FC" w:rsidP="005538A2">
      <w:pPr>
        <w:rPr>
          <w:rFonts w:ascii="Arial" w:hAnsi="Arial"/>
        </w:rPr>
      </w:pPr>
      <w:r>
        <w:rPr>
          <w:rFonts w:ascii="Arial" w:hAnsi="Arial"/>
        </w:rPr>
        <w:t>Armstrong, G.A</w:t>
      </w:r>
      <w:ins w:id="4" w:author="Danielle Child" w:date="2014-05-30T14:40:00Z">
        <w:r w:rsidR="00BB74F7">
          <w:rPr>
            <w:rFonts w:ascii="Arial" w:hAnsi="Arial"/>
          </w:rPr>
          <w:t>.</w:t>
        </w:r>
      </w:ins>
      <w:del w:id="5" w:author="Danielle Child" w:date="2014-05-30T14:40:00Z">
        <w:r w:rsidDel="00BB74F7">
          <w:rPr>
            <w:rFonts w:ascii="Arial" w:hAnsi="Arial"/>
          </w:rPr>
          <w:delText>,</w:delText>
        </w:r>
      </w:del>
      <w:r>
        <w:rPr>
          <w:rFonts w:ascii="Arial" w:hAnsi="Arial"/>
        </w:rPr>
        <w:t xml:space="preserve"> (1990) </w:t>
      </w:r>
      <w:r>
        <w:rPr>
          <w:rFonts w:ascii="Arial" w:hAnsi="Arial"/>
          <w:i/>
        </w:rPr>
        <w:t xml:space="preserve">Samuel Beckett, W.B. Yeats and Jack Yeats: images and </w:t>
      </w:r>
      <w:proofErr w:type="gramStart"/>
      <w:r>
        <w:rPr>
          <w:rFonts w:ascii="Arial" w:hAnsi="Arial"/>
          <w:i/>
        </w:rPr>
        <w:t xml:space="preserve">Words </w:t>
      </w:r>
      <w:r w:rsidR="00691815">
        <w:rPr>
          <w:rFonts w:ascii="Arial" w:hAnsi="Arial"/>
          <w:i/>
        </w:rPr>
        <w:t>,</w:t>
      </w:r>
      <w:proofErr w:type="gramEnd"/>
      <w:r w:rsidR="00691815">
        <w:rPr>
          <w:rFonts w:ascii="Arial" w:hAnsi="Arial"/>
          <w:i/>
        </w:rPr>
        <w:t xml:space="preserve"> </w:t>
      </w:r>
      <w:r w:rsidR="00691815">
        <w:rPr>
          <w:rFonts w:ascii="Arial" w:hAnsi="Arial"/>
        </w:rPr>
        <w:t xml:space="preserve">Lewisburg PA: </w:t>
      </w:r>
      <w:proofErr w:type="spellStart"/>
      <w:r w:rsidR="00691815">
        <w:rPr>
          <w:rFonts w:ascii="Arial" w:hAnsi="Arial"/>
        </w:rPr>
        <w:t>Bucknell</w:t>
      </w:r>
      <w:proofErr w:type="spellEnd"/>
      <w:r w:rsidR="00691815">
        <w:rPr>
          <w:rFonts w:ascii="Arial" w:hAnsi="Arial"/>
        </w:rPr>
        <w:t xml:space="preserve"> University Press</w:t>
      </w:r>
    </w:p>
    <w:p w14:paraId="4D27EAAD" w14:textId="77777777" w:rsidR="00691815" w:rsidRPr="00691815" w:rsidRDefault="00691815" w:rsidP="005538A2">
      <w:pPr>
        <w:rPr>
          <w:rFonts w:ascii="Arial" w:hAnsi="Arial"/>
        </w:rPr>
      </w:pPr>
    </w:p>
    <w:p w14:paraId="7AB69F1E" w14:textId="305CFA73" w:rsidR="005538A2" w:rsidRDefault="005538A2" w:rsidP="005538A2">
      <w:pPr>
        <w:rPr>
          <w:rFonts w:ascii="Arial" w:hAnsi="Arial"/>
        </w:rPr>
      </w:pPr>
      <w:r>
        <w:rPr>
          <w:rFonts w:ascii="Arial" w:hAnsi="Arial"/>
        </w:rPr>
        <w:t>Arnold, B</w:t>
      </w:r>
      <w:ins w:id="6" w:author="Danielle Child" w:date="2014-05-30T14:40:00Z">
        <w:r w:rsidR="00BB74F7">
          <w:rPr>
            <w:rFonts w:ascii="Arial" w:hAnsi="Arial"/>
          </w:rPr>
          <w:t>.</w:t>
        </w:r>
      </w:ins>
      <w:r>
        <w:rPr>
          <w:rFonts w:ascii="Arial" w:hAnsi="Arial"/>
        </w:rPr>
        <w:t xml:space="preserve"> (1998) </w:t>
      </w:r>
      <w:r>
        <w:rPr>
          <w:rFonts w:ascii="Arial" w:hAnsi="Arial"/>
          <w:i/>
        </w:rPr>
        <w:t xml:space="preserve">Jack Yeats, </w:t>
      </w:r>
      <w:r>
        <w:rPr>
          <w:rFonts w:ascii="Arial" w:hAnsi="Arial"/>
        </w:rPr>
        <w:t>New Haven and London: Yale University Press</w:t>
      </w:r>
    </w:p>
    <w:p w14:paraId="4B0346F9" w14:textId="77777777" w:rsidR="005538A2" w:rsidRDefault="005538A2" w:rsidP="005538A2">
      <w:pPr>
        <w:rPr>
          <w:rFonts w:ascii="Arial" w:hAnsi="Arial" w:cs="Arial"/>
        </w:rPr>
      </w:pPr>
    </w:p>
    <w:p w14:paraId="57C688B6" w14:textId="7A00D58E" w:rsidR="005538A2" w:rsidRDefault="005538A2" w:rsidP="005538A2">
      <w:pPr>
        <w:rPr>
          <w:rFonts w:ascii="Arial" w:hAnsi="Arial"/>
        </w:rPr>
      </w:pPr>
      <w:r>
        <w:rPr>
          <w:rFonts w:ascii="Arial" w:hAnsi="Arial" w:cs="Arial"/>
        </w:rPr>
        <w:t>O’Malley, E</w:t>
      </w:r>
      <w:ins w:id="7" w:author="Danielle Child" w:date="2014-05-30T14:40:00Z">
        <w:r w:rsidR="00BB74F7">
          <w:rPr>
            <w:rFonts w:ascii="Arial" w:hAnsi="Arial" w:cs="Arial"/>
          </w:rPr>
          <w:t>.</w:t>
        </w:r>
      </w:ins>
      <w:r>
        <w:rPr>
          <w:rFonts w:ascii="Arial" w:hAnsi="Arial" w:cs="Arial"/>
        </w:rPr>
        <w:t xml:space="preserve"> (1945)</w:t>
      </w:r>
      <w:r w:rsidRPr="002172CA">
        <w:rPr>
          <w:rFonts w:ascii="Arial" w:hAnsi="Arial" w:cs="Arial"/>
        </w:rPr>
        <w:t xml:space="preserve"> ‘The Pai</w:t>
      </w:r>
      <w:r>
        <w:rPr>
          <w:rFonts w:ascii="Arial" w:hAnsi="Arial" w:cs="Arial"/>
        </w:rPr>
        <w:t>ntings of Jack B. Yeats’</w:t>
      </w:r>
      <w:r w:rsidRPr="002172CA">
        <w:rPr>
          <w:rFonts w:ascii="Arial" w:hAnsi="Arial" w:cs="Arial"/>
        </w:rPr>
        <w:t>, in</w:t>
      </w:r>
      <w:r w:rsidRPr="005538A2">
        <w:rPr>
          <w:rFonts w:ascii="Arial" w:hAnsi="Arial"/>
          <w:i/>
        </w:rPr>
        <w:t xml:space="preserve"> </w:t>
      </w:r>
      <w:r w:rsidRPr="002172CA">
        <w:rPr>
          <w:rFonts w:ascii="Arial" w:hAnsi="Arial"/>
          <w:i/>
        </w:rPr>
        <w:t>Sources in Irish Art: a reader,</w:t>
      </w:r>
      <w:r>
        <w:rPr>
          <w:rFonts w:ascii="Arial" w:hAnsi="Arial"/>
          <w:i/>
        </w:rPr>
        <w:t xml:space="preserve"> </w:t>
      </w:r>
      <w:r>
        <w:rPr>
          <w:rFonts w:ascii="Arial" w:hAnsi="Arial"/>
        </w:rPr>
        <w:t>ed. F.</w:t>
      </w:r>
      <w:r w:rsidR="00691815">
        <w:rPr>
          <w:rFonts w:ascii="Arial" w:hAnsi="Arial"/>
        </w:rPr>
        <w:t xml:space="preserve"> </w:t>
      </w:r>
      <w:r>
        <w:rPr>
          <w:rFonts w:ascii="Arial" w:hAnsi="Arial"/>
        </w:rPr>
        <w:t xml:space="preserve">Cullen </w:t>
      </w:r>
      <w:r w:rsidRPr="002172CA">
        <w:rPr>
          <w:rFonts w:ascii="Arial" w:hAnsi="Arial"/>
          <w:i/>
        </w:rPr>
        <w:t xml:space="preserve"> </w:t>
      </w:r>
      <w:r>
        <w:rPr>
          <w:rFonts w:ascii="Arial" w:hAnsi="Arial"/>
        </w:rPr>
        <w:t>(</w:t>
      </w:r>
      <w:r w:rsidRPr="002172CA">
        <w:rPr>
          <w:rFonts w:ascii="Arial" w:hAnsi="Arial"/>
        </w:rPr>
        <w:t>2000)</w:t>
      </w:r>
      <w:r>
        <w:rPr>
          <w:rFonts w:ascii="Arial" w:hAnsi="Arial"/>
        </w:rPr>
        <w:t xml:space="preserve"> Cork: Cork University Press</w:t>
      </w:r>
    </w:p>
    <w:p w14:paraId="7677882E" w14:textId="77777777" w:rsidR="005538A2" w:rsidRPr="002172CA" w:rsidRDefault="005538A2" w:rsidP="005538A2">
      <w:pPr>
        <w:rPr>
          <w:rFonts w:ascii="Arial" w:hAnsi="Arial"/>
        </w:rPr>
      </w:pPr>
    </w:p>
    <w:p w14:paraId="62B03349" w14:textId="0D0DA93E" w:rsidR="005538A2" w:rsidRPr="002172CA" w:rsidRDefault="005538A2" w:rsidP="005538A2">
      <w:pPr>
        <w:rPr>
          <w:rFonts w:ascii="Arial" w:hAnsi="Arial" w:cs="Arial"/>
          <w:i/>
        </w:rPr>
      </w:pPr>
      <w:r>
        <w:rPr>
          <w:rFonts w:ascii="Arial" w:hAnsi="Arial" w:cs="Arial"/>
        </w:rPr>
        <w:t>Pyle, H</w:t>
      </w:r>
      <w:ins w:id="8" w:author="Danielle Child" w:date="2014-05-30T14:40:00Z">
        <w:r w:rsidR="00BB74F7">
          <w:rPr>
            <w:rFonts w:ascii="Arial" w:hAnsi="Arial" w:cs="Arial"/>
          </w:rPr>
          <w:t>.</w:t>
        </w:r>
      </w:ins>
      <w:r>
        <w:rPr>
          <w:rFonts w:ascii="Arial" w:hAnsi="Arial" w:cs="Arial"/>
        </w:rPr>
        <w:t xml:space="preserve"> (1997) </w:t>
      </w:r>
      <w:r w:rsidRPr="002172CA">
        <w:rPr>
          <w:rFonts w:ascii="Arial" w:hAnsi="Arial" w:cs="Arial"/>
          <w:i/>
        </w:rPr>
        <w:t>Yeats: Portrait of an Artistic Family</w:t>
      </w:r>
      <w:r>
        <w:rPr>
          <w:rFonts w:ascii="Arial" w:hAnsi="Arial" w:cs="Arial"/>
        </w:rPr>
        <w:t>, Dublin: National Gallery of Ireland</w:t>
      </w:r>
    </w:p>
    <w:p w14:paraId="1CAC6AFD" w14:textId="77777777" w:rsidR="005538A2" w:rsidRDefault="005538A2" w:rsidP="005538A2">
      <w:pPr>
        <w:rPr>
          <w:rFonts w:ascii="Arial" w:hAnsi="Arial"/>
        </w:rPr>
      </w:pPr>
    </w:p>
    <w:p w14:paraId="1D911BDE" w14:textId="60225E5A" w:rsidR="005538A2" w:rsidRPr="007B26FC" w:rsidRDefault="005538A2" w:rsidP="005538A2">
      <w:pPr>
        <w:rPr>
          <w:rFonts w:ascii="Arial" w:hAnsi="Arial"/>
        </w:rPr>
      </w:pPr>
      <w:r>
        <w:rPr>
          <w:rFonts w:ascii="Arial" w:hAnsi="Arial"/>
        </w:rPr>
        <w:t>Scott, Y</w:t>
      </w:r>
      <w:ins w:id="9" w:author="Danielle Child" w:date="2014-05-30T14:40:00Z">
        <w:r w:rsidR="00BB74F7">
          <w:rPr>
            <w:rFonts w:ascii="Arial" w:hAnsi="Arial"/>
          </w:rPr>
          <w:t>.</w:t>
        </w:r>
      </w:ins>
      <w:r>
        <w:rPr>
          <w:rFonts w:ascii="Arial" w:hAnsi="Arial"/>
        </w:rPr>
        <w:t xml:space="preserve">, ed. </w:t>
      </w:r>
      <w:r w:rsidR="007B26FC">
        <w:rPr>
          <w:rFonts w:ascii="Arial" w:hAnsi="Arial"/>
        </w:rPr>
        <w:t xml:space="preserve">(2008) </w:t>
      </w:r>
      <w:r w:rsidR="007B26FC">
        <w:rPr>
          <w:rFonts w:ascii="Arial" w:hAnsi="Arial"/>
          <w:i/>
        </w:rPr>
        <w:t xml:space="preserve">Jack B. Yeats: Old and New Departures, </w:t>
      </w:r>
      <w:r w:rsidR="007B26FC">
        <w:rPr>
          <w:rFonts w:ascii="Arial" w:hAnsi="Arial"/>
        </w:rPr>
        <w:t>Dublin: Four Courts Press</w:t>
      </w:r>
    </w:p>
    <w:p w14:paraId="62E6D0B7" w14:textId="77777777" w:rsidR="005538A2" w:rsidRPr="005538A2" w:rsidRDefault="005538A2" w:rsidP="005538A2">
      <w:pPr>
        <w:rPr>
          <w:rFonts w:ascii="Arial" w:hAnsi="Arial"/>
          <w:sz w:val="28"/>
          <w:szCs w:val="28"/>
        </w:rPr>
      </w:pPr>
    </w:p>
    <w:p w14:paraId="4BE1D7BE" w14:textId="77777777" w:rsidR="00252B3B" w:rsidRPr="00252B3B" w:rsidRDefault="00252B3B">
      <w:pPr>
        <w:rPr>
          <w:rFonts w:ascii="Arial" w:hAnsi="Arial"/>
        </w:rPr>
      </w:pPr>
    </w:p>
    <w:sectPr w:rsidR="00252B3B" w:rsidRPr="00252B3B" w:rsidSect="002B70D8">
      <w:headerReference w:type="default" r:id="rId10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54C2AC" w14:textId="77777777" w:rsidR="00241E2F" w:rsidRDefault="00241E2F" w:rsidP="00BB74F7">
      <w:r>
        <w:separator/>
      </w:r>
    </w:p>
  </w:endnote>
  <w:endnote w:type="continuationSeparator" w:id="0">
    <w:p w14:paraId="74DC768E" w14:textId="77777777" w:rsidR="00241E2F" w:rsidRDefault="00241E2F" w:rsidP="00BB74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27C936" w14:textId="77777777" w:rsidR="00241E2F" w:rsidRDefault="00241E2F" w:rsidP="00BB74F7">
      <w:r>
        <w:separator/>
      </w:r>
    </w:p>
  </w:footnote>
  <w:footnote w:type="continuationSeparator" w:id="0">
    <w:p w14:paraId="318701B1" w14:textId="77777777" w:rsidR="00241E2F" w:rsidRDefault="00241E2F" w:rsidP="00BB74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1D1C1C" w14:textId="0C5CF54C" w:rsidR="00BB74F7" w:rsidRDefault="00BB74F7">
    <w:pPr>
      <w:pStyle w:val="Header"/>
    </w:pPr>
    <w:proofErr w:type="spellStart"/>
    <w:r>
      <w:t>Fionna</w:t>
    </w:r>
    <w:proofErr w:type="spellEnd"/>
    <w:r>
      <w:t xml:space="preserve"> Barber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1"/>
  <w:proofState w:spelling="clean" w:grammar="clean"/>
  <w:trackRevision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1DF5"/>
    <w:rsid w:val="001425FF"/>
    <w:rsid w:val="00241E2F"/>
    <w:rsid w:val="00252B3B"/>
    <w:rsid w:val="002B70D8"/>
    <w:rsid w:val="004C1114"/>
    <w:rsid w:val="004C5517"/>
    <w:rsid w:val="005538A2"/>
    <w:rsid w:val="00691815"/>
    <w:rsid w:val="00741DF5"/>
    <w:rsid w:val="007B26FC"/>
    <w:rsid w:val="007D165D"/>
    <w:rsid w:val="0098758D"/>
    <w:rsid w:val="00A73F82"/>
    <w:rsid w:val="00BB74F7"/>
    <w:rsid w:val="00CD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1F41A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2B3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B3B"/>
    <w:rPr>
      <w:rFonts w:ascii="Lucida Grande" w:hAnsi="Lucida Grande" w:cs="Lucida Grande"/>
      <w:sz w:val="18"/>
      <w:szCs w:val="18"/>
      <w:lang w:val="en-GB"/>
    </w:rPr>
  </w:style>
  <w:style w:type="character" w:styleId="Hyperlink">
    <w:name w:val="Hyperlink"/>
    <w:basedOn w:val="DefaultParagraphFont"/>
    <w:uiPriority w:val="99"/>
    <w:unhideWhenUsed/>
    <w:rsid w:val="00252B3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B74F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74F7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B74F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74F7"/>
    <w:rPr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2B3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B3B"/>
    <w:rPr>
      <w:rFonts w:ascii="Lucida Grande" w:hAnsi="Lucida Grande" w:cs="Lucida Grande"/>
      <w:sz w:val="18"/>
      <w:szCs w:val="18"/>
      <w:lang w:val="en-GB"/>
    </w:rPr>
  </w:style>
  <w:style w:type="character" w:styleId="Hyperlink">
    <w:name w:val="Hyperlink"/>
    <w:basedOn w:val="DefaultParagraphFont"/>
    <w:uiPriority w:val="99"/>
    <w:unhideWhenUsed/>
    <w:rsid w:val="00252B3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B74F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74F7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B74F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74F7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bbc.co.uk/arts/yourpaintings/paintings/on-through-the-silent-lands-12320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18A2928-CC39-4CD7-B29F-464DDB5CE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fionna</dc:creator>
  <cp:lastModifiedBy>doctor</cp:lastModifiedBy>
  <cp:revision>2</cp:revision>
  <dcterms:created xsi:type="dcterms:W3CDTF">2014-05-31T13:29:00Z</dcterms:created>
  <dcterms:modified xsi:type="dcterms:W3CDTF">2014-05-31T13:29:00Z</dcterms:modified>
</cp:coreProperties>
</file>