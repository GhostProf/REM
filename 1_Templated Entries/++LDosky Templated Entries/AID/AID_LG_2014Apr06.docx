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AC163A" w14:textId="77777777" w:rsidR="00662B0C" w:rsidRDefault="00B23000">
      <w:r>
        <w:fldChar w:fldCharType="begin"/>
      </w:r>
      <w:r w:rsidR="00C96F91">
        <w:instrText xml:space="preserve"> SEQ CHAPTER \h \r 1</w:instrText>
      </w:r>
      <w:r>
        <w:fldChar w:fldCharType="end"/>
      </w:r>
      <w:r w:rsidR="00C96F91">
        <w:rPr>
          <w:b/>
        </w:rPr>
        <w:t xml:space="preserve">Archives </w:t>
      </w:r>
      <w:proofErr w:type="spellStart"/>
      <w:r w:rsidR="00C96F91">
        <w:rPr>
          <w:b/>
        </w:rPr>
        <w:t>Internationales</w:t>
      </w:r>
      <w:proofErr w:type="spellEnd"/>
      <w:r w:rsidR="00C96F91">
        <w:rPr>
          <w:b/>
        </w:rPr>
        <w:t xml:space="preserve"> de la </w:t>
      </w:r>
      <w:proofErr w:type="spellStart"/>
      <w:r w:rsidR="00C96F91">
        <w:rPr>
          <w:b/>
        </w:rPr>
        <w:t>Danse</w:t>
      </w:r>
      <w:proofErr w:type="spellEnd"/>
      <w:r w:rsidR="00C96F91">
        <w:rPr>
          <w:b/>
        </w:rPr>
        <w:t xml:space="preserve"> (International Archives of the Dance, AID) 1931-1952</w:t>
      </w:r>
    </w:p>
    <w:p w14:paraId="1DDD689E" w14:textId="77777777" w:rsidR="00662B0C" w:rsidRDefault="00662B0C"/>
    <w:p w14:paraId="52033C0E" w14:textId="77777777" w:rsidR="00662B0C" w:rsidRDefault="00662B0C"/>
    <w:p w14:paraId="6123C9F0" w14:textId="77777777" w:rsidR="00662B0C" w:rsidRDefault="00C96F91">
      <w:pPr>
        <w:rPr>
          <w:b/>
        </w:rPr>
      </w:pPr>
      <w:r>
        <w:rPr>
          <w:b/>
        </w:rPr>
        <w:t>Summary</w:t>
      </w:r>
    </w:p>
    <w:p w14:paraId="3506E8C2" w14:textId="77777777" w:rsidR="00662B0C" w:rsidRDefault="00C96F91">
      <w:r>
        <w:t xml:space="preserve">The Archives </w:t>
      </w:r>
      <w:proofErr w:type="spellStart"/>
      <w:r>
        <w:t>Internationales</w:t>
      </w:r>
      <w:proofErr w:type="spellEnd"/>
      <w:r>
        <w:t xml:space="preserve"> de la </w:t>
      </w:r>
      <w:proofErr w:type="spellStart"/>
      <w:r>
        <w:t>Danse</w:t>
      </w:r>
      <w:proofErr w:type="spellEnd"/>
      <w:r>
        <w:t xml:space="preserve"> (AID) was a pioneering dance foundation created by Rolf de </w:t>
      </w:r>
      <w:proofErr w:type="spellStart"/>
      <w:r>
        <w:t>Maré</w:t>
      </w:r>
      <w:proofErr w:type="spellEnd"/>
      <w:r>
        <w:t xml:space="preserve"> in Paris in 1931. Devoted to dance in all its forms and global manifestations, this unique venue comprised a dance museum, library, archive, a sociology and ethnography section, conference hall and an exhibition and performance space. Created as a response to the institutional void for dance, AID </w:t>
      </w:r>
      <w:proofErr w:type="spellStart"/>
      <w:r>
        <w:t>focussed</w:t>
      </w:r>
      <w:proofErr w:type="spellEnd"/>
      <w:r>
        <w:t xml:space="preserve"> its activities in four general areas – exhibitions, choreography competitions, research and publication.  Between 1932 and 1947 AID produced thirteen exhibitions and three international choreographic competitions, in addition to promoting research through its collections and ethnographic projects, and publishing a quarterly journal, </w:t>
      </w:r>
      <w:r>
        <w:rPr>
          <w:i/>
        </w:rPr>
        <w:t>La Revue des A.I.D.</w:t>
      </w:r>
      <w:r>
        <w:t xml:space="preserve"> (</w:t>
      </w:r>
      <w:r>
        <w:rPr>
          <w:i/>
        </w:rPr>
        <w:t>The AID Review),</w:t>
      </w:r>
      <w:r>
        <w:t xml:space="preserve"> from 1933-37. In a landscape marked by the pre-eminence of classical dance, AID supported modern forms of choreography, the exploration of non-Western traditions and the creation of an innovative research environment.</w:t>
      </w:r>
    </w:p>
    <w:p w14:paraId="651C3BE2" w14:textId="77777777" w:rsidR="00662B0C" w:rsidRDefault="00662B0C"/>
    <w:p w14:paraId="07322C0A" w14:textId="77777777" w:rsidR="00662B0C" w:rsidRDefault="00C96F91">
      <w:r>
        <w:rPr>
          <w:b/>
        </w:rPr>
        <w:t>Founding and Key Figures</w:t>
      </w:r>
    </w:p>
    <w:p w14:paraId="2AD0346E" w14:textId="77777777" w:rsidR="00662B0C" w:rsidRDefault="00C96F91">
      <w:r>
        <w:t>On 16 June 1931</w:t>
      </w:r>
      <w:r w:rsidR="00A170EB">
        <w:t>,</w:t>
      </w:r>
      <w:r>
        <w:t xml:space="preserve"> Rolf de </w:t>
      </w:r>
      <w:proofErr w:type="spellStart"/>
      <w:r>
        <w:t>Maré</w:t>
      </w:r>
      <w:proofErr w:type="spellEnd"/>
      <w:r>
        <w:t xml:space="preserve"> founded the Archives </w:t>
      </w:r>
      <w:proofErr w:type="spellStart"/>
      <w:r>
        <w:t>Internationales</w:t>
      </w:r>
      <w:proofErr w:type="spellEnd"/>
      <w:r>
        <w:t xml:space="preserve"> de la </w:t>
      </w:r>
      <w:proofErr w:type="spellStart"/>
      <w:r>
        <w:t>Danse</w:t>
      </w:r>
      <w:proofErr w:type="spellEnd"/>
      <w:r>
        <w:t xml:space="preserve"> (AID)</w:t>
      </w:r>
      <w:r>
        <w:rPr>
          <w:b/>
        </w:rPr>
        <w:t xml:space="preserve"> </w:t>
      </w:r>
      <w:r>
        <w:t xml:space="preserve">in memory of the Ballets </w:t>
      </w:r>
      <w:proofErr w:type="spellStart"/>
      <w:r>
        <w:t>Suédois</w:t>
      </w:r>
      <w:proofErr w:type="spellEnd"/>
      <w:r>
        <w:t xml:space="preserve"> and its principal dancer/choreographer Jean </w:t>
      </w:r>
      <w:proofErr w:type="spellStart"/>
      <w:r>
        <w:t>Börlin</w:t>
      </w:r>
      <w:proofErr w:type="spellEnd"/>
      <w:r>
        <w:t xml:space="preserve">. Situated </w:t>
      </w:r>
      <w:proofErr w:type="gramStart"/>
      <w:r>
        <w:t>at 6 rue Vital in the heart of the 16th arrondissement,</w:t>
      </w:r>
      <w:proofErr w:type="gramEnd"/>
      <w:r>
        <w:t xml:space="preserve"> it challenged the city’s traditional dance centre represented by the Paris </w:t>
      </w:r>
      <w:proofErr w:type="spellStart"/>
      <w:r>
        <w:t>Opéra</w:t>
      </w:r>
      <w:proofErr w:type="spellEnd"/>
      <w:r>
        <w:t xml:space="preserve"> in the 9th. AID identified itself with the cosmopolitan, bourgeois milieu of the 16th’s many dance studios and with the intellectual elite which gravitated to the </w:t>
      </w:r>
      <w:proofErr w:type="spellStart"/>
      <w:r>
        <w:t>Musée</w:t>
      </w:r>
      <w:proofErr w:type="spellEnd"/>
      <w:r>
        <w:t xml:space="preserve"> </w:t>
      </w:r>
      <w:proofErr w:type="spellStart"/>
      <w:r>
        <w:t>d’Ethnographie</w:t>
      </w:r>
      <w:proofErr w:type="spellEnd"/>
      <w:r>
        <w:t xml:space="preserve"> in the same </w:t>
      </w:r>
      <w:proofErr w:type="spellStart"/>
      <w:r>
        <w:t>neighbourhood</w:t>
      </w:r>
      <w:proofErr w:type="spellEnd"/>
      <w:r>
        <w:t>.</w:t>
      </w:r>
    </w:p>
    <w:p w14:paraId="10782DAA" w14:textId="77777777" w:rsidR="00662B0C" w:rsidRDefault="00662B0C"/>
    <w:p w14:paraId="6D7C9418" w14:textId="77777777" w:rsidR="00662B0C" w:rsidRDefault="00C96F91">
      <w:r>
        <w:t xml:space="preserve">This groundbreaking foundation, directed by Pierre </w:t>
      </w:r>
      <w:proofErr w:type="spellStart"/>
      <w:r>
        <w:t>Tugal</w:t>
      </w:r>
      <w:proofErr w:type="spellEnd"/>
      <w:r>
        <w:t xml:space="preserve"> (né Ilia </w:t>
      </w:r>
      <w:proofErr w:type="spellStart"/>
      <w:r>
        <w:t>Mikhaïlov</w:t>
      </w:r>
      <w:proofErr w:type="spellEnd"/>
      <w:r>
        <w:t xml:space="preserve"> </w:t>
      </w:r>
      <w:proofErr w:type="spellStart"/>
      <w:r>
        <w:t>Epschtein</w:t>
      </w:r>
      <w:proofErr w:type="spellEnd"/>
      <w:r>
        <w:t xml:space="preserve">), a doctor of law of Russian Jewish descent, was the first such </w:t>
      </w:r>
      <w:proofErr w:type="spellStart"/>
      <w:r>
        <w:t>organisation</w:t>
      </w:r>
      <w:proofErr w:type="spellEnd"/>
      <w:r>
        <w:t xml:space="preserve"> devoted exclusively to dance. The executive team which ran AID included </w:t>
      </w:r>
      <w:proofErr w:type="spellStart"/>
      <w:r>
        <w:t>Tugal’s</w:t>
      </w:r>
      <w:proofErr w:type="spellEnd"/>
      <w:r>
        <w:t xml:space="preserve"> wife, the musician </w:t>
      </w:r>
      <w:proofErr w:type="spellStart"/>
      <w:r>
        <w:t>Thérèse</w:t>
      </w:r>
      <w:proofErr w:type="spellEnd"/>
      <w:r>
        <w:t xml:space="preserve"> </w:t>
      </w:r>
      <w:proofErr w:type="spellStart"/>
      <w:r>
        <w:t>Tugal</w:t>
      </w:r>
      <w:proofErr w:type="spellEnd"/>
      <w:r>
        <w:t xml:space="preserve"> (of Polish origin), the architect </w:t>
      </w:r>
      <w:proofErr w:type="spellStart"/>
      <w:r>
        <w:t>Stanislas</w:t>
      </w:r>
      <w:proofErr w:type="spellEnd"/>
      <w:r>
        <w:t xml:space="preserve"> Landau, the composer </w:t>
      </w:r>
      <w:proofErr w:type="spellStart"/>
      <w:r>
        <w:t>Alexandre</w:t>
      </w:r>
      <w:proofErr w:type="spellEnd"/>
      <w:r>
        <w:t xml:space="preserve"> </w:t>
      </w:r>
      <w:proofErr w:type="spellStart"/>
      <w:r>
        <w:t>Tansman</w:t>
      </w:r>
      <w:proofErr w:type="spellEnd"/>
      <w:r>
        <w:t xml:space="preserve"> (</w:t>
      </w:r>
      <w:proofErr w:type="spellStart"/>
      <w:r>
        <w:t>Thérèse’s</w:t>
      </w:r>
      <w:proofErr w:type="spellEnd"/>
      <w:r>
        <w:t xml:space="preserve"> brother), and the theatre photographer Max Erlanger de Rosen, joined by contributors to AID’s quarterly review.  </w:t>
      </w:r>
    </w:p>
    <w:p w14:paraId="5F4A458B" w14:textId="77777777" w:rsidR="00662B0C" w:rsidRDefault="00662B0C"/>
    <w:p w14:paraId="3F5AC3D5" w14:textId="77777777" w:rsidR="00662B0C" w:rsidRDefault="00C96F91">
      <w:r>
        <w:rPr>
          <w:b/>
        </w:rPr>
        <w:t>Contribution to the Field and to Modernism</w:t>
      </w:r>
    </w:p>
    <w:p w14:paraId="18179028" w14:textId="77777777" w:rsidR="00662B0C" w:rsidRDefault="00C96F91">
      <w:r>
        <w:t xml:space="preserve">From the start, AID set out to collect as many dance-related materials as possible by soliciting objects from the heirs of renowned dancers and collectors – books, photographs, images, </w:t>
      </w:r>
      <w:proofErr w:type="spellStart"/>
      <w:r>
        <w:t>programmes</w:t>
      </w:r>
      <w:proofErr w:type="spellEnd"/>
      <w:r>
        <w:t xml:space="preserve">, costumes and memorabilia of all kinds.  The museum, which had wings devoted to Anna </w:t>
      </w:r>
      <w:proofErr w:type="spellStart"/>
      <w:r>
        <w:t>Pavlova</w:t>
      </w:r>
      <w:proofErr w:type="spellEnd"/>
      <w:r>
        <w:t xml:space="preserve">, Marie </w:t>
      </w:r>
      <w:proofErr w:type="spellStart"/>
      <w:r>
        <w:t>Taglioni</w:t>
      </w:r>
      <w:proofErr w:type="spellEnd"/>
      <w:r>
        <w:t xml:space="preserve"> and the Ballets </w:t>
      </w:r>
      <w:proofErr w:type="spellStart"/>
      <w:r>
        <w:t>Suédois</w:t>
      </w:r>
      <w:proofErr w:type="spellEnd"/>
      <w:r>
        <w:t xml:space="preserve">, established what de </w:t>
      </w:r>
      <w:proofErr w:type="spellStart"/>
      <w:r>
        <w:t>Maré</w:t>
      </w:r>
      <w:proofErr w:type="spellEnd"/>
      <w:r>
        <w:t xml:space="preserve"> and </w:t>
      </w:r>
      <w:proofErr w:type="spellStart"/>
      <w:r>
        <w:t>Tugal</w:t>
      </w:r>
      <w:proofErr w:type="spellEnd"/>
      <w:r>
        <w:t xml:space="preserve"> considered dance’s patrimonial status, while offering spectators a link to the quotidian lives of the various subjects. The collections themselves, </w:t>
      </w:r>
      <w:proofErr w:type="spellStart"/>
      <w:r>
        <w:t>organised</w:t>
      </w:r>
      <w:proofErr w:type="spellEnd"/>
      <w:r>
        <w:t xml:space="preserve"> around major subjects and in national sections, were intended to engender ‘scientific’ or scholarly discourse.</w:t>
      </w:r>
    </w:p>
    <w:p w14:paraId="5B0216D6" w14:textId="77777777" w:rsidR="00662B0C" w:rsidRDefault="00662B0C"/>
    <w:p w14:paraId="7A32F471" w14:textId="77777777" w:rsidR="00662B0C" w:rsidRDefault="00C96F91">
      <w:r>
        <w:t xml:space="preserve">Conscious of the limits of such heterogeneous collections and seeking to distinguish itself from a traditional archive, AID from the outset engaged dancers, choreographers and teachers, </w:t>
      </w:r>
      <w:proofErr w:type="spellStart"/>
      <w:r>
        <w:t>emphasising</w:t>
      </w:r>
      <w:proofErr w:type="spellEnd"/>
      <w:r>
        <w:t xml:space="preserve"> dance’s critical relationship to the present through an eclectic </w:t>
      </w:r>
      <w:proofErr w:type="spellStart"/>
      <w:r>
        <w:t>programme</w:t>
      </w:r>
      <w:proofErr w:type="spellEnd"/>
      <w:r>
        <w:t xml:space="preserve"> of dance recitals and lecture-demonstrations (such as Robert Quinault’s ‘Dance in France During the Third Republic’) which became a ‘collection’ in its own right. When planning its 1932 choreographic competition, a memorial for Jean </w:t>
      </w:r>
      <w:proofErr w:type="spellStart"/>
      <w:r>
        <w:t>Börlin</w:t>
      </w:r>
      <w:proofErr w:type="spellEnd"/>
      <w:r>
        <w:t xml:space="preserve">, and its 1934 competition for young </w:t>
      </w:r>
      <w:r>
        <w:lastRenderedPageBreak/>
        <w:t xml:space="preserve">dancers, AID surveyed more than a dozen teachers and choreographers, including </w:t>
      </w:r>
      <w:proofErr w:type="spellStart"/>
      <w:r>
        <w:t>Bronislava</w:t>
      </w:r>
      <w:proofErr w:type="spellEnd"/>
      <w:r>
        <w:t xml:space="preserve"> </w:t>
      </w:r>
      <w:proofErr w:type="spellStart"/>
      <w:r>
        <w:t>Nijinska</w:t>
      </w:r>
      <w:proofErr w:type="spellEnd"/>
      <w:r>
        <w:t xml:space="preserve">, </w:t>
      </w:r>
      <w:proofErr w:type="spellStart"/>
      <w:r>
        <w:t>Alexandre</w:t>
      </w:r>
      <w:proofErr w:type="spellEnd"/>
      <w:r>
        <w:t xml:space="preserve"> </w:t>
      </w:r>
      <w:proofErr w:type="spellStart"/>
      <w:r>
        <w:t>Volinine</w:t>
      </w:r>
      <w:proofErr w:type="spellEnd"/>
      <w:r>
        <w:t xml:space="preserve">, Nathalie </w:t>
      </w:r>
      <w:proofErr w:type="spellStart"/>
      <w:r>
        <w:t>Boutkovsky</w:t>
      </w:r>
      <w:proofErr w:type="spellEnd"/>
      <w:r>
        <w:t xml:space="preserve"> and Alice </w:t>
      </w:r>
      <w:proofErr w:type="spellStart"/>
      <w:r>
        <w:t>Vronska</w:t>
      </w:r>
      <w:proofErr w:type="spellEnd"/>
      <w:r>
        <w:t xml:space="preserve"> – about the rules that should be set for the two different events.</w:t>
      </w:r>
    </w:p>
    <w:p w14:paraId="0FD8980D" w14:textId="77777777" w:rsidR="00662B0C" w:rsidRDefault="00662B0C"/>
    <w:p w14:paraId="034DEE16" w14:textId="77777777" w:rsidR="00662B0C" w:rsidRDefault="00C96F91">
      <w:r>
        <w:t xml:space="preserve">The choreographic competitions, which were international and open to all styles and techniques, lay at the heart of AID’s aesthetic project. Paradoxically, in spite of de </w:t>
      </w:r>
      <w:proofErr w:type="spellStart"/>
      <w:r>
        <w:t>Maré’s</w:t>
      </w:r>
      <w:proofErr w:type="spellEnd"/>
      <w:r>
        <w:t xml:space="preserve"> wealth and interest in film, there are no recordings of these competitions, although AID went to great lengths to document them.  But archiving was not </w:t>
      </w:r>
      <w:r w:rsidR="00A170EB">
        <w:t xml:space="preserve">the institution’s </w:t>
      </w:r>
      <w:r>
        <w:t xml:space="preserve">sole goal.  More important was creating the conditions to foster new work.  In 1932 Kurt </w:t>
      </w:r>
      <w:proofErr w:type="spellStart"/>
      <w:r>
        <w:t>Jooss</w:t>
      </w:r>
      <w:proofErr w:type="spellEnd"/>
      <w:r>
        <w:t xml:space="preserve">’ </w:t>
      </w:r>
      <w:r>
        <w:rPr>
          <w:i/>
        </w:rPr>
        <w:t>The Green Table</w:t>
      </w:r>
      <w:r>
        <w:t xml:space="preserve"> (1932) won AID’s first competition.  Its second, held in Stockholm in 1945, saw the victory of Julian </w:t>
      </w:r>
      <w:proofErr w:type="spellStart"/>
      <w:r>
        <w:t>Algo’s</w:t>
      </w:r>
      <w:proofErr w:type="spellEnd"/>
      <w:r>
        <w:t xml:space="preserve"> </w:t>
      </w:r>
      <w:proofErr w:type="spellStart"/>
      <w:r>
        <w:rPr>
          <w:i/>
        </w:rPr>
        <w:t>Visioner</w:t>
      </w:r>
      <w:proofErr w:type="spellEnd"/>
      <w:r>
        <w:t xml:space="preserve"> (</w:t>
      </w:r>
      <w:r>
        <w:rPr>
          <w:i/>
        </w:rPr>
        <w:t>Visions</w:t>
      </w:r>
      <w:r>
        <w:t xml:space="preserve">).  Jean </w:t>
      </w:r>
      <w:proofErr w:type="spellStart"/>
      <w:r>
        <w:t>Weidt’s</w:t>
      </w:r>
      <w:proofErr w:type="spellEnd"/>
      <w:r>
        <w:t xml:space="preserve"> </w:t>
      </w:r>
      <w:r>
        <w:rPr>
          <w:i/>
        </w:rPr>
        <w:t>La Cellule</w:t>
      </w:r>
      <w:r>
        <w:t xml:space="preserve"> (</w:t>
      </w:r>
      <w:r>
        <w:rPr>
          <w:i/>
        </w:rPr>
        <w:t>The Cell</w:t>
      </w:r>
      <w:r>
        <w:t xml:space="preserve">), with Françoise and Dominique </w:t>
      </w:r>
      <w:proofErr w:type="spellStart"/>
      <w:r>
        <w:t>Dupuy</w:t>
      </w:r>
      <w:proofErr w:type="spellEnd"/>
      <w:r>
        <w:t xml:space="preserve">, pioneers of modern dance in France, won the third, held in Copenhagen in 1947. In making </w:t>
      </w:r>
      <w:proofErr w:type="spellStart"/>
      <w:r>
        <w:t>Börlin</w:t>
      </w:r>
      <w:proofErr w:type="spellEnd"/>
      <w:r>
        <w:t xml:space="preserve"> the symbolic godfather of these competitions, AID proposed an alternative to ballet as the foundation for a new choreography: remembering his experimentalism became a strategy for creating new work.</w:t>
      </w:r>
    </w:p>
    <w:p w14:paraId="5FB380C8" w14:textId="77777777" w:rsidR="00662B0C" w:rsidRDefault="00662B0C"/>
    <w:p w14:paraId="04605ABE" w14:textId="77777777" w:rsidR="00662B0C" w:rsidRDefault="00C96F91">
      <w:r>
        <w:t xml:space="preserve">Another major pillar of the AID project was research and publishing. The goal was to fill the intellectual lacunae associated with dance by placing its study on a rational basis and by writing its complete history. </w:t>
      </w:r>
      <w:r>
        <w:rPr>
          <w:i/>
        </w:rPr>
        <w:t>La Revue des A.I.D.</w:t>
      </w:r>
      <w:r>
        <w:t xml:space="preserve"> not only offered its readers access to contemporary research (substantial articles on major dance protagonists and dance history) but also sparked debate on different topics. In 1935, following lecture-demonstrations by more than thirty teachers (including Julia Marcus, </w:t>
      </w:r>
      <w:proofErr w:type="spellStart"/>
      <w:r>
        <w:t>Irène</w:t>
      </w:r>
      <w:proofErr w:type="spellEnd"/>
      <w:r>
        <w:t xml:space="preserve"> </w:t>
      </w:r>
      <w:proofErr w:type="spellStart"/>
      <w:r>
        <w:t>Popard</w:t>
      </w:r>
      <w:proofErr w:type="spellEnd"/>
      <w:r>
        <w:t xml:space="preserve"> and Heinz </w:t>
      </w:r>
      <w:proofErr w:type="spellStart"/>
      <w:r>
        <w:t>Finkel</w:t>
      </w:r>
      <w:proofErr w:type="spellEnd"/>
      <w:r>
        <w:t xml:space="preserve">) and their students, the review published a special issue on new aesthetic approaches emerging in France and Central Europe. </w:t>
      </w:r>
    </w:p>
    <w:p w14:paraId="7F85EC95" w14:textId="77777777" w:rsidR="00662B0C" w:rsidRDefault="00662B0C"/>
    <w:p w14:paraId="4FD20DDC" w14:textId="77777777" w:rsidR="00662B0C" w:rsidRDefault="00C96F91">
      <w:r>
        <w:t xml:space="preserve">The origin of dance and the universality of a dance language were questions addressed through the creation of a section dedicated to ethnography, an emerging discipline in the 1930s. In 1934 </w:t>
      </w:r>
      <w:r>
        <w:rPr>
          <w:i/>
        </w:rPr>
        <w:t>La Revue</w:t>
      </w:r>
      <w:r>
        <w:t xml:space="preserve"> dedicated a special issue on ‘</w:t>
      </w:r>
      <w:proofErr w:type="spellStart"/>
      <w:r>
        <w:t>Danses</w:t>
      </w:r>
      <w:proofErr w:type="spellEnd"/>
      <w:r>
        <w:t xml:space="preserve"> </w:t>
      </w:r>
      <w:proofErr w:type="spellStart"/>
      <w:r>
        <w:t>populaires</w:t>
      </w:r>
      <w:proofErr w:type="spellEnd"/>
      <w:r>
        <w:t xml:space="preserve">’ (‘Popular Dances’), inaugurating the first of many publications on folklore and world dance.  Always an avid traveller, de </w:t>
      </w:r>
      <w:proofErr w:type="spellStart"/>
      <w:r>
        <w:t>Maré</w:t>
      </w:r>
      <w:proofErr w:type="spellEnd"/>
      <w:r>
        <w:t xml:space="preserve"> conducted a series of study trips in 1934 that took him to Hungary, Bulgaria and the Soviet Union (among other countries of Central and Eastern Europe) to document popular dances in a region where they were thought to be more vibrant because of the population’s predominantly rural character.  This was followed by four important exhibitions: ‘Les </w:t>
      </w:r>
      <w:proofErr w:type="spellStart"/>
      <w:r>
        <w:t>Vieilles</w:t>
      </w:r>
      <w:proofErr w:type="spellEnd"/>
      <w:r>
        <w:t xml:space="preserve"> </w:t>
      </w:r>
      <w:proofErr w:type="spellStart"/>
      <w:r>
        <w:t>Danses</w:t>
      </w:r>
      <w:proofErr w:type="spellEnd"/>
      <w:r>
        <w:t xml:space="preserve"> de France’ (‘Old Dances of France’, 1935), which documented a repertoire of endangered dances; ‘Les </w:t>
      </w:r>
      <w:proofErr w:type="spellStart"/>
      <w:r>
        <w:t>Danses</w:t>
      </w:r>
      <w:proofErr w:type="spellEnd"/>
      <w:r>
        <w:t xml:space="preserve"> </w:t>
      </w:r>
      <w:proofErr w:type="spellStart"/>
      <w:r>
        <w:t>populaires</w:t>
      </w:r>
      <w:proofErr w:type="spellEnd"/>
      <w:r>
        <w:t xml:space="preserve"> </w:t>
      </w:r>
      <w:proofErr w:type="spellStart"/>
      <w:r>
        <w:t>d’Europe</w:t>
      </w:r>
      <w:proofErr w:type="spellEnd"/>
      <w:r>
        <w:t>’ (‘Popular Dances of Europe’, 1937) and ‘</w:t>
      </w:r>
      <w:proofErr w:type="spellStart"/>
      <w:r>
        <w:t>Théâtre</w:t>
      </w:r>
      <w:proofErr w:type="spellEnd"/>
      <w:r>
        <w:t xml:space="preserve"> et </w:t>
      </w:r>
      <w:proofErr w:type="spellStart"/>
      <w:r>
        <w:t>danses</w:t>
      </w:r>
      <w:proofErr w:type="spellEnd"/>
      <w:r>
        <w:t xml:space="preserve"> des </w:t>
      </w:r>
      <w:proofErr w:type="spellStart"/>
      <w:r>
        <w:t>Indes</w:t>
      </w:r>
      <w:proofErr w:type="spellEnd"/>
      <w:r>
        <w:t xml:space="preserve"> </w:t>
      </w:r>
      <w:proofErr w:type="spellStart"/>
      <w:r>
        <w:t>néerlandaises</w:t>
      </w:r>
      <w:proofErr w:type="spellEnd"/>
      <w:r>
        <w:t xml:space="preserve">’ (‘Theatre and Dance of the Netherlands’ Indies’) and ‘La </w:t>
      </w:r>
      <w:proofErr w:type="spellStart"/>
      <w:r>
        <w:t>Danse</w:t>
      </w:r>
      <w:proofErr w:type="spellEnd"/>
      <w:r>
        <w:t xml:space="preserve"> </w:t>
      </w:r>
      <w:proofErr w:type="spellStart"/>
      <w:r>
        <w:t>japonaise</w:t>
      </w:r>
      <w:proofErr w:type="spellEnd"/>
      <w:r>
        <w:t xml:space="preserve"> à travers les </w:t>
      </w:r>
      <w:proofErr w:type="spellStart"/>
      <w:r>
        <w:t>âges</w:t>
      </w:r>
      <w:proofErr w:type="spellEnd"/>
      <w:r>
        <w:t>’ (‘Japanese Dance Through the Ages’), both in 1939.</w:t>
      </w:r>
    </w:p>
    <w:p w14:paraId="486A82F8" w14:textId="77777777" w:rsidR="00662B0C" w:rsidRDefault="00662B0C"/>
    <w:p w14:paraId="392F39F6" w14:textId="77777777" w:rsidR="00662B0C" w:rsidRDefault="00C96F91">
      <w:r>
        <w:t xml:space="preserve">The 1938 ethnographic mission to the Dutch East Indies – now Indonesia – led by de </w:t>
      </w:r>
      <w:proofErr w:type="spellStart"/>
      <w:r>
        <w:t>Maré</w:t>
      </w:r>
      <w:proofErr w:type="spellEnd"/>
      <w:r>
        <w:t xml:space="preserve"> and Claire Holt resulted in the publication of </w:t>
      </w:r>
      <w:r>
        <w:rPr>
          <w:i/>
        </w:rPr>
        <w:t>Dance Quest in Celebes</w:t>
      </w:r>
      <w:r>
        <w:t xml:space="preserve"> (1939), one of the first studies of its kind. AID’s archives of the late 1930s were substantially enriched by material from this expedition – Holt’s dance notations, the collection of photographs by Hans Evert and, most importantly, the dozens of films by de </w:t>
      </w:r>
      <w:proofErr w:type="spellStart"/>
      <w:r>
        <w:t>Maré</w:t>
      </w:r>
      <w:proofErr w:type="spellEnd"/>
      <w:r>
        <w:t xml:space="preserve"> with explanatory text by Holt, housed today at the </w:t>
      </w:r>
      <w:proofErr w:type="spellStart"/>
      <w:r>
        <w:t>Dansmuseet</w:t>
      </w:r>
      <w:proofErr w:type="spellEnd"/>
      <w:r>
        <w:t xml:space="preserve"> in Stockholm. The goal of this expedition was to collect as much documentation as possible and formulate the principles of a methodology applicable to the study of the region’s dances which would ultimately serve as a broader theoretical model.</w:t>
      </w:r>
    </w:p>
    <w:p w14:paraId="63CF7259" w14:textId="77777777" w:rsidR="00662B0C" w:rsidRDefault="00C96F91">
      <w:r>
        <w:t>Even if Holt’s work did not become the model for post-World War II anthropologists, the creation of an ethnographic collection specific to dance was a major contribution to dance research.  The idea itself of archiving choreographic works and dance-related objects of all kinds represents the foundation of a dance-specific museology.  However, the scholarly need for methodological classification also testifies to the need to preserve collective memory.  In this sense, AID was inspired by the ancestral quest: to get to the origin of man through dance.  With its broad vision to give all dance forms the status of an independent discipline, AID remains a unique adventure in the history of dance in France.</w:t>
      </w:r>
    </w:p>
    <w:p w14:paraId="2862B453" w14:textId="77777777" w:rsidR="00662B0C" w:rsidRDefault="00662B0C"/>
    <w:p w14:paraId="6DAC8E85" w14:textId="25EEA81C" w:rsidR="00662B0C" w:rsidRDefault="00C96F91">
      <w:r>
        <w:t xml:space="preserve">After </w:t>
      </w:r>
      <w:r w:rsidR="006E33DC">
        <w:t>the Second World War</w:t>
      </w:r>
      <w:bookmarkStart w:id="0" w:name="_GoBack"/>
      <w:bookmarkEnd w:id="0"/>
      <w:r>
        <w:t xml:space="preserve">, AID and especially Pierre </w:t>
      </w:r>
      <w:proofErr w:type="spellStart"/>
      <w:r>
        <w:t>Tugal</w:t>
      </w:r>
      <w:proofErr w:type="spellEnd"/>
      <w:r>
        <w:t xml:space="preserve"> promoted modern dancers such as Jacqueline Robinson, Anne </w:t>
      </w:r>
      <w:proofErr w:type="spellStart"/>
      <w:r>
        <w:t>Gardon</w:t>
      </w:r>
      <w:proofErr w:type="spellEnd"/>
      <w:r>
        <w:t xml:space="preserve">, Geneviève </w:t>
      </w:r>
      <w:proofErr w:type="spellStart"/>
      <w:r>
        <w:t>Mallarmé</w:t>
      </w:r>
      <w:proofErr w:type="spellEnd"/>
      <w:r>
        <w:t xml:space="preserve"> and Jerome Andrews, offering them a stage for experimentation at a time when modern dance had yet to be </w:t>
      </w:r>
      <w:proofErr w:type="spellStart"/>
      <w:r>
        <w:t>recognised</w:t>
      </w:r>
      <w:proofErr w:type="spellEnd"/>
      <w:r>
        <w:t xml:space="preserve"> by the French state. One of the last lecture-demonstrations </w:t>
      </w:r>
      <w:proofErr w:type="spellStart"/>
      <w:r>
        <w:t>organised</w:t>
      </w:r>
      <w:proofErr w:type="spellEnd"/>
      <w:r>
        <w:t xml:space="preserve"> by AID was Françoise and Dominique </w:t>
      </w:r>
      <w:proofErr w:type="spellStart"/>
      <w:r>
        <w:t>Dupuy’s</w:t>
      </w:r>
      <w:proofErr w:type="spellEnd"/>
      <w:r>
        <w:t xml:space="preserve"> ‘</w:t>
      </w:r>
      <w:proofErr w:type="spellStart"/>
      <w:r>
        <w:t>Vers</w:t>
      </w:r>
      <w:proofErr w:type="spellEnd"/>
      <w:r>
        <w:t xml:space="preserve"> </w:t>
      </w:r>
      <w:proofErr w:type="spellStart"/>
      <w:r>
        <w:t>l’élaboration</w:t>
      </w:r>
      <w:proofErr w:type="spellEnd"/>
      <w:r>
        <w:t xml:space="preserve"> de la </w:t>
      </w:r>
      <w:proofErr w:type="spellStart"/>
      <w:r>
        <w:t>danse</w:t>
      </w:r>
      <w:proofErr w:type="spellEnd"/>
      <w:r>
        <w:t xml:space="preserve"> </w:t>
      </w:r>
      <w:proofErr w:type="spellStart"/>
      <w:r>
        <w:t>moderne</w:t>
      </w:r>
      <w:proofErr w:type="spellEnd"/>
      <w:r>
        <w:t>’ (‘Toward the Elaboration of Modern Dance’) in 1949, the first of their long career.</w:t>
      </w:r>
    </w:p>
    <w:p w14:paraId="0FE47144" w14:textId="77777777" w:rsidR="00662B0C" w:rsidRDefault="00C96F91">
      <w:pPr>
        <w:rPr>
          <w:color w:val="000000"/>
        </w:rPr>
      </w:pPr>
      <w:r>
        <w:rPr>
          <w:color w:val="FF0000"/>
        </w:rPr>
        <w:t xml:space="preserve"> </w:t>
      </w:r>
    </w:p>
    <w:p w14:paraId="49D9F560" w14:textId="77777777" w:rsidR="00662B0C" w:rsidRDefault="00C96F91">
      <w:pPr>
        <w:rPr>
          <w:color w:val="000000"/>
        </w:rPr>
      </w:pPr>
      <w:r>
        <w:rPr>
          <w:color w:val="000000"/>
        </w:rPr>
        <w:t xml:space="preserve">In 1951, after twenty years of activity, the Foundation was dissolved. De </w:t>
      </w:r>
      <w:proofErr w:type="spellStart"/>
      <w:r>
        <w:rPr>
          <w:color w:val="000000"/>
        </w:rPr>
        <w:t>Maré’s</w:t>
      </w:r>
      <w:proofErr w:type="spellEnd"/>
      <w:r>
        <w:rPr>
          <w:color w:val="000000"/>
        </w:rPr>
        <w:t xml:space="preserve"> loss of interest and postwar financial difficulties as well as conflicts with his head curator, Pierre </w:t>
      </w:r>
      <w:proofErr w:type="spellStart"/>
      <w:r>
        <w:rPr>
          <w:color w:val="000000"/>
        </w:rPr>
        <w:t>Tugal</w:t>
      </w:r>
      <w:proofErr w:type="spellEnd"/>
      <w:r>
        <w:rPr>
          <w:color w:val="000000"/>
        </w:rPr>
        <w:t xml:space="preserve">, contributed to its slow decline and eventual demise. With </w:t>
      </w:r>
      <w:proofErr w:type="spellStart"/>
      <w:r>
        <w:rPr>
          <w:color w:val="000000"/>
        </w:rPr>
        <w:t>Ferdinando</w:t>
      </w:r>
      <w:proofErr w:type="spellEnd"/>
      <w:r>
        <w:rPr>
          <w:color w:val="000000"/>
        </w:rPr>
        <w:t xml:space="preserve"> Reyna, </w:t>
      </w:r>
      <w:proofErr w:type="spellStart"/>
      <w:r>
        <w:rPr>
          <w:color w:val="000000"/>
        </w:rPr>
        <w:t>Tugal</w:t>
      </w:r>
      <w:proofErr w:type="spellEnd"/>
      <w:r>
        <w:rPr>
          <w:color w:val="000000"/>
        </w:rPr>
        <w:t xml:space="preserve"> established the Centre International de Documentation pour la </w:t>
      </w:r>
      <w:proofErr w:type="spellStart"/>
      <w:r>
        <w:rPr>
          <w:color w:val="000000"/>
        </w:rPr>
        <w:t>Danse</w:t>
      </w:r>
      <w:proofErr w:type="spellEnd"/>
      <w:r>
        <w:rPr>
          <w:color w:val="000000"/>
        </w:rPr>
        <w:t xml:space="preserve"> (International Documentation Centre for Dance), but it was short-lived, and its failure left France without any comparable institution until the creation of the Centre National de la </w:t>
      </w:r>
      <w:proofErr w:type="spellStart"/>
      <w:r>
        <w:rPr>
          <w:color w:val="000000"/>
        </w:rPr>
        <w:t>Danse</w:t>
      </w:r>
      <w:proofErr w:type="spellEnd"/>
      <w:r>
        <w:rPr>
          <w:color w:val="000000"/>
        </w:rPr>
        <w:t xml:space="preserve"> (National Dance Centre) in 1998. </w:t>
      </w:r>
    </w:p>
    <w:p w14:paraId="49A73C24" w14:textId="77777777" w:rsidR="00662B0C" w:rsidRDefault="00662B0C">
      <w:pPr>
        <w:rPr>
          <w:color w:val="000000"/>
        </w:rPr>
      </w:pPr>
    </w:p>
    <w:p w14:paraId="2FBB09DF" w14:textId="77777777" w:rsidR="00662B0C" w:rsidRDefault="00C96F91">
      <w:pPr>
        <w:rPr>
          <w:color w:val="000000"/>
        </w:rPr>
      </w:pPr>
      <w:r>
        <w:rPr>
          <w:color w:val="000000"/>
        </w:rPr>
        <w:t xml:space="preserve">With the Foundation’s demise, the AID collections were split between France and Sweden. The donation to the </w:t>
      </w:r>
      <w:proofErr w:type="spellStart"/>
      <w:r>
        <w:rPr>
          <w:color w:val="000000"/>
        </w:rPr>
        <w:t>Bibliothèque</w:t>
      </w:r>
      <w:proofErr w:type="spellEnd"/>
      <w:r>
        <w:rPr>
          <w:color w:val="000000"/>
        </w:rPr>
        <w:t xml:space="preserve"> </w:t>
      </w:r>
      <w:proofErr w:type="spellStart"/>
      <w:r>
        <w:rPr>
          <w:color w:val="000000"/>
        </w:rPr>
        <w:t>Nationale</w:t>
      </w:r>
      <w:proofErr w:type="spellEnd"/>
      <w:r>
        <w:rPr>
          <w:color w:val="000000"/>
        </w:rPr>
        <w:t xml:space="preserve"> took place in January 1952, after a protracted legal procedure, while the East Asia and Ballets </w:t>
      </w:r>
      <w:proofErr w:type="spellStart"/>
      <w:r>
        <w:rPr>
          <w:color w:val="000000"/>
        </w:rPr>
        <w:t>Suédois</w:t>
      </w:r>
      <w:proofErr w:type="spellEnd"/>
      <w:r>
        <w:rPr>
          <w:color w:val="000000"/>
        </w:rPr>
        <w:t xml:space="preserve"> collections served as the basis for the </w:t>
      </w:r>
      <w:proofErr w:type="spellStart"/>
      <w:r>
        <w:rPr>
          <w:color w:val="000000"/>
        </w:rPr>
        <w:t>Dansmuseet</w:t>
      </w:r>
      <w:proofErr w:type="spellEnd"/>
      <w:r>
        <w:rPr>
          <w:color w:val="000000"/>
        </w:rPr>
        <w:t xml:space="preserve"> – or Dance Museum – established in Stockholm in 1953. Today the materials from the old AID collection constitute one of the most important collections within the </w:t>
      </w:r>
      <w:proofErr w:type="spellStart"/>
      <w:r>
        <w:rPr>
          <w:color w:val="000000"/>
        </w:rPr>
        <w:t>Bibliothèque-Musée</w:t>
      </w:r>
      <w:proofErr w:type="spellEnd"/>
      <w:r>
        <w:rPr>
          <w:color w:val="000000"/>
        </w:rPr>
        <w:t xml:space="preserve"> de </w:t>
      </w:r>
      <w:proofErr w:type="spellStart"/>
      <w:r>
        <w:rPr>
          <w:color w:val="000000"/>
        </w:rPr>
        <w:t>l’Opéra</w:t>
      </w:r>
      <w:proofErr w:type="spellEnd"/>
      <w:r>
        <w:rPr>
          <w:color w:val="000000"/>
        </w:rPr>
        <w:t xml:space="preserve"> in Paris.</w:t>
      </w:r>
    </w:p>
    <w:p w14:paraId="35766CDB" w14:textId="77777777" w:rsidR="00662B0C" w:rsidRDefault="00662B0C">
      <w:pPr>
        <w:rPr>
          <w:color w:val="000000"/>
        </w:rPr>
      </w:pPr>
    </w:p>
    <w:p w14:paraId="1B3AD3EB" w14:textId="77777777" w:rsidR="00662B0C" w:rsidRDefault="00C96F91">
      <w:pPr>
        <w:rPr>
          <w:b/>
          <w:color w:val="000000"/>
          <w:lang w:val="fr-FR"/>
        </w:rPr>
      </w:pPr>
      <w:proofErr w:type="spellStart"/>
      <w:r>
        <w:rPr>
          <w:b/>
          <w:color w:val="000000"/>
          <w:lang w:val="fr-FR"/>
        </w:rPr>
        <w:t>Reference</w:t>
      </w:r>
      <w:r w:rsidR="00ED114E">
        <w:rPr>
          <w:b/>
          <w:color w:val="000000"/>
          <w:lang w:val="fr-FR"/>
        </w:rPr>
        <w:t>s</w:t>
      </w:r>
      <w:proofErr w:type="spellEnd"/>
      <w:r>
        <w:rPr>
          <w:b/>
          <w:color w:val="000000"/>
          <w:lang w:val="fr-FR"/>
        </w:rPr>
        <w:t xml:space="preserve"> and </w:t>
      </w:r>
      <w:proofErr w:type="spellStart"/>
      <w:r>
        <w:rPr>
          <w:b/>
          <w:color w:val="000000"/>
          <w:lang w:val="fr-FR"/>
        </w:rPr>
        <w:t>Further</w:t>
      </w:r>
      <w:proofErr w:type="spellEnd"/>
      <w:r>
        <w:rPr>
          <w:b/>
          <w:color w:val="000000"/>
          <w:lang w:val="fr-FR"/>
        </w:rPr>
        <w:t xml:space="preserve"> Reading</w:t>
      </w:r>
    </w:p>
    <w:p w14:paraId="3AE0A75A" w14:textId="61BFDB25" w:rsidR="00662B0C" w:rsidRDefault="00C96F91">
      <w:pPr>
        <w:rPr>
          <w:color w:val="000000"/>
          <w:lang w:val="en-GB"/>
        </w:rPr>
      </w:pPr>
      <w:proofErr w:type="spellStart"/>
      <w:r>
        <w:rPr>
          <w:color w:val="000000"/>
          <w:lang w:val="fr-FR"/>
        </w:rPr>
        <w:t>Andus</w:t>
      </w:r>
      <w:proofErr w:type="spellEnd"/>
      <w:r>
        <w:rPr>
          <w:color w:val="000000"/>
          <w:lang w:val="fr-FR"/>
        </w:rPr>
        <w:t xml:space="preserve"> L’Hotellier, S. (2012) </w:t>
      </w:r>
      <w:r>
        <w:rPr>
          <w:i/>
          <w:color w:val="000000"/>
          <w:lang w:val="fr-FR"/>
        </w:rPr>
        <w:t xml:space="preserve">Les Archives Internationales de la Danse </w:t>
      </w:r>
      <w:r w:rsidR="00EA13F5">
        <w:rPr>
          <w:i/>
          <w:color w:val="000000"/>
          <w:lang w:val="fr-FR"/>
        </w:rPr>
        <w:t>- U</w:t>
      </w:r>
      <w:r>
        <w:rPr>
          <w:i/>
          <w:color w:val="000000"/>
          <w:lang w:val="fr-FR"/>
        </w:rPr>
        <w:t>n projet inachevé</w:t>
      </w:r>
      <w:r w:rsidR="00EA13F5">
        <w:rPr>
          <w:i/>
          <w:color w:val="000000"/>
          <w:lang w:val="fr-FR"/>
        </w:rPr>
        <w:t xml:space="preserve"> 1931-1952</w:t>
      </w:r>
      <w:r>
        <w:rPr>
          <w:color w:val="000000"/>
          <w:lang w:val="fr-FR"/>
        </w:rPr>
        <w:t xml:space="preserve">, </w:t>
      </w:r>
      <w:proofErr w:type="spellStart"/>
      <w:r>
        <w:rPr>
          <w:color w:val="000000"/>
          <w:lang w:val="fr-FR"/>
        </w:rPr>
        <w:t>preface</w:t>
      </w:r>
      <w:proofErr w:type="spellEnd"/>
      <w:r>
        <w:rPr>
          <w:color w:val="000000"/>
          <w:lang w:val="fr-FR"/>
        </w:rPr>
        <w:t xml:space="preserve"> by </w:t>
      </w:r>
      <w:r w:rsidR="00B86494">
        <w:rPr>
          <w:color w:val="000000"/>
          <w:lang w:val="fr-FR"/>
        </w:rPr>
        <w:t>F</w:t>
      </w:r>
      <w:r w:rsidR="003D7941">
        <w:rPr>
          <w:color w:val="000000"/>
          <w:lang w:val="fr-FR"/>
        </w:rPr>
        <w:t>. Dupuy</w:t>
      </w:r>
      <w:r w:rsidR="00B86494">
        <w:rPr>
          <w:color w:val="000000"/>
          <w:lang w:val="fr-FR"/>
        </w:rPr>
        <w:t xml:space="preserve"> </w:t>
      </w:r>
      <w:r>
        <w:rPr>
          <w:color w:val="000000"/>
          <w:lang w:val="fr-FR"/>
        </w:rPr>
        <w:t xml:space="preserve">and </w:t>
      </w:r>
      <w:r w:rsidR="003D7941">
        <w:rPr>
          <w:color w:val="000000"/>
          <w:lang w:val="fr-FR"/>
        </w:rPr>
        <w:t xml:space="preserve">postface </w:t>
      </w:r>
      <w:r w:rsidR="003D7941" w:rsidRPr="003D7941">
        <w:rPr>
          <w:i/>
          <w:color w:val="000000"/>
          <w:lang w:val="fr-FR"/>
        </w:rPr>
        <w:t>L’archive éperdue</w:t>
      </w:r>
      <w:r w:rsidR="003D7941">
        <w:rPr>
          <w:color w:val="000000"/>
          <w:lang w:val="fr-FR"/>
        </w:rPr>
        <w:t xml:space="preserve"> by </w:t>
      </w:r>
      <w:r w:rsidR="00B86494">
        <w:rPr>
          <w:color w:val="000000"/>
          <w:lang w:val="fr-FR"/>
        </w:rPr>
        <w:t xml:space="preserve">D. </w:t>
      </w:r>
      <w:r>
        <w:rPr>
          <w:color w:val="000000"/>
          <w:lang w:val="fr-FR"/>
        </w:rPr>
        <w:t xml:space="preserve">Dupuy, </w:t>
      </w:r>
      <w:proofErr w:type="spellStart"/>
      <w:r>
        <w:rPr>
          <w:color w:val="000000"/>
          <w:lang w:val="fr-FR"/>
        </w:rPr>
        <w:t>Cœuvres</w:t>
      </w:r>
      <w:proofErr w:type="spellEnd"/>
      <w:r>
        <w:rPr>
          <w:color w:val="000000"/>
          <w:lang w:val="fr-FR"/>
        </w:rPr>
        <w:t>-et-</w:t>
      </w:r>
      <w:proofErr w:type="spellStart"/>
      <w:r>
        <w:rPr>
          <w:color w:val="000000"/>
          <w:lang w:val="fr-FR"/>
        </w:rPr>
        <w:t>Valséry</w:t>
      </w:r>
      <w:proofErr w:type="spellEnd"/>
      <w:r>
        <w:rPr>
          <w:color w:val="000000"/>
          <w:lang w:val="fr-FR"/>
        </w:rPr>
        <w:t xml:space="preserve">: Ressouvenances. </w:t>
      </w:r>
      <w:r>
        <w:rPr>
          <w:color w:val="000000"/>
          <w:lang w:val="en-GB"/>
        </w:rPr>
        <w:t xml:space="preserve">(A history of AID and analysis of its main activities, accompanied by oral histories with key </w:t>
      </w:r>
      <w:proofErr w:type="gramStart"/>
      <w:r>
        <w:rPr>
          <w:color w:val="000000"/>
          <w:lang w:val="en-GB"/>
        </w:rPr>
        <w:t>eye-witnesses</w:t>
      </w:r>
      <w:proofErr w:type="gramEnd"/>
      <w:r>
        <w:rPr>
          <w:color w:val="000000"/>
          <w:lang w:val="en-GB"/>
        </w:rPr>
        <w:t>)</w:t>
      </w:r>
    </w:p>
    <w:p w14:paraId="5780FE63" w14:textId="77777777" w:rsidR="00662B0C" w:rsidRDefault="00662B0C">
      <w:pPr>
        <w:rPr>
          <w:color w:val="000000"/>
          <w:lang w:val="en-GB"/>
        </w:rPr>
      </w:pPr>
    </w:p>
    <w:p w14:paraId="0AABFBE0" w14:textId="77777777" w:rsidR="00662B0C" w:rsidRDefault="00C96F91">
      <w:pPr>
        <w:rPr>
          <w:color w:val="000000"/>
          <w:lang w:val="en-GB"/>
        </w:rPr>
      </w:pPr>
      <w:proofErr w:type="spellStart"/>
      <w:r>
        <w:rPr>
          <w:color w:val="000000"/>
          <w:lang w:val="fr-FR"/>
        </w:rPr>
        <w:t>Andus</w:t>
      </w:r>
      <w:proofErr w:type="spellEnd"/>
      <w:r>
        <w:rPr>
          <w:color w:val="000000"/>
          <w:lang w:val="fr-FR"/>
        </w:rPr>
        <w:t xml:space="preserve"> L’Hotellier, S. (2010) ‘Etre danseur et chorégraphe au début des années 30: retour sur une enquête des Archives Internationales de la Danse’</w:t>
      </w:r>
      <w:r w:rsidR="00B86494">
        <w:rPr>
          <w:color w:val="000000"/>
          <w:lang w:val="fr-FR"/>
        </w:rPr>
        <w:t>,</w:t>
      </w:r>
      <w:r>
        <w:rPr>
          <w:color w:val="000000"/>
          <w:lang w:val="fr-FR"/>
        </w:rPr>
        <w:t xml:space="preserve"> (</w:t>
      </w:r>
      <w:r w:rsidR="00B86494">
        <w:rPr>
          <w:color w:val="000000"/>
          <w:lang w:val="fr-FR"/>
        </w:rPr>
        <w:t>‘</w:t>
      </w:r>
      <w:proofErr w:type="spellStart"/>
      <w:r>
        <w:rPr>
          <w:color w:val="000000"/>
          <w:lang w:val="fr-FR"/>
        </w:rPr>
        <w:t>Status</w:t>
      </w:r>
      <w:proofErr w:type="spellEnd"/>
      <w:r>
        <w:rPr>
          <w:color w:val="000000"/>
          <w:lang w:val="fr-FR"/>
        </w:rPr>
        <w:t xml:space="preserve"> of a </w:t>
      </w:r>
      <w:proofErr w:type="spellStart"/>
      <w:r>
        <w:rPr>
          <w:color w:val="000000"/>
          <w:lang w:val="fr-FR"/>
        </w:rPr>
        <w:t>Dancer</w:t>
      </w:r>
      <w:proofErr w:type="spellEnd"/>
      <w:r>
        <w:rPr>
          <w:color w:val="000000"/>
          <w:lang w:val="fr-FR"/>
        </w:rPr>
        <w:t xml:space="preserve"> and a </w:t>
      </w:r>
      <w:proofErr w:type="spellStart"/>
      <w:r>
        <w:rPr>
          <w:color w:val="000000"/>
          <w:lang w:val="fr-FR"/>
        </w:rPr>
        <w:t>Choreographer</w:t>
      </w:r>
      <w:proofErr w:type="spellEnd"/>
      <w:r>
        <w:rPr>
          <w:color w:val="000000"/>
          <w:lang w:val="fr-FR"/>
        </w:rPr>
        <w:t xml:space="preserve"> in the </w:t>
      </w:r>
      <w:proofErr w:type="spellStart"/>
      <w:r>
        <w:rPr>
          <w:color w:val="000000"/>
          <w:lang w:val="fr-FR"/>
        </w:rPr>
        <w:t>Early</w:t>
      </w:r>
      <w:proofErr w:type="spellEnd"/>
      <w:r>
        <w:rPr>
          <w:color w:val="000000"/>
          <w:lang w:val="fr-FR"/>
        </w:rPr>
        <w:t xml:space="preserve"> 1930s: </w:t>
      </w:r>
      <w:proofErr w:type="spellStart"/>
      <w:r>
        <w:rPr>
          <w:color w:val="000000"/>
          <w:lang w:val="fr-FR"/>
        </w:rPr>
        <w:t>Re-visiting</w:t>
      </w:r>
      <w:proofErr w:type="spellEnd"/>
      <w:r>
        <w:rPr>
          <w:color w:val="000000"/>
          <w:lang w:val="fr-FR"/>
        </w:rPr>
        <w:t xml:space="preserve"> an AID Survey</w:t>
      </w:r>
      <w:r w:rsidR="00B86494">
        <w:rPr>
          <w:color w:val="000000"/>
          <w:lang w:val="fr-FR"/>
        </w:rPr>
        <w:t>’</w:t>
      </w:r>
      <w:r>
        <w:rPr>
          <w:color w:val="000000"/>
          <w:lang w:val="fr-FR"/>
        </w:rPr>
        <w:t xml:space="preserve">), </w:t>
      </w:r>
      <w:r>
        <w:rPr>
          <w:i/>
          <w:color w:val="000000"/>
          <w:lang w:val="fr-FR"/>
        </w:rPr>
        <w:t>Mobiles</w:t>
      </w:r>
      <w:r>
        <w:rPr>
          <w:color w:val="000000"/>
          <w:lang w:val="fr-FR"/>
        </w:rPr>
        <w:t xml:space="preserve"> </w:t>
      </w:r>
      <w:r>
        <w:rPr>
          <w:i/>
          <w:color w:val="000000"/>
          <w:lang w:val="fr-FR"/>
        </w:rPr>
        <w:t>no. 2, Arts 8</w:t>
      </w:r>
      <w:r>
        <w:rPr>
          <w:color w:val="000000"/>
          <w:lang w:val="fr-FR"/>
        </w:rPr>
        <w:t>, Paris</w:t>
      </w:r>
      <w:r w:rsidR="006655E7">
        <w:rPr>
          <w:color w:val="000000"/>
          <w:lang w:val="fr-FR"/>
        </w:rPr>
        <w:t xml:space="preserve">: </w:t>
      </w:r>
      <w:r>
        <w:rPr>
          <w:color w:val="000000"/>
          <w:lang w:val="fr-FR"/>
        </w:rPr>
        <w:t xml:space="preserve">L'Harmattan: 297-314. </w:t>
      </w:r>
      <w:r>
        <w:rPr>
          <w:color w:val="000000"/>
          <w:lang w:val="en-GB"/>
        </w:rPr>
        <w:t>(Detailed analysis of AID’s first international dance competition)</w:t>
      </w:r>
    </w:p>
    <w:p w14:paraId="02EA8709" w14:textId="77777777" w:rsidR="00662B0C" w:rsidRDefault="00662B0C">
      <w:pPr>
        <w:rPr>
          <w:color w:val="000000"/>
          <w:lang w:val="en-GB"/>
        </w:rPr>
      </w:pPr>
    </w:p>
    <w:p w14:paraId="7A4B22C2" w14:textId="77777777" w:rsidR="00662B0C" w:rsidRDefault="00C96F91">
      <w:pPr>
        <w:rPr>
          <w:color w:val="000000"/>
          <w:lang w:val="en-GB"/>
        </w:rPr>
      </w:pPr>
      <w:proofErr w:type="spellStart"/>
      <w:r>
        <w:rPr>
          <w:color w:val="000000"/>
          <w:lang w:val="en-GB"/>
        </w:rPr>
        <w:t>Baxmann</w:t>
      </w:r>
      <w:proofErr w:type="spellEnd"/>
      <w:r>
        <w:rPr>
          <w:color w:val="000000"/>
          <w:lang w:val="en-GB"/>
        </w:rPr>
        <w:t xml:space="preserve">, I., </w:t>
      </w:r>
      <w:proofErr w:type="spellStart"/>
      <w:r>
        <w:rPr>
          <w:color w:val="000000"/>
          <w:lang w:val="en-GB"/>
        </w:rPr>
        <w:t>Rousier</w:t>
      </w:r>
      <w:proofErr w:type="spellEnd"/>
      <w:r>
        <w:rPr>
          <w:color w:val="000000"/>
          <w:lang w:val="en-GB"/>
        </w:rPr>
        <w:t xml:space="preserve">, C., </w:t>
      </w:r>
      <w:proofErr w:type="spellStart"/>
      <w:r>
        <w:rPr>
          <w:color w:val="000000"/>
          <w:lang w:val="en-GB"/>
        </w:rPr>
        <w:t>Veroli</w:t>
      </w:r>
      <w:proofErr w:type="spellEnd"/>
      <w:r>
        <w:rPr>
          <w:color w:val="000000"/>
          <w:lang w:val="en-GB"/>
        </w:rPr>
        <w:t>, P. (ed</w:t>
      </w:r>
      <w:r w:rsidR="00B86494">
        <w:rPr>
          <w:color w:val="000000"/>
          <w:lang w:val="en-GB"/>
        </w:rPr>
        <w:t>s</w:t>
      </w:r>
      <w:r>
        <w:rPr>
          <w:color w:val="000000"/>
          <w:lang w:val="en-GB"/>
        </w:rPr>
        <w:t xml:space="preserve">.) </w:t>
      </w:r>
      <w:r>
        <w:rPr>
          <w:color w:val="000000"/>
          <w:lang w:val="fr-FR"/>
        </w:rPr>
        <w:t xml:space="preserve">(2006) </w:t>
      </w:r>
      <w:r>
        <w:rPr>
          <w:i/>
          <w:color w:val="000000"/>
          <w:lang w:val="fr-FR"/>
        </w:rPr>
        <w:t>Les Archives internationales de la danse 1931-1952</w:t>
      </w:r>
      <w:r>
        <w:rPr>
          <w:color w:val="000000"/>
          <w:lang w:val="fr-FR"/>
        </w:rPr>
        <w:t xml:space="preserve">, Pantin: CND. </w:t>
      </w:r>
      <w:r>
        <w:rPr>
          <w:color w:val="000000"/>
          <w:lang w:val="en-GB"/>
        </w:rPr>
        <w:t>(A generously illustrated collaborative volume, including eight in-depth chapters as well as a chronology)</w:t>
      </w:r>
    </w:p>
    <w:p w14:paraId="2F81590D" w14:textId="77777777" w:rsidR="00662B0C" w:rsidRDefault="00662B0C">
      <w:pPr>
        <w:rPr>
          <w:color w:val="000000"/>
          <w:lang w:val="en-GB"/>
        </w:rPr>
      </w:pPr>
    </w:p>
    <w:p w14:paraId="104219C6" w14:textId="77777777" w:rsidR="00662B0C" w:rsidRDefault="00C96F91">
      <w:pPr>
        <w:rPr>
          <w:color w:val="000000"/>
          <w:lang w:val="en-GB"/>
        </w:rPr>
      </w:pPr>
      <w:r>
        <w:rPr>
          <w:color w:val="000000"/>
          <w:lang w:val="en-GB"/>
        </w:rPr>
        <w:t xml:space="preserve">Holt, C. (1939) </w:t>
      </w:r>
      <w:r>
        <w:rPr>
          <w:i/>
          <w:color w:val="000000"/>
          <w:lang w:val="en-GB"/>
        </w:rPr>
        <w:t>Dance Quest in Celebes</w:t>
      </w:r>
      <w:r>
        <w:rPr>
          <w:color w:val="000000"/>
          <w:lang w:val="en-GB"/>
        </w:rPr>
        <w:t>, Paris</w:t>
      </w:r>
      <w:r w:rsidR="00B86494">
        <w:rPr>
          <w:color w:val="000000"/>
          <w:lang w:val="en-GB"/>
        </w:rPr>
        <w:t xml:space="preserve">: </w:t>
      </w:r>
      <w:r>
        <w:rPr>
          <w:color w:val="000000"/>
          <w:lang w:val="en-GB"/>
        </w:rPr>
        <w:t xml:space="preserve">AID. (The fieldwork journal of Rolf de </w:t>
      </w:r>
      <w:proofErr w:type="spellStart"/>
      <w:r>
        <w:rPr>
          <w:color w:val="000000"/>
          <w:lang w:val="en-GB"/>
        </w:rPr>
        <w:t>Maré</w:t>
      </w:r>
      <w:proofErr w:type="spellEnd"/>
      <w:r>
        <w:rPr>
          <w:color w:val="000000"/>
          <w:lang w:val="en-GB"/>
        </w:rPr>
        <w:t xml:space="preserve"> and Claire Holt for their 1938 ethnographic project in the Dutch East Indies)</w:t>
      </w:r>
    </w:p>
    <w:p w14:paraId="52E3706F" w14:textId="77777777" w:rsidR="00662B0C" w:rsidRDefault="00662B0C">
      <w:pPr>
        <w:rPr>
          <w:color w:val="000000"/>
          <w:lang w:val="en-GB"/>
        </w:rPr>
      </w:pPr>
    </w:p>
    <w:p w14:paraId="7A5D324E" w14:textId="77777777" w:rsidR="00662B0C" w:rsidRDefault="00C96F91">
      <w:pPr>
        <w:rPr>
          <w:color w:val="000000"/>
          <w:lang w:val="en-GB"/>
        </w:rPr>
      </w:pPr>
      <w:r>
        <w:rPr>
          <w:color w:val="000000"/>
          <w:lang w:val="en-GB"/>
        </w:rPr>
        <w:t xml:space="preserve">Lind, E., </w:t>
      </w:r>
      <w:proofErr w:type="spellStart"/>
      <w:r>
        <w:rPr>
          <w:color w:val="000000"/>
          <w:lang w:val="en-GB"/>
        </w:rPr>
        <w:t>Af</w:t>
      </w:r>
      <w:proofErr w:type="spellEnd"/>
      <w:r>
        <w:rPr>
          <w:color w:val="000000"/>
          <w:lang w:val="en-GB"/>
        </w:rPr>
        <w:t xml:space="preserve"> </w:t>
      </w:r>
      <w:proofErr w:type="spellStart"/>
      <w:r>
        <w:rPr>
          <w:color w:val="000000"/>
          <w:lang w:val="en-GB"/>
        </w:rPr>
        <w:t>Trolle</w:t>
      </w:r>
      <w:proofErr w:type="spellEnd"/>
      <w:r>
        <w:rPr>
          <w:color w:val="000000"/>
          <w:lang w:val="en-GB"/>
        </w:rPr>
        <w:t xml:space="preserve">, C. (2003) </w:t>
      </w:r>
      <w:r>
        <w:rPr>
          <w:i/>
          <w:color w:val="000000"/>
          <w:lang w:val="en-GB"/>
        </w:rPr>
        <w:t xml:space="preserve">Masker </w:t>
      </w:r>
      <w:proofErr w:type="spellStart"/>
      <w:r>
        <w:rPr>
          <w:i/>
          <w:color w:val="000000"/>
          <w:lang w:val="en-GB"/>
        </w:rPr>
        <w:t>och</w:t>
      </w:r>
      <w:proofErr w:type="spellEnd"/>
      <w:r>
        <w:rPr>
          <w:i/>
          <w:color w:val="000000"/>
          <w:lang w:val="en-GB"/>
        </w:rPr>
        <w:t xml:space="preserve"> </w:t>
      </w:r>
      <w:proofErr w:type="spellStart"/>
      <w:r>
        <w:rPr>
          <w:i/>
          <w:color w:val="000000"/>
          <w:lang w:val="en-GB"/>
        </w:rPr>
        <w:t>myter</w:t>
      </w:r>
      <w:proofErr w:type="spellEnd"/>
      <w:r>
        <w:rPr>
          <w:i/>
          <w:color w:val="000000"/>
          <w:lang w:val="en-GB"/>
        </w:rPr>
        <w:t xml:space="preserve"> </w:t>
      </w:r>
      <w:proofErr w:type="spellStart"/>
      <w:r>
        <w:rPr>
          <w:i/>
          <w:color w:val="000000"/>
          <w:lang w:val="en-GB"/>
        </w:rPr>
        <w:t>i</w:t>
      </w:r>
      <w:proofErr w:type="spellEnd"/>
      <w:r>
        <w:rPr>
          <w:i/>
          <w:color w:val="000000"/>
          <w:lang w:val="en-GB"/>
        </w:rPr>
        <w:t xml:space="preserve"> </w:t>
      </w:r>
      <w:proofErr w:type="spellStart"/>
      <w:r>
        <w:rPr>
          <w:i/>
          <w:color w:val="000000"/>
          <w:lang w:val="en-GB"/>
        </w:rPr>
        <w:t>Indonesiens</w:t>
      </w:r>
      <w:proofErr w:type="spellEnd"/>
      <w:r>
        <w:rPr>
          <w:i/>
          <w:color w:val="000000"/>
          <w:lang w:val="en-GB"/>
        </w:rPr>
        <w:t xml:space="preserve"> </w:t>
      </w:r>
      <w:proofErr w:type="spellStart"/>
      <w:proofErr w:type="gramStart"/>
      <w:r>
        <w:rPr>
          <w:i/>
          <w:color w:val="000000"/>
          <w:lang w:val="en-GB"/>
        </w:rPr>
        <w:t>övärld</w:t>
      </w:r>
      <w:proofErr w:type="spellEnd"/>
      <w:r>
        <w:rPr>
          <w:i/>
          <w:color w:val="000000"/>
          <w:lang w:val="en-GB"/>
        </w:rPr>
        <w:t xml:space="preserve"> :</w:t>
      </w:r>
      <w:proofErr w:type="gramEnd"/>
      <w:r>
        <w:rPr>
          <w:i/>
          <w:color w:val="000000"/>
          <w:lang w:val="en-GB"/>
        </w:rPr>
        <w:t xml:space="preserve"> Rolf de </w:t>
      </w:r>
      <w:proofErr w:type="spellStart"/>
      <w:r>
        <w:rPr>
          <w:i/>
          <w:color w:val="000000"/>
          <w:lang w:val="en-GB"/>
        </w:rPr>
        <w:t>Marés</w:t>
      </w:r>
      <w:proofErr w:type="spellEnd"/>
      <w:r>
        <w:rPr>
          <w:i/>
          <w:color w:val="000000"/>
          <w:lang w:val="en-GB"/>
        </w:rPr>
        <w:t xml:space="preserve"> </w:t>
      </w:r>
      <w:proofErr w:type="spellStart"/>
      <w:r>
        <w:rPr>
          <w:i/>
          <w:color w:val="000000"/>
          <w:lang w:val="en-GB"/>
        </w:rPr>
        <w:t>samling</w:t>
      </w:r>
      <w:proofErr w:type="spellEnd"/>
      <w:r>
        <w:rPr>
          <w:color w:val="000000"/>
          <w:lang w:val="en-GB"/>
        </w:rPr>
        <w:t>, Stockholm</w:t>
      </w:r>
      <w:r w:rsidR="00B86494">
        <w:rPr>
          <w:color w:val="000000"/>
          <w:lang w:val="en-GB"/>
        </w:rPr>
        <w:t xml:space="preserve">: </w:t>
      </w:r>
      <w:proofErr w:type="spellStart"/>
      <w:r>
        <w:rPr>
          <w:color w:val="000000"/>
          <w:lang w:val="en-GB"/>
        </w:rPr>
        <w:t>Dansmuseet</w:t>
      </w:r>
      <w:proofErr w:type="spellEnd"/>
      <w:r>
        <w:rPr>
          <w:color w:val="000000"/>
          <w:lang w:val="en-GB"/>
        </w:rPr>
        <w:t>. (Catalogue of the exhibition held at the Dance Museum from 19 November 2003 – 29 February 2004)</w:t>
      </w:r>
    </w:p>
    <w:p w14:paraId="645FCE53" w14:textId="77777777" w:rsidR="00662B0C" w:rsidRDefault="00662B0C">
      <w:pPr>
        <w:rPr>
          <w:color w:val="000000"/>
          <w:lang w:val="en-GB"/>
        </w:rPr>
      </w:pPr>
    </w:p>
    <w:p w14:paraId="4A7B26E2" w14:textId="77777777" w:rsidR="00662B0C" w:rsidRDefault="00C96F91">
      <w:pPr>
        <w:rPr>
          <w:color w:val="000000"/>
          <w:lang w:val="en-GB"/>
        </w:rPr>
      </w:pPr>
      <w:proofErr w:type="spellStart"/>
      <w:r>
        <w:rPr>
          <w:color w:val="000000"/>
          <w:lang w:val="fr-FR"/>
        </w:rPr>
        <w:t>Näslund</w:t>
      </w:r>
      <w:proofErr w:type="spellEnd"/>
      <w:r>
        <w:rPr>
          <w:color w:val="000000"/>
          <w:lang w:val="fr-FR"/>
        </w:rPr>
        <w:t xml:space="preserve">, E. (2009) </w:t>
      </w:r>
      <w:r>
        <w:rPr>
          <w:i/>
          <w:color w:val="000000"/>
          <w:lang w:val="fr-FR"/>
        </w:rPr>
        <w:t>Rolf de Maré, fondateur des Ballets suédois, collectionneur d’art, créateur de musée</w:t>
      </w:r>
      <w:r>
        <w:rPr>
          <w:color w:val="000000"/>
          <w:lang w:val="fr-FR"/>
        </w:rPr>
        <w:t>, Paris/Stockholm: Actes sud/</w:t>
      </w:r>
      <w:proofErr w:type="spellStart"/>
      <w:r>
        <w:rPr>
          <w:color w:val="000000"/>
          <w:lang w:val="fr-FR"/>
        </w:rPr>
        <w:t>Bokförlaget</w:t>
      </w:r>
      <w:proofErr w:type="spellEnd"/>
      <w:r>
        <w:rPr>
          <w:color w:val="000000"/>
          <w:lang w:val="fr-FR"/>
        </w:rPr>
        <w:t xml:space="preserve"> </w:t>
      </w:r>
      <w:proofErr w:type="spellStart"/>
      <w:r>
        <w:rPr>
          <w:color w:val="000000"/>
          <w:lang w:val="fr-FR"/>
        </w:rPr>
        <w:t>langenskiöld</w:t>
      </w:r>
      <w:proofErr w:type="spellEnd"/>
      <w:r>
        <w:rPr>
          <w:color w:val="000000"/>
          <w:lang w:val="fr-FR"/>
        </w:rPr>
        <w:t xml:space="preserve">. </w:t>
      </w:r>
      <w:r>
        <w:rPr>
          <w:color w:val="000000"/>
          <w:lang w:val="en-GB"/>
        </w:rPr>
        <w:t xml:space="preserve">Published in English as </w:t>
      </w:r>
      <w:r>
        <w:rPr>
          <w:i/>
          <w:color w:val="000000"/>
          <w:lang w:val="en-GB"/>
        </w:rPr>
        <w:t xml:space="preserve">Rolf de </w:t>
      </w:r>
      <w:proofErr w:type="spellStart"/>
      <w:r>
        <w:rPr>
          <w:i/>
          <w:color w:val="000000"/>
          <w:lang w:val="en-GB"/>
        </w:rPr>
        <w:t>Maré</w:t>
      </w:r>
      <w:proofErr w:type="spellEnd"/>
      <w:r>
        <w:rPr>
          <w:i/>
          <w:color w:val="000000"/>
          <w:lang w:val="en-GB"/>
        </w:rPr>
        <w:t>:  Art Collector, Ballet Director, Museum Creator</w:t>
      </w:r>
      <w:r>
        <w:rPr>
          <w:color w:val="000000"/>
          <w:lang w:val="en-GB"/>
        </w:rPr>
        <w:t xml:space="preserve"> (2009), translated by </w:t>
      </w:r>
      <w:r w:rsidR="00814473">
        <w:rPr>
          <w:color w:val="000000"/>
          <w:lang w:val="en-GB"/>
        </w:rPr>
        <w:t xml:space="preserve">R, </w:t>
      </w:r>
      <w:r>
        <w:rPr>
          <w:color w:val="000000"/>
          <w:lang w:val="en-GB"/>
        </w:rPr>
        <w:t xml:space="preserve">Tanner, Alton, </w:t>
      </w:r>
      <w:proofErr w:type="gramStart"/>
      <w:r>
        <w:rPr>
          <w:color w:val="000000"/>
          <w:lang w:val="en-GB"/>
        </w:rPr>
        <w:t>Dance</w:t>
      </w:r>
      <w:proofErr w:type="gramEnd"/>
      <w:r>
        <w:rPr>
          <w:color w:val="000000"/>
          <w:lang w:val="en-GB"/>
        </w:rPr>
        <w:t xml:space="preserve"> Books. (The first monograph dedicated to the founder of the AID in Swedish, French and English)</w:t>
      </w:r>
    </w:p>
    <w:p w14:paraId="718F990B" w14:textId="77777777" w:rsidR="00662B0C" w:rsidRDefault="00662B0C">
      <w:pPr>
        <w:rPr>
          <w:color w:val="000000"/>
          <w:lang w:val="en-GB"/>
        </w:rPr>
      </w:pPr>
    </w:p>
    <w:p w14:paraId="2CEF3F3F" w14:textId="77777777" w:rsidR="009B566F" w:rsidRDefault="009B566F" w:rsidP="009B566F">
      <w:pPr>
        <w:widowControl w:val="0"/>
        <w:autoSpaceDE w:val="0"/>
        <w:autoSpaceDN w:val="0"/>
        <w:adjustRightInd w:val="0"/>
        <w:rPr>
          <w:szCs w:val="24"/>
        </w:rPr>
      </w:pPr>
      <w:proofErr w:type="spellStart"/>
      <w:r w:rsidRPr="009B566F">
        <w:rPr>
          <w:szCs w:val="24"/>
        </w:rPr>
        <w:t>Tugal</w:t>
      </w:r>
      <w:proofErr w:type="spellEnd"/>
      <w:r w:rsidRPr="009B566F">
        <w:rPr>
          <w:szCs w:val="24"/>
        </w:rPr>
        <w:t>, P. (1949) ‘</w:t>
      </w:r>
      <w:proofErr w:type="spellStart"/>
      <w:r w:rsidRPr="009B566F">
        <w:rPr>
          <w:szCs w:val="24"/>
        </w:rPr>
        <w:t>Préface</w:t>
      </w:r>
      <w:proofErr w:type="spellEnd"/>
      <w:r w:rsidRPr="009B566F">
        <w:rPr>
          <w:szCs w:val="24"/>
        </w:rPr>
        <w:t xml:space="preserve">’, in </w:t>
      </w:r>
      <w:r w:rsidR="00D71AFE">
        <w:rPr>
          <w:szCs w:val="24"/>
        </w:rPr>
        <w:t xml:space="preserve">B. </w:t>
      </w:r>
      <w:r w:rsidRPr="009B566F">
        <w:rPr>
          <w:szCs w:val="24"/>
        </w:rPr>
        <w:t xml:space="preserve">de Rothschild, </w:t>
      </w:r>
      <w:r w:rsidRPr="009B566F">
        <w:rPr>
          <w:i/>
          <w:szCs w:val="24"/>
        </w:rPr>
        <w:t xml:space="preserve">La </w:t>
      </w:r>
      <w:proofErr w:type="spellStart"/>
      <w:r w:rsidRPr="009B566F">
        <w:rPr>
          <w:i/>
          <w:szCs w:val="24"/>
        </w:rPr>
        <w:t>Danse</w:t>
      </w:r>
      <w:proofErr w:type="spellEnd"/>
      <w:r w:rsidRPr="009B566F">
        <w:rPr>
          <w:i/>
          <w:szCs w:val="24"/>
        </w:rPr>
        <w:t xml:space="preserve"> </w:t>
      </w:r>
      <w:proofErr w:type="spellStart"/>
      <w:r w:rsidRPr="009B566F">
        <w:rPr>
          <w:i/>
          <w:szCs w:val="24"/>
        </w:rPr>
        <w:t>artistique</w:t>
      </w:r>
      <w:proofErr w:type="spellEnd"/>
      <w:r w:rsidRPr="009B566F">
        <w:rPr>
          <w:i/>
          <w:szCs w:val="24"/>
        </w:rPr>
        <w:t xml:space="preserve"> aux USA, </w:t>
      </w:r>
      <w:proofErr w:type="spellStart"/>
      <w:r w:rsidRPr="009B566F">
        <w:rPr>
          <w:i/>
          <w:szCs w:val="24"/>
        </w:rPr>
        <w:t>tendances</w:t>
      </w:r>
      <w:proofErr w:type="spellEnd"/>
      <w:r w:rsidRPr="009B566F">
        <w:rPr>
          <w:i/>
          <w:szCs w:val="24"/>
        </w:rPr>
        <w:t xml:space="preserve"> </w:t>
      </w:r>
      <w:proofErr w:type="spellStart"/>
      <w:r w:rsidRPr="009B566F">
        <w:rPr>
          <w:i/>
          <w:szCs w:val="24"/>
        </w:rPr>
        <w:t>modernes</w:t>
      </w:r>
      <w:proofErr w:type="spellEnd"/>
      <w:r w:rsidRPr="009B566F">
        <w:rPr>
          <w:szCs w:val="24"/>
        </w:rPr>
        <w:t>, Paris</w:t>
      </w:r>
      <w:r w:rsidR="000A6847">
        <w:rPr>
          <w:szCs w:val="24"/>
        </w:rPr>
        <w:t>:</w:t>
      </w:r>
      <w:r w:rsidR="000A6847" w:rsidRPr="009B566F">
        <w:rPr>
          <w:szCs w:val="24"/>
        </w:rPr>
        <w:t xml:space="preserve"> </w:t>
      </w:r>
      <w:proofErr w:type="spellStart"/>
      <w:r w:rsidRPr="009B566F">
        <w:rPr>
          <w:szCs w:val="24"/>
        </w:rPr>
        <w:t>Elzévir</w:t>
      </w:r>
      <w:proofErr w:type="spellEnd"/>
      <w:r w:rsidR="000A6847">
        <w:rPr>
          <w:szCs w:val="24"/>
        </w:rPr>
        <w:t>.</w:t>
      </w:r>
      <w:r w:rsidR="000A6847" w:rsidRPr="009B566F">
        <w:rPr>
          <w:szCs w:val="24"/>
        </w:rPr>
        <w:t xml:space="preserve"> </w:t>
      </w:r>
      <w:proofErr w:type="gramStart"/>
      <w:r w:rsidRPr="009B566F">
        <w:rPr>
          <w:szCs w:val="24"/>
        </w:rPr>
        <w:t>9-12. (</w:t>
      </w:r>
      <w:r w:rsidR="00D71AFE">
        <w:rPr>
          <w:szCs w:val="24"/>
        </w:rPr>
        <w:t>A tribute</w:t>
      </w:r>
      <w:r w:rsidR="00D71AFE" w:rsidRPr="009B566F">
        <w:rPr>
          <w:szCs w:val="24"/>
        </w:rPr>
        <w:t xml:space="preserve"> </w:t>
      </w:r>
      <w:r w:rsidRPr="009B566F">
        <w:rPr>
          <w:szCs w:val="24"/>
        </w:rPr>
        <w:t xml:space="preserve">to Rothschild’s monograph on </w:t>
      </w:r>
      <w:r w:rsidR="00D71AFE">
        <w:rPr>
          <w:szCs w:val="24"/>
        </w:rPr>
        <w:t xml:space="preserve">American </w:t>
      </w:r>
      <w:r w:rsidRPr="009B566F">
        <w:rPr>
          <w:szCs w:val="24"/>
        </w:rPr>
        <w:t xml:space="preserve">modern dance </w:t>
      </w:r>
      <w:r w:rsidR="00D71AFE">
        <w:rPr>
          <w:szCs w:val="24"/>
        </w:rPr>
        <w:t>which</w:t>
      </w:r>
      <w:r w:rsidRPr="009B566F">
        <w:rPr>
          <w:szCs w:val="24"/>
        </w:rPr>
        <w:t xml:space="preserve"> </w:t>
      </w:r>
      <w:r w:rsidR="00D71AFE">
        <w:rPr>
          <w:szCs w:val="24"/>
        </w:rPr>
        <w:t xml:space="preserve">used </w:t>
      </w:r>
      <w:r w:rsidRPr="009B566F">
        <w:rPr>
          <w:szCs w:val="24"/>
        </w:rPr>
        <w:t xml:space="preserve">archival materials from the </w:t>
      </w:r>
      <w:r w:rsidR="00D71AFE">
        <w:rPr>
          <w:szCs w:val="24"/>
        </w:rPr>
        <w:t>AID collection</w:t>
      </w:r>
      <w:r w:rsidRPr="009B566F">
        <w:rPr>
          <w:szCs w:val="24"/>
        </w:rPr>
        <w:t>).</w:t>
      </w:r>
      <w:proofErr w:type="gramEnd"/>
    </w:p>
    <w:p w14:paraId="715A1E4A" w14:textId="77777777" w:rsidR="009B566F" w:rsidRPr="009B566F" w:rsidRDefault="009B566F" w:rsidP="009B566F">
      <w:pPr>
        <w:widowControl w:val="0"/>
        <w:autoSpaceDE w:val="0"/>
        <w:autoSpaceDN w:val="0"/>
        <w:adjustRightInd w:val="0"/>
        <w:rPr>
          <w:szCs w:val="24"/>
        </w:rPr>
      </w:pPr>
    </w:p>
    <w:p w14:paraId="2948E4E3" w14:textId="77777777" w:rsidR="009B566F" w:rsidRPr="009B566F" w:rsidRDefault="009B566F" w:rsidP="009B566F">
      <w:pPr>
        <w:widowControl w:val="0"/>
        <w:autoSpaceDE w:val="0"/>
        <w:autoSpaceDN w:val="0"/>
        <w:adjustRightInd w:val="0"/>
        <w:rPr>
          <w:szCs w:val="24"/>
        </w:rPr>
      </w:pPr>
      <w:proofErr w:type="spellStart"/>
      <w:r w:rsidRPr="009B566F">
        <w:rPr>
          <w:szCs w:val="24"/>
        </w:rPr>
        <w:t>Tugal</w:t>
      </w:r>
      <w:proofErr w:type="spellEnd"/>
      <w:r w:rsidRPr="009B566F">
        <w:rPr>
          <w:szCs w:val="24"/>
        </w:rPr>
        <w:t>, P. (1947) ‘</w:t>
      </w:r>
      <w:proofErr w:type="spellStart"/>
      <w:r w:rsidRPr="009B566F">
        <w:rPr>
          <w:szCs w:val="24"/>
        </w:rPr>
        <w:t>Préface</w:t>
      </w:r>
      <w:proofErr w:type="spellEnd"/>
      <w:r w:rsidRPr="009B566F">
        <w:rPr>
          <w:szCs w:val="24"/>
        </w:rPr>
        <w:t xml:space="preserve">’, in </w:t>
      </w:r>
      <w:r w:rsidR="00D71AFE">
        <w:rPr>
          <w:szCs w:val="24"/>
        </w:rPr>
        <w:t xml:space="preserve">J. </w:t>
      </w:r>
      <w:proofErr w:type="spellStart"/>
      <w:r w:rsidRPr="009B566F">
        <w:rPr>
          <w:szCs w:val="24"/>
        </w:rPr>
        <w:t>Ranay</w:t>
      </w:r>
      <w:proofErr w:type="spellEnd"/>
      <w:r w:rsidRPr="009B566F">
        <w:rPr>
          <w:szCs w:val="24"/>
        </w:rPr>
        <w:t xml:space="preserve">, </w:t>
      </w:r>
      <w:r w:rsidRPr="009B566F">
        <w:rPr>
          <w:i/>
          <w:szCs w:val="24"/>
        </w:rPr>
        <w:t xml:space="preserve">José Torres, le danseur </w:t>
      </w:r>
      <w:proofErr w:type="spellStart"/>
      <w:r w:rsidRPr="009B566F">
        <w:rPr>
          <w:i/>
          <w:szCs w:val="24"/>
        </w:rPr>
        <w:t>seul</w:t>
      </w:r>
      <w:proofErr w:type="spellEnd"/>
      <w:r w:rsidRPr="009B566F">
        <w:rPr>
          <w:szCs w:val="24"/>
        </w:rPr>
        <w:t xml:space="preserve">, Paris: </w:t>
      </w:r>
      <w:proofErr w:type="spellStart"/>
      <w:r w:rsidRPr="009B566F">
        <w:rPr>
          <w:szCs w:val="24"/>
        </w:rPr>
        <w:t>Autoédition</w:t>
      </w:r>
      <w:proofErr w:type="spellEnd"/>
      <w:r w:rsidR="000A6847">
        <w:rPr>
          <w:szCs w:val="24"/>
        </w:rPr>
        <w:t>,</w:t>
      </w:r>
      <w:r w:rsidR="000A6847" w:rsidRPr="009B566F">
        <w:rPr>
          <w:szCs w:val="24"/>
        </w:rPr>
        <w:t xml:space="preserve"> </w:t>
      </w:r>
      <w:r w:rsidRPr="009B566F">
        <w:rPr>
          <w:szCs w:val="24"/>
        </w:rPr>
        <w:t xml:space="preserve">5-7. (An essay on </w:t>
      </w:r>
      <w:r w:rsidR="00D71AFE">
        <w:rPr>
          <w:szCs w:val="24"/>
        </w:rPr>
        <w:t xml:space="preserve">the </w:t>
      </w:r>
      <w:r w:rsidRPr="009B566F">
        <w:rPr>
          <w:szCs w:val="24"/>
        </w:rPr>
        <w:t>aesthetic innovations of Torres’s work combining classical ballet and traditional Spanish dance).</w:t>
      </w:r>
    </w:p>
    <w:p w14:paraId="6C81906F" w14:textId="77777777" w:rsidR="009B566F" w:rsidRPr="009B566F" w:rsidRDefault="009B566F" w:rsidP="009B566F">
      <w:pPr>
        <w:widowControl w:val="0"/>
        <w:autoSpaceDE w:val="0"/>
        <w:autoSpaceDN w:val="0"/>
        <w:adjustRightInd w:val="0"/>
        <w:rPr>
          <w:szCs w:val="24"/>
        </w:rPr>
      </w:pPr>
    </w:p>
    <w:p w14:paraId="418EE677" w14:textId="77777777" w:rsidR="009B566F" w:rsidRPr="009B566F" w:rsidRDefault="009B566F" w:rsidP="009B566F">
      <w:pPr>
        <w:widowControl w:val="0"/>
        <w:autoSpaceDE w:val="0"/>
        <w:autoSpaceDN w:val="0"/>
        <w:adjustRightInd w:val="0"/>
        <w:rPr>
          <w:szCs w:val="24"/>
        </w:rPr>
      </w:pPr>
      <w:proofErr w:type="spellStart"/>
      <w:r w:rsidRPr="009B566F">
        <w:rPr>
          <w:szCs w:val="24"/>
        </w:rPr>
        <w:t>Tugal</w:t>
      </w:r>
      <w:proofErr w:type="spellEnd"/>
      <w:r w:rsidRPr="009B566F">
        <w:rPr>
          <w:szCs w:val="24"/>
        </w:rPr>
        <w:t xml:space="preserve">, P. (1947) </w:t>
      </w:r>
      <w:r w:rsidRPr="009B566F">
        <w:rPr>
          <w:i/>
          <w:szCs w:val="24"/>
        </w:rPr>
        <w:t xml:space="preserve">Initiation à la </w:t>
      </w:r>
      <w:proofErr w:type="spellStart"/>
      <w:r w:rsidRPr="009B566F">
        <w:rPr>
          <w:i/>
          <w:szCs w:val="24"/>
        </w:rPr>
        <w:t>danse</w:t>
      </w:r>
      <w:proofErr w:type="spellEnd"/>
      <w:r w:rsidRPr="009B566F">
        <w:rPr>
          <w:szCs w:val="24"/>
        </w:rPr>
        <w:t>, Paris</w:t>
      </w:r>
      <w:r w:rsidR="00B86494">
        <w:rPr>
          <w:szCs w:val="24"/>
        </w:rPr>
        <w:t>:</w:t>
      </w:r>
      <w:r w:rsidR="00B86494" w:rsidRPr="009B566F">
        <w:rPr>
          <w:szCs w:val="24"/>
        </w:rPr>
        <w:t xml:space="preserve"> </w:t>
      </w:r>
      <w:r w:rsidRPr="009B566F">
        <w:rPr>
          <w:szCs w:val="24"/>
        </w:rPr>
        <w:t xml:space="preserve">Les Editions du </w:t>
      </w:r>
      <w:proofErr w:type="spellStart"/>
      <w:r w:rsidRPr="009B566F">
        <w:rPr>
          <w:szCs w:val="24"/>
        </w:rPr>
        <w:t>grenier</w:t>
      </w:r>
      <w:proofErr w:type="spellEnd"/>
      <w:r w:rsidRPr="009B566F">
        <w:rPr>
          <w:szCs w:val="24"/>
        </w:rPr>
        <w:t xml:space="preserve"> à sel. (A history of </w:t>
      </w:r>
      <w:r w:rsidR="00B86494">
        <w:rPr>
          <w:szCs w:val="24"/>
        </w:rPr>
        <w:t xml:space="preserve">dance, </w:t>
      </w:r>
      <w:r w:rsidRPr="009B566F">
        <w:rPr>
          <w:szCs w:val="24"/>
        </w:rPr>
        <w:t>the dancing profession</w:t>
      </w:r>
      <w:r w:rsidR="00B86494">
        <w:rPr>
          <w:szCs w:val="24"/>
        </w:rPr>
        <w:t xml:space="preserve"> and modern dance</w:t>
      </w:r>
      <w:r w:rsidRPr="009B566F">
        <w:rPr>
          <w:szCs w:val="24"/>
        </w:rPr>
        <w:t xml:space="preserve">, </w:t>
      </w:r>
      <w:r w:rsidR="00B86494">
        <w:rPr>
          <w:szCs w:val="24"/>
        </w:rPr>
        <w:t>along</w:t>
      </w:r>
      <w:r w:rsidRPr="009B566F">
        <w:rPr>
          <w:szCs w:val="24"/>
        </w:rPr>
        <w:t xml:space="preserve"> with a glossary of technical ballet terms).</w:t>
      </w:r>
    </w:p>
    <w:p w14:paraId="222C2BB0" w14:textId="77777777" w:rsidR="009B566F" w:rsidRPr="009B566F" w:rsidRDefault="009B566F" w:rsidP="009B566F">
      <w:pPr>
        <w:widowControl w:val="0"/>
        <w:autoSpaceDE w:val="0"/>
        <w:autoSpaceDN w:val="0"/>
        <w:adjustRightInd w:val="0"/>
        <w:rPr>
          <w:szCs w:val="24"/>
        </w:rPr>
      </w:pPr>
    </w:p>
    <w:p w14:paraId="1394CB38" w14:textId="77777777" w:rsidR="009B566F" w:rsidRPr="009B566F" w:rsidRDefault="009B566F" w:rsidP="009B566F">
      <w:pPr>
        <w:widowControl w:val="0"/>
        <w:autoSpaceDE w:val="0"/>
        <w:autoSpaceDN w:val="0"/>
        <w:adjustRightInd w:val="0"/>
        <w:rPr>
          <w:szCs w:val="24"/>
        </w:rPr>
      </w:pPr>
      <w:proofErr w:type="spellStart"/>
      <w:r w:rsidRPr="009B566F">
        <w:rPr>
          <w:szCs w:val="24"/>
        </w:rPr>
        <w:t>Tugal</w:t>
      </w:r>
      <w:proofErr w:type="spellEnd"/>
      <w:r w:rsidRPr="009B566F">
        <w:rPr>
          <w:szCs w:val="24"/>
        </w:rPr>
        <w:t xml:space="preserve">, P. (1951) </w:t>
      </w:r>
      <w:r w:rsidRPr="009B566F">
        <w:rPr>
          <w:i/>
          <w:szCs w:val="24"/>
        </w:rPr>
        <w:t xml:space="preserve">Petite histoire de </w:t>
      </w:r>
      <w:proofErr w:type="spellStart"/>
      <w:r w:rsidRPr="009B566F">
        <w:rPr>
          <w:i/>
          <w:szCs w:val="24"/>
        </w:rPr>
        <w:t>l’art</w:t>
      </w:r>
      <w:proofErr w:type="spellEnd"/>
      <w:r w:rsidRPr="009B566F">
        <w:rPr>
          <w:i/>
          <w:szCs w:val="24"/>
        </w:rPr>
        <w:t xml:space="preserve"> </w:t>
      </w:r>
      <w:proofErr w:type="gramStart"/>
      <w:r w:rsidRPr="009B566F">
        <w:rPr>
          <w:i/>
          <w:szCs w:val="24"/>
        </w:rPr>
        <w:t>et</w:t>
      </w:r>
      <w:proofErr w:type="gramEnd"/>
      <w:r w:rsidRPr="009B566F">
        <w:rPr>
          <w:i/>
          <w:szCs w:val="24"/>
        </w:rPr>
        <w:t xml:space="preserve"> des artistes, la </w:t>
      </w:r>
      <w:proofErr w:type="spellStart"/>
      <w:r w:rsidRPr="009B566F">
        <w:rPr>
          <w:i/>
          <w:szCs w:val="24"/>
        </w:rPr>
        <w:t>danse</w:t>
      </w:r>
      <w:proofErr w:type="spellEnd"/>
      <w:r w:rsidRPr="009B566F">
        <w:rPr>
          <w:i/>
          <w:szCs w:val="24"/>
        </w:rPr>
        <w:t xml:space="preserve"> et les danseurs</w:t>
      </w:r>
      <w:r w:rsidRPr="009B566F">
        <w:rPr>
          <w:szCs w:val="24"/>
        </w:rPr>
        <w:t>, Paris</w:t>
      </w:r>
      <w:r w:rsidR="000A6847">
        <w:rPr>
          <w:szCs w:val="24"/>
        </w:rPr>
        <w:t>:</w:t>
      </w:r>
      <w:r w:rsidR="000A6847" w:rsidRPr="009B566F">
        <w:rPr>
          <w:szCs w:val="24"/>
        </w:rPr>
        <w:t xml:space="preserve"> </w:t>
      </w:r>
      <w:r w:rsidRPr="009B566F">
        <w:rPr>
          <w:szCs w:val="24"/>
        </w:rPr>
        <w:t>Nathan. (</w:t>
      </w:r>
      <w:proofErr w:type="gramStart"/>
      <w:r w:rsidRPr="009B566F">
        <w:rPr>
          <w:szCs w:val="24"/>
        </w:rPr>
        <w:t>Chronological history of dance with a chapter on how to stage a ballet).</w:t>
      </w:r>
      <w:proofErr w:type="gramEnd"/>
    </w:p>
    <w:p w14:paraId="4E44D35F" w14:textId="77777777" w:rsidR="009B566F" w:rsidRPr="009B566F" w:rsidRDefault="009B566F" w:rsidP="009B566F">
      <w:pPr>
        <w:widowControl w:val="0"/>
        <w:autoSpaceDE w:val="0"/>
        <w:autoSpaceDN w:val="0"/>
        <w:adjustRightInd w:val="0"/>
        <w:rPr>
          <w:szCs w:val="24"/>
        </w:rPr>
      </w:pPr>
    </w:p>
    <w:p w14:paraId="416DCDE9" w14:textId="77777777" w:rsidR="009B566F" w:rsidRPr="009B566F" w:rsidRDefault="009B566F" w:rsidP="009B566F">
      <w:pPr>
        <w:widowControl w:val="0"/>
        <w:autoSpaceDE w:val="0"/>
        <w:autoSpaceDN w:val="0"/>
        <w:adjustRightInd w:val="0"/>
        <w:rPr>
          <w:color w:val="000000"/>
          <w:szCs w:val="24"/>
          <w:lang w:val="en-GB"/>
        </w:rPr>
      </w:pPr>
      <w:proofErr w:type="spellStart"/>
      <w:r w:rsidRPr="009B566F">
        <w:rPr>
          <w:szCs w:val="24"/>
        </w:rPr>
        <w:t>Tugal</w:t>
      </w:r>
      <w:proofErr w:type="spellEnd"/>
      <w:r w:rsidRPr="009B566F">
        <w:rPr>
          <w:szCs w:val="24"/>
        </w:rPr>
        <w:t xml:space="preserve">, P. (1959) </w:t>
      </w:r>
      <w:r w:rsidRPr="009B566F">
        <w:rPr>
          <w:i/>
          <w:szCs w:val="24"/>
        </w:rPr>
        <w:t xml:space="preserve">Jean-Georges </w:t>
      </w:r>
      <w:proofErr w:type="spellStart"/>
      <w:r w:rsidRPr="009B566F">
        <w:rPr>
          <w:i/>
          <w:szCs w:val="24"/>
        </w:rPr>
        <w:t>Noverre</w:t>
      </w:r>
      <w:proofErr w:type="spellEnd"/>
      <w:r w:rsidRPr="009B566F">
        <w:rPr>
          <w:i/>
          <w:szCs w:val="24"/>
        </w:rPr>
        <w:t xml:space="preserve">, Der </w:t>
      </w:r>
      <w:proofErr w:type="spellStart"/>
      <w:r w:rsidRPr="009B566F">
        <w:rPr>
          <w:i/>
          <w:szCs w:val="24"/>
        </w:rPr>
        <w:t>gro</w:t>
      </w:r>
      <w:proofErr w:type="spellEnd"/>
      <w:r w:rsidRPr="009B566F">
        <w:rPr>
          <w:i/>
          <w:szCs w:val="24"/>
        </w:rPr>
        <w:t xml:space="preserve">βe </w:t>
      </w:r>
      <w:proofErr w:type="spellStart"/>
      <w:r w:rsidRPr="009B566F">
        <w:rPr>
          <w:i/>
          <w:szCs w:val="24"/>
        </w:rPr>
        <w:t>Reformator</w:t>
      </w:r>
      <w:proofErr w:type="spellEnd"/>
      <w:r w:rsidRPr="009B566F">
        <w:rPr>
          <w:i/>
          <w:szCs w:val="24"/>
        </w:rPr>
        <w:t xml:space="preserve"> des </w:t>
      </w:r>
      <w:proofErr w:type="spellStart"/>
      <w:r w:rsidRPr="009B566F">
        <w:rPr>
          <w:i/>
          <w:szCs w:val="24"/>
        </w:rPr>
        <w:t>Balletts</w:t>
      </w:r>
      <w:proofErr w:type="spellEnd"/>
      <w:r w:rsidRPr="009B566F">
        <w:rPr>
          <w:szCs w:val="24"/>
        </w:rPr>
        <w:t>, Berlin</w:t>
      </w:r>
      <w:r w:rsidR="000A6847">
        <w:rPr>
          <w:szCs w:val="24"/>
        </w:rPr>
        <w:t>:</w:t>
      </w:r>
      <w:r w:rsidR="000A6847" w:rsidRPr="009B566F">
        <w:rPr>
          <w:szCs w:val="24"/>
        </w:rPr>
        <w:t xml:space="preserve"> </w:t>
      </w:r>
      <w:proofErr w:type="spellStart"/>
      <w:r w:rsidRPr="009B566F">
        <w:rPr>
          <w:szCs w:val="24"/>
        </w:rPr>
        <w:t>Henschelverlag</w:t>
      </w:r>
      <w:proofErr w:type="spellEnd"/>
      <w:r w:rsidRPr="009B566F">
        <w:rPr>
          <w:szCs w:val="24"/>
        </w:rPr>
        <w:t xml:space="preserve">. </w:t>
      </w:r>
      <w:proofErr w:type="gramStart"/>
      <w:r w:rsidRPr="009B566F">
        <w:rPr>
          <w:szCs w:val="24"/>
        </w:rPr>
        <w:t xml:space="preserve">(A history of </w:t>
      </w:r>
      <w:proofErr w:type="spellStart"/>
      <w:r w:rsidRPr="009B566F">
        <w:rPr>
          <w:szCs w:val="24"/>
        </w:rPr>
        <w:t>Noverre’s</w:t>
      </w:r>
      <w:proofErr w:type="spellEnd"/>
      <w:r w:rsidRPr="009B566F">
        <w:rPr>
          <w:szCs w:val="24"/>
        </w:rPr>
        <w:t xml:space="preserve"> contributions to ballet</w:t>
      </w:r>
      <w:r w:rsidR="000A6847">
        <w:rPr>
          <w:szCs w:val="24"/>
        </w:rPr>
        <w:t>,</w:t>
      </w:r>
      <w:r w:rsidRPr="009B566F">
        <w:rPr>
          <w:szCs w:val="24"/>
        </w:rPr>
        <w:t xml:space="preserve"> including a biography).</w:t>
      </w:r>
      <w:proofErr w:type="gramEnd"/>
    </w:p>
    <w:p w14:paraId="2C813ACA" w14:textId="77777777" w:rsidR="009B566F" w:rsidRDefault="009B566F" w:rsidP="009B566F">
      <w:pPr>
        <w:rPr>
          <w:color w:val="000000"/>
          <w:lang w:val="en-GB"/>
        </w:rPr>
      </w:pPr>
    </w:p>
    <w:p w14:paraId="74B9145F" w14:textId="77777777" w:rsidR="00662B0C" w:rsidRDefault="00C96F91">
      <w:pPr>
        <w:rPr>
          <w:b/>
          <w:color w:val="000000"/>
          <w:lang w:val="en-GB"/>
        </w:rPr>
      </w:pPr>
      <w:r>
        <w:rPr>
          <w:b/>
          <w:color w:val="000000"/>
          <w:lang w:val="en-GB"/>
        </w:rPr>
        <w:t xml:space="preserve">Moving Image Material </w:t>
      </w:r>
    </w:p>
    <w:p w14:paraId="7B4F7B2B" w14:textId="77777777" w:rsidR="00662B0C" w:rsidRPr="009B566F" w:rsidRDefault="006E33DC">
      <w:pPr>
        <w:rPr>
          <w:lang w:val="en-GB"/>
        </w:rPr>
      </w:pPr>
      <w:hyperlink r:id="rId5" w:history="1">
        <w:r w:rsidR="00C96F91" w:rsidRPr="009B566F">
          <w:rPr>
            <w:rStyle w:val="WPHyperlink"/>
            <w:color w:val="auto"/>
            <w:lang w:val="en-GB"/>
          </w:rPr>
          <w:t>http://nypl.bibliocommons.com/item/show/12159735052_sumatra_dances_%28motion_picture%29</w:t>
        </w:r>
      </w:hyperlink>
    </w:p>
    <w:p w14:paraId="333507CC" w14:textId="77777777" w:rsidR="00662B0C" w:rsidRPr="009B566F" w:rsidRDefault="00C96F91">
      <w:pPr>
        <w:rPr>
          <w:lang w:val="en-GB"/>
        </w:rPr>
      </w:pPr>
      <w:r w:rsidRPr="009B566F">
        <w:rPr>
          <w:i/>
          <w:lang w:val="en-GB"/>
        </w:rPr>
        <w:t>Dances from Sumatra</w:t>
      </w:r>
      <w:r w:rsidRPr="009B566F">
        <w:rPr>
          <w:lang w:val="en-GB"/>
        </w:rPr>
        <w:t xml:space="preserve"> (1938) </w:t>
      </w:r>
      <w:r w:rsidRPr="009B566F">
        <w:rPr>
          <w:rStyle w:val="value"/>
          <w:lang w:val="en-GB"/>
        </w:rPr>
        <w:t xml:space="preserve">Produced and directed by Rolf de </w:t>
      </w:r>
      <w:proofErr w:type="spellStart"/>
      <w:r w:rsidRPr="009B566F">
        <w:rPr>
          <w:rStyle w:val="value"/>
          <w:lang w:val="en-GB"/>
        </w:rPr>
        <w:t>Maré</w:t>
      </w:r>
      <w:proofErr w:type="spellEnd"/>
      <w:r w:rsidRPr="009B566F">
        <w:rPr>
          <w:rStyle w:val="value"/>
          <w:lang w:val="en-GB"/>
        </w:rPr>
        <w:t xml:space="preserve">, with a text in French by Claire Holt and photography by Hans Evert. </w:t>
      </w:r>
      <w:proofErr w:type="gramStart"/>
      <w:r w:rsidRPr="009B566F">
        <w:rPr>
          <w:lang w:val="en-GB"/>
        </w:rPr>
        <w:t>The New York Public Library for the Performing Arts.</w:t>
      </w:r>
      <w:proofErr w:type="gramEnd"/>
    </w:p>
    <w:p w14:paraId="1478FB99" w14:textId="77777777" w:rsidR="00662B0C" w:rsidRPr="009B566F" w:rsidRDefault="00662B0C">
      <w:pPr>
        <w:rPr>
          <w:lang w:val="en-GB"/>
        </w:rPr>
      </w:pPr>
    </w:p>
    <w:p w14:paraId="0058D1EF" w14:textId="77777777" w:rsidR="00662B0C" w:rsidRPr="009B566F" w:rsidRDefault="006E33DC">
      <w:pPr>
        <w:rPr>
          <w:lang w:val="en-GB"/>
        </w:rPr>
      </w:pPr>
      <w:hyperlink r:id="rId6" w:history="1">
        <w:r w:rsidR="00C96F91" w:rsidRPr="009B566F">
          <w:rPr>
            <w:rStyle w:val="WPHyperlink"/>
            <w:color w:val="auto"/>
            <w:lang w:val="en-GB"/>
          </w:rPr>
          <w:t>http://nypl.bibliocommons.com/item/show/12159734052_java_dances_%28motion_picture%29</w:t>
        </w:r>
      </w:hyperlink>
    </w:p>
    <w:p w14:paraId="6A7A7DE3" w14:textId="77777777" w:rsidR="00662B0C" w:rsidRPr="009B566F" w:rsidRDefault="00C96F91">
      <w:pPr>
        <w:rPr>
          <w:lang w:val="en-GB"/>
        </w:rPr>
      </w:pPr>
      <w:r w:rsidRPr="009B566F">
        <w:rPr>
          <w:i/>
          <w:lang w:val="en-GB"/>
        </w:rPr>
        <w:t>Java Dances</w:t>
      </w:r>
      <w:r w:rsidRPr="009B566F">
        <w:rPr>
          <w:lang w:val="en-GB"/>
        </w:rPr>
        <w:t xml:space="preserve"> (1938) </w:t>
      </w:r>
      <w:r w:rsidRPr="009B566F">
        <w:rPr>
          <w:rStyle w:val="value"/>
          <w:lang w:val="en-GB"/>
        </w:rPr>
        <w:t xml:space="preserve">Produced and directed by Rolf de </w:t>
      </w:r>
      <w:proofErr w:type="spellStart"/>
      <w:r w:rsidRPr="009B566F">
        <w:rPr>
          <w:rStyle w:val="value"/>
          <w:lang w:val="en-GB"/>
        </w:rPr>
        <w:t>Maré</w:t>
      </w:r>
      <w:proofErr w:type="spellEnd"/>
      <w:r w:rsidRPr="009B566F">
        <w:rPr>
          <w:rStyle w:val="value"/>
          <w:lang w:val="en-GB"/>
        </w:rPr>
        <w:t xml:space="preserve">, with a text in French by Claire Holt and photography by Hans Evert. </w:t>
      </w:r>
      <w:proofErr w:type="gramStart"/>
      <w:r w:rsidRPr="009B566F">
        <w:rPr>
          <w:lang w:val="en-GB"/>
        </w:rPr>
        <w:t>The New York Public Library for the Performing Arts.</w:t>
      </w:r>
      <w:proofErr w:type="gramEnd"/>
    </w:p>
    <w:p w14:paraId="783C52EB" w14:textId="77777777" w:rsidR="00662B0C" w:rsidRPr="009B566F" w:rsidRDefault="00662B0C">
      <w:pPr>
        <w:rPr>
          <w:lang w:val="en-GB"/>
        </w:rPr>
      </w:pPr>
    </w:p>
    <w:p w14:paraId="3D45E759" w14:textId="77777777" w:rsidR="00662B0C" w:rsidRPr="009B566F" w:rsidRDefault="006E33DC">
      <w:pPr>
        <w:rPr>
          <w:lang w:val="en-GB"/>
        </w:rPr>
      </w:pPr>
      <w:hyperlink r:id="rId7" w:history="1">
        <w:r w:rsidR="00C96F91" w:rsidRPr="009B566F">
          <w:rPr>
            <w:rStyle w:val="WPHyperlink"/>
            <w:color w:val="auto"/>
            <w:lang w:val="en-GB"/>
          </w:rPr>
          <w:t>http://nypl.bibliocommons.com/item/show/12159736052_bali_-_celebes_%28motion_picture%29</w:t>
        </w:r>
      </w:hyperlink>
    </w:p>
    <w:p w14:paraId="3DC9236A" w14:textId="77777777" w:rsidR="00662B0C" w:rsidRDefault="00C96F91">
      <w:pPr>
        <w:rPr>
          <w:color w:val="000000"/>
          <w:lang w:val="en-GB"/>
        </w:rPr>
      </w:pPr>
      <w:r w:rsidRPr="009B566F">
        <w:rPr>
          <w:i/>
          <w:lang w:val="en-GB"/>
        </w:rPr>
        <w:t>Bali-Celebes</w:t>
      </w:r>
      <w:r w:rsidRPr="009B566F">
        <w:rPr>
          <w:lang w:val="en-GB"/>
        </w:rPr>
        <w:t xml:space="preserve"> (1938) </w:t>
      </w:r>
      <w:r w:rsidRPr="009B566F">
        <w:rPr>
          <w:rStyle w:val="value"/>
          <w:lang w:val="en-GB"/>
        </w:rPr>
        <w:t xml:space="preserve">Produced and directed by Rolf de </w:t>
      </w:r>
      <w:proofErr w:type="spellStart"/>
      <w:r w:rsidRPr="009B566F">
        <w:rPr>
          <w:rStyle w:val="value"/>
          <w:lang w:val="en-GB"/>
        </w:rPr>
        <w:t>Maré</w:t>
      </w:r>
      <w:proofErr w:type="spellEnd"/>
      <w:r w:rsidRPr="009B566F">
        <w:rPr>
          <w:rStyle w:val="value"/>
          <w:lang w:val="en-GB"/>
        </w:rPr>
        <w:t>, with a text in French by Claire Holt</w:t>
      </w:r>
      <w:r>
        <w:rPr>
          <w:rStyle w:val="value"/>
          <w:color w:val="000000"/>
          <w:lang w:val="en-GB"/>
        </w:rPr>
        <w:t xml:space="preserve"> and photography by Hans Evert. </w:t>
      </w:r>
      <w:proofErr w:type="gramStart"/>
      <w:r>
        <w:rPr>
          <w:color w:val="000000"/>
          <w:lang w:val="en-GB"/>
        </w:rPr>
        <w:t>The New York Public Library for the Performing Arts.</w:t>
      </w:r>
      <w:proofErr w:type="gramEnd"/>
    </w:p>
    <w:p w14:paraId="68606A6E" w14:textId="77777777" w:rsidR="00662B0C" w:rsidRDefault="00662B0C">
      <w:pPr>
        <w:rPr>
          <w:color w:val="000000"/>
          <w:lang w:val="en-GB"/>
        </w:rPr>
      </w:pPr>
    </w:p>
    <w:p w14:paraId="58048B39" w14:textId="0B0F5AAA" w:rsidR="00AD10B1" w:rsidRDefault="00AD10B1" w:rsidP="00AD10B1">
      <w:pPr>
        <w:tabs>
          <w:tab w:val="left" w:pos="0"/>
          <w:tab w:val="left" w:pos="3456"/>
          <w:tab w:val="left" w:pos="3600"/>
          <w:tab w:val="left" w:pos="4320"/>
          <w:tab w:val="left" w:pos="5040"/>
          <w:tab w:val="left" w:pos="5760"/>
          <w:tab w:val="left" w:pos="6480"/>
          <w:tab w:val="left" w:pos="7200"/>
          <w:tab w:val="left" w:pos="7920"/>
        </w:tabs>
      </w:pPr>
      <w:r>
        <w:rPr>
          <w:b/>
          <w:lang w:val="en-GB"/>
        </w:rPr>
        <w:t xml:space="preserve">On-line </w:t>
      </w:r>
      <w:r w:rsidRPr="008675E5">
        <w:rPr>
          <w:b/>
          <w:i/>
          <w:lang w:val="en-GB"/>
        </w:rPr>
        <w:t xml:space="preserve">Revue des Archives </w:t>
      </w:r>
      <w:proofErr w:type="spellStart"/>
      <w:r w:rsidRPr="008675E5">
        <w:rPr>
          <w:b/>
          <w:i/>
          <w:lang w:val="en-GB"/>
        </w:rPr>
        <w:t>Internationales</w:t>
      </w:r>
      <w:proofErr w:type="spellEnd"/>
      <w:r w:rsidRPr="008675E5">
        <w:rPr>
          <w:b/>
          <w:i/>
          <w:lang w:val="en-GB"/>
        </w:rPr>
        <w:t xml:space="preserve"> de la </w:t>
      </w:r>
      <w:proofErr w:type="spellStart"/>
      <w:r w:rsidRPr="008675E5">
        <w:rPr>
          <w:b/>
          <w:i/>
          <w:lang w:val="en-GB"/>
        </w:rPr>
        <w:t>Danse</w:t>
      </w:r>
      <w:proofErr w:type="spellEnd"/>
      <w:r>
        <w:rPr>
          <w:b/>
          <w:lang w:val="en-GB"/>
        </w:rPr>
        <w:t xml:space="preserve"> including 19 issues from 1932 to 1936.</w:t>
      </w:r>
      <w:ins w:id="1" w:author="Nicolas L'Hotellier" w:date="2014-03-21T11:26:00Z">
        <w:r>
          <w:t xml:space="preserve"> </w:t>
        </w:r>
      </w:ins>
      <w:hyperlink r:id="rId8" w:history="1">
        <w:r w:rsidRPr="00760036">
          <w:rPr>
            <w:rStyle w:val="Hyperlink"/>
          </w:rPr>
          <w:t>http://mediatheque.cnd.fr/spip.php?page=documents_et_archives</w:t>
        </w:r>
      </w:hyperlink>
    </w:p>
    <w:p w14:paraId="0F79EAA8" w14:textId="77777777" w:rsidR="00AD10B1" w:rsidRDefault="00AD10B1" w:rsidP="00C96F91">
      <w:pPr>
        <w:tabs>
          <w:tab w:val="left" w:pos="0"/>
          <w:tab w:val="left" w:pos="3456"/>
          <w:tab w:val="left" w:pos="3600"/>
          <w:tab w:val="left" w:pos="4320"/>
          <w:tab w:val="left" w:pos="5040"/>
          <w:tab w:val="left" w:pos="5760"/>
          <w:tab w:val="left" w:pos="6480"/>
          <w:tab w:val="left" w:pos="7200"/>
          <w:tab w:val="left" w:pos="7920"/>
        </w:tabs>
        <w:rPr>
          <w:b/>
          <w:lang w:val="en-GB"/>
        </w:rPr>
      </w:pPr>
    </w:p>
    <w:p w14:paraId="415DE38C" w14:textId="77777777" w:rsidR="00AD10B1" w:rsidRDefault="00AD10B1" w:rsidP="00C96F91">
      <w:pPr>
        <w:tabs>
          <w:tab w:val="left" w:pos="0"/>
          <w:tab w:val="left" w:pos="3456"/>
          <w:tab w:val="left" w:pos="3600"/>
          <w:tab w:val="left" w:pos="4320"/>
          <w:tab w:val="left" w:pos="5040"/>
          <w:tab w:val="left" w:pos="5760"/>
          <w:tab w:val="left" w:pos="6480"/>
          <w:tab w:val="left" w:pos="7200"/>
          <w:tab w:val="left" w:pos="7920"/>
        </w:tabs>
        <w:rPr>
          <w:b/>
          <w:lang w:val="en-GB"/>
        </w:rPr>
      </w:pPr>
    </w:p>
    <w:p w14:paraId="55DFDE65" w14:textId="77777777" w:rsidR="00C96F91" w:rsidRPr="003D53FE" w:rsidRDefault="00C96F91" w:rsidP="00C96F91">
      <w:pPr>
        <w:tabs>
          <w:tab w:val="left" w:pos="0"/>
          <w:tab w:val="left" w:pos="3456"/>
          <w:tab w:val="left" w:pos="3600"/>
          <w:tab w:val="left" w:pos="4320"/>
          <w:tab w:val="left" w:pos="5040"/>
          <w:tab w:val="left" w:pos="5760"/>
          <w:tab w:val="left" w:pos="6480"/>
          <w:tab w:val="left" w:pos="7200"/>
          <w:tab w:val="left" w:pos="7920"/>
        </w:tabs>
        <w:rPr>
          <w:b/>
          <w:lang w:val="en-GB"/>
        </w:rPr>
      </w:pPr>
      <w:proofErr w:type="spellStart"/>
      <w:r w:rsidRPr="003D53FE">
        <w:rPr>
          <w:b/>
          <w:lang w:val="en-GB"/>
        </w:rPr>
        <w:t>Paratextual</w:t>
      </w:r>
      <w:proofErr w:type="spellEnd"/>
      <w:r w:rsidRPr="003D53FE">
        <w:rPr>
          <w:b/>
          <w:lang w:val="en-GB"/>
        </w:rPr>
        <w:t xml:space="preserve"> Material</w:t>
      </w:r>
    </w:p>
    <w:p w14:paraId="086399C4" w14:textId="77777777" w:rsidR="00C96F91" w:rsidRDefault="003D53FE" w:rsidP="00C96F91">
      <w:pPr>
        <w:tabs>
          <w:tab w:val="left" w:pos="0"/>
          <w:tab w:val="left" w:pos="3456"/>
          <w:tab w:val="left" w:pos="3600"/>
          <w:tab w:val="left" w:pos="4320"/>
          <w:tab w:val="left" w:pos="5040"/>
          <w:tab w:val="left" w:pos="5760"/>
          <w:tab w:val="left" w:pos="6480"/>
          <w:tab w:val="left" w:pos="7200"/>
          <w:tab w:val="left" w:pos="7920"/>
        </w:tabs>
        <w:rPr>
          <w:lang w:val="en-GB"/>
        </w:rPr>
      </w:pPr>
      <w:r>
        <w:rPr>
          <w:lang w:val="en-GB"/>
        </w:rPr>
        <w:t xml:space="preserve">A photograph of </w:t>
      </w:r>
      <w:proofErr w:type="spellStart"/>
      <w:r>
        <w:rPr>
          <w:lang w:val="en-GB"/>
        </w:rPr>
        <w:t>Mar</w:t>
      </w:r>
      <w:r>
        <w:rPr>
          <w:rStyle w:val="value"/>
          <w:color w:val="000000"/>
          <w:lang w:val="en-GB"/>
        </w:rPr>
        <w:t>é</w:t>
      </w:r>
      <w:proofErr w:type="spellEnd"/>
      <w:r>
        <w:rPr>
          <w:lang w:val="en-GB"/>
        </w:rPr>
        <w:t xml:space="preserve"> accompanies this entry.</w:t>
      </w:r>
    </w:p>
    <w:p w14:paraId="700EBC35" w14:textId="77777777" w:rsidR="00662B0C" w:rsidRDefault="00662B0C">
      <w:pPr>
        <w:rPr>
          <w:color w:val="000000"/>
          <w:lang w:val="en-GB"/>
        </w:rPr>
      </w:pPr>
    </w:p>
    <w:p w14:paraId="00572C74" w14:textId="77777777" w:rsidR="00662B0C" w:rsidRDefault="00662B0C">
      <w:pPr>
        <w:rPr>
          <w:color w:val="000000"/>
          <w:lang w:val="en-GB"/>
        </w:rPr>
      </w:pPr>
    </w:p>
    <w:p w14:paraId="2B510089" w14:textId="77777777" w:rsidR="00662B0C" w:rsidRDefault="00C96F91">
      <w:pPr>
        <w:rPr>
          <w:color w:val="000000"/>
          <w:lang w:val="en-GB"/>
        </w:rPr>
      </w:pPr>
      <w:proofErr w:type="spellStart"/>
      <w:r>
        <w:rPr>
          <w:color w:val="000000"/>
          <w:lang w:val="en-GB"/>
        </w:rPr>
        <w:t>Sanja</w:t>
      </w:r>
      <w:proofErr w:type="spellEnd"/>
      <w:r>
        <w:rPr>
          <w:color w:val="000000"/>
          <w:lang w:val="en-GB"/>
        </w:rPr>
        <w:t xml:space="preserve"> </w:t>
      </w:r>
      <w:proofErr w:type="spellStart"/>
      <w:r>
        <w:rPr>
          <w:color w:val="000000"/>
          <w:lang w:val="en-GB"/>
        </w:rPr>
        <w:t>Andus</w:t>
      </w:r>
      <w:proofErr w:type="spellEnd"/>
      <w:r>
        <w:rPr>
          <w:color w:val="000000"/>
          <w:lang w:val="en-GB"/>
        </w:rPr>
        <w:t xml:space="preserve"> L’Hotellier</w:t>
      </w:r>
    </w:p>
    <w:sectPr w:rsidR="00662B0C" w:rsidSect="00B23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F9A"/>
    <w:rsid w:val="000A6847"/>
    <w:rsid w:val="001D6B05"/>
    <w:rsid w:val="00237E20"/>
    <w:rsid w:val="002516EF"/>
    <w:rsid w:val="0029368E"/>
    <w:rsid w:val="002A3D83"/>
    <w:rsid w:val="003273FC"/>
    <w:rsid w:val="003D53FE"/>
    <w:rsid w:val="003D7941"/>
    <w:rsid w:val="00453F9A"/>
    <w:rsid w:val="00476718"/>
    <w:rsid w:val="0055194D"/>
    <w:rsid w:val="00662B0C"/>
    <w:rsid w:val="006655E7"/>
    <w:rsid w:val="006E33DC"/>
    <w:rsid w:val="00746A0B"/>
    <w:rsid w:val="007D776C"/>
    <w:rsid w:val="00814473"/>
    <w:rsid w:val="008675E5"/>
    <w:rsid w:val="009973D9"/>
    <w:rsid w:val="009B566F"/>
    <w:rsid w:val="009C3EAA"/>
    <w:rsid w:val="00A170EB"/>
    <w:rsid w:val="00AD10B1"/>
    <w:rsid w:val="00B23000"/>
    <w:rsid w:val="00B86494"/>
    <w:rsid w:val="00BF3CFD"/>
    <w:rsid w:val="00C4609F"/>
    <w:rsid w:val="00C96F91"/>
    <w:rsid w:val="00D05725"/>
    <w:rsid w:val="00D71AFE"/>
    <w:rsid w:val="00EA13F5"/>
    <w:rsid w:val="00ED114E"/>
    <w:rsid w:val="00ED42AA"/>
    <w:rsid w:val="00EF2A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6A8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170EB"/>
    <w:rPr>
      <w:sz w:val="18"/>
      <w:szCs w:val="18"/>
    </w:rPr>
  </w:style>
  <w:style w:type="character" w:customStyle="1" w:styleId="DefaultPara">
    <w:name w:val="Default Para"/>
    <w:basedOn w:val="DefaultParagraphFont"/>
    <w:rPr>
      <w:sz w:val="20"/>
    </w:rPr>
  </w:style>
  <w:style w:type="character" w:customStyle="1" w:styleId="WPHyperlink">
    <w:name w:val="WP_Hyperlink"/>
    <w:basedOn w:val="DefaultParagraphFont"/>
    <w:rPr>
      <w:color w:val="0000FF"/>
      <w:u w:val="single"/>
    </w:rPr>
  </w:style>
  <w:style w:type="paragraph" w:customStyle="1" w:styleId="BalloonTex1">
    <w:name w:val="Balloon Tex1"/>
    <w:basedOn w:val="Normal"/>
    <w:pPr>
      <w:widowControl w:val="0"/>
    </w:pPr>
    <w:rPr>
      <w:rFonts w:ascii="Tahoma" w:hAnsi="Tahoma"/>
      <w:sz w:val="16"/>
    </w:rPr>
  </w:style>
  <w:style w:type="character" w:customStyle="1" w:styleId="BalloonText1">
    <w:name w:val="Balloon Text1"/>
    <w:basedOn w:val="DefaultParagraphFont"/>
    <w:rPr>
      <w:sz w:val="2"/>
    </w:rPr>
  </w:style>
  <w:style w:type="paragraph" w:styleId="BodyText3">
    <w:name w:val="Body Text 3"/>
    <w:basedOn w:val="Normal"/>
    <w:pPr>
      <w:widowControl w:val="0"/>
      <w:spacing w:after="120"/>
    </w:pPr>
    <w:rPr>
      <w:sz w:val="16"/>
    </w:rPr>
  </w:style>
  <w:style w:type="character" w:customStyle="1" w:styleId="BodyText31">
    <w:name w:val="Body Text 31"/>
    <w:basedOn w:val="DefaultParagraphFont"/>
    <w:rPr>
      <w:sz w:val="16"/>
    </w:rPr>
  </w:style>
  <w:style w:type="character" w:customStyle="1" w:styleId="DefaultPara0">
    <w:name w:val="Default Para"/>
    <w:basedOn w:val="DefaultParagraphFont"/>
  </w:style>
  <w:style w:type="paragraph" w:customStyle="1" w:styleId="Footer1">
    <w:name w:val="Footer1"/>
    <w:basedOn w:val="Normal"/>
    <w:pPr>
      <w:widowControl w:val="0"/>
      <w:tabs>
        <w:tab w:val="center" w:pos="4680"/>
        <w:tab w:val="right" w:pos="9359"/>
        <w:tab w:val="right" w:pos="9360"/>
      </w:tabs>
    </w:pPr>
  </w:style>
  <w:style w:type="character" w:customStyle="1" w:styleId="FooterChar">
    <w:name w:val="Footer Char"/>
    <w:basedOn w:val="DefaultParagraphFont"/>
    <w:rPr>
      <w:sz w:val="24"/>
    </w:rPr>
  </w:style>
  <w:style w:type="paragraph" w:customStyle="1" w:styleId="FootnoteTex">
    <w:name w:val="Footnote Tex"/>
    <w:basedOn w:val="Normal"/>
    <w:rPr>
      <w:sz w:val="20"/>
    </w:rPr>
  </w:style>
  <w:style w:type="paragraph" w:styleId="FootnoteText">
    <w:name w:val="footnote text"/>
    <w:basedOn w:val="Normal"/>
    <w:semiHidden/>
    <w:rPr>
      <w:sz w:val="20"/>
    </w:rPr>
  </w:style>
  <w:style w:type="paragraph" w:customStyle="1" w:styleId="footnotete1">
    <w:name w:val="footnote te1"/>
    <w:basedOn w:val="Normal"/>
    <w:rPr>
      <w:sz w:val="20"/>
    </w:rPr>
  </w:style>
  <w:style w:type="character" w:customStyle="1" w:styleId="FootnoteTex0">
    <w:name w:val="Footnote Tex"/>
    <w:basedOn w:val="DefaultParagraphFont"/>
    <w:rPr>
      <w:sz w:val="20"/>
    </w:rPr>
  </w:style>
  <w:style w:type="paragraph" w:customStyle="1" w:styleId="Header1">
    <w:name w:val="Header1"/>
    <w:basedOn w:val="Normal"/>
    <w:pPr>
      <w:tabs>
        <w:tab w:val="center" w:pos="4680"/>
        <w:tab w:val="right" w:pos="9359"/>
        <w:tab w:val="right" w:pos="9360"/>
      </w:tabs>
    </w:pPr>
  </w:style>
  <w:style w:type="character" w:customStyle="1" w:styleId="HeaderChar">
    <w:name w:val="Header Char"/>
    <w:basedOn w:val="DefaultParagraphFont"/>
    <w:rPr>
      <w:sz w:val="24"/>
    </w:rPr>
  </w:style>
  <w:style w:type="character" w:customStyle="1" w:styleId="NoList1">
    <w:name w:val="No List1"/>
    <w:basedOn w:val="DefaultParagraphFont"/>
  </w:style>
  <w:style w:type="character" w:customStyle="1" w:styleId="FollowedHype">
    <w:name w:val="FollowedHype"/>
    <w:basedOn w:val="DefaultParagraphFont"/>
    <w:rPr>
      <w:color w:val="800080"/>
      <w:u w:val="single"/>
    </w:rPr>
  </w:style>
  <w:style w:type="character" w:customStyle="1" w:styleId="value">
    <w:name w:val="value"/>
    <w:basedOn w:val="DefaultParagraphFont"/>
  </w:style>
  <w:style w:type="character" w:customStyle="1" w:styleId="SYSHYPERTEXT">
    <w:name w:val="SYS_HYPERTEXT"/>
    <w:basedOn w:val="DefaultParagraphFont"/>
    <w:rPr>
      <w:color w:val="0000FF"/>
      <w:u w:val="single"/>
    </w:rPr>
  </w:style>
  <w:style w:type="paragraph" w:styleId="CommentText">
    <w:name w:val="annotation text"/>
    <w:basedOn w:val="Normal"/>
    <w:link w:val="CommentTextChar"/>
    <w:uiPriority w:val="99"/>
    <w:semiHidden/>
    <w:unhideWhenUsed/>
    <w:rsid w:val="00A170EB"/>
    <w:rPr>
      <w:szCs w:val="24"/>
    </w:rPr>
  </w:style>
  <w:style w:type="character" w:customStyle="1" w:styleId="CommentTextChar">
    <w:name w:val="Comment Text Char"/>
    <w:basedOn w:val="DefaultParagraphFont"/>
    <w:link w:val="CommentText"/>
    <w:uiPriority w:val="99"/>
    <w:semiHidden/>
    <w:rsid w:val="00A170EB"/>
    <w:rPr>
      <w:sz w:val="24"/>
      <w:szCs w:val="24"/>
    </w:rPr>
  </w:style>
  <w:style w:type="paragraph" w:styleId="CommentSubject">
    <w:name w:val="annotation subject"/>
    <w:basedOn w:val="CommentText"/>
    <w:next w:val="CommentText"/>
    <w:link w:val="CommentSubjectChar"/>
    <w:uiPriority w:val="99"/>
    <w:semiHidden/>
    <w:unhideWhenUsed/>
    <w:rsid w:val="00A170EB"/>
    <w:rPr>
      <w:b/>
      <w:bCs/>
      <w:sz w:val="20"/>
      <w:szCs w:val="20"/>
    </w:rPr>
  </w:style>
  <w:style w:type="character" w:customStyle="1" w:styleId="CommentSubjectChar">
    <w:name w:val="Comment Subject Char"/>
    <w:basedOn w:val="CommentTextChar"/>
    <w:link w:val="CommentSubject"/>
    <w:uiPriority w:val="99"/>
    <w:semiHidden/>
    <w:rsid w:val="00A170EB"/>
    <w:rPr>
      <w:b/>
      <w:bCs/>
      <w:sz w:val="24"/>
      <w:szCs w:val="24"/>
    </w:rPr>
  </w:style>
  <w:style w:type="paragraph" w:styleId="BalloonText">
    <w:name w:val="Balloon Text"/>
    <w:basedOn w:val="Normal"/>
    <w:link w:val="BalloonTextChar"/>
    <w:uiPriority w:val="99"/>
    <w:semiHidden/>
    <w:unhideWhenUsed/>
    <w:rsid w:val="00A170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170EB"/>
    <w:rPr>
      <w:rFonts w:ascii="Lucida Grande" w:hAnsi="Lucida Grande" w:cs="Lucida Grande"/>
      <w:sz w:val="18"/>
      <w:szCs w:val="18"/>
    </w:rPr>
  </w:style>
  <w:style w:type="character" w:styleId="Hyperlink">
    <w:name w:val="Hyperlink"/>
    <w:uiPriority w:val="99"/>
    <w:unhideWhenUsed/>
    <w:rsid w:val="00AD10B1"/>
    <w:rPr>
      <w:color w:val="0000FF"/>
      <w:u w:val="single"/>
    </w:rPr>
  </w:style>
  <w:style w:type="character" w:styleId="FollowedHyperlink">
    <w:name w:val="FollowedHyperlink"/>
    <w:basedOn w:val="DefaultParagraphFont"/>
    <w:uiPriority w:val="99"/>
    <w:semiHidden/>
    <w:unhideWhenUsed/>
    <w:rsid w:val="00AD10B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170EB"/>
    <w:rPr>
      <w:sz w:val="18"/>
      <w:szCs w:val="18"/>
    </w:rPr>
  </w:style>
  <w:style w:type="character" w:customStyle="1" w:styleId="DefaultPara">
    <w:name w:val="Default Para"/>
    <w:basedOn w:val="DefaultParagraphFont"/>
    <w:rPr>
      <w:sz w:val="20"/>
    </w:rPr>
  </w:style>
  <w:style w:type="character" w:customStyle="1" w:styleId="WPHyperlink">
    <w:name w:val="WP_Hyperlink"/>
    <w:basedOn w:val="DefaultParagraphFont"/>
    <w:rPr>
      <w:color w:val="0000FF"/>
      <w:u w:val="single"/>
    </w:rPr>
  </w:style>
  <w:style w:type="paragraph" w:customStyle="1" w:styleId="BalloonTex1">
    <w:name w:val="Balloon Tex1"/>
    <w:basedOn w:val="Normal"/>
    <w:pPr>
      <w:widowControl w:val="0"/>
    </w:pPr>
    <w:rPr>
      <w:rFonts w:ascii="Tahoma" w:hAnsi="Tahoma"/>
      <w:sz w:val="16"/>
    </w:rPr>
  </w:style>
  <w:style w:type="character" w:customStyle="1" w:styleId="BalloonText1">
    <w:name w:val="Balloon Text1"/>
    <w:basedOn w:val="DefaultParagraphFont"/>
    <w:rPr>
      <w:sz w:val="2"/>
    </w:rPr>
  </w:style>
  <w:style w:type="paragraph" w:styleId="BodyText3">
    <w:name w:val="Body Text 3"/>
    <w:basedOn w:val="Normal"/>
    <w:pPr>
      <w:widowControl w:val="0"/>
      <w:spacing w:after="120"/>
    </w:pPr>
    <w:rPr>
      <w:sz w:val="16"/>
    </w:rPr>
  </w:style>
  <w:style w:type="character" w:customStyle="1" w:styleId="BodyText31">
    <w:name w:val="Body Text 31"/>
    <w:basedOn w:val="DefaultParagraphFont"/>
    <w:rPr>
      <w:sz w:val="16"/>
    </w:rPr>
  </w:style>
  <w:style w:type="character" w:customStyle="1" w:styleId="DefaultPara0">
    <w:name w:val="Default Para"/>
    <w:basedOn w:val="DefaultParagraphFont"/>
  </w:style>
  <w:style w:type="paragraph" w:customStyle="1" w:styleId="Footer1">
    <w:name w:val="Footer1"/>
    <w:basedOn w:val="Normal"/>
    <w:pPr>
      <w:widowControl w:val="0"/>
      <w:tabs>
        <w:tab w:val="center" w:pos="4680"/>
        <w:tab w:val="right" w:pos="9359"/>
        <w:tab w:val="right" w:pos="9360"/>
      </w:tabs>
    </w:pPr>
  </w:style>
  <w:style w:type="character" w:customStyle="1" w:styleId="FooterChar">
    <w:name w:val="Footer Char"/>
    <w:basedOn w:val="DefaultParagraphFont"/>
    <w:rPr>
      <w:sz w:val="24"/>
    </w:rPr>
  </w:style>
  <w:style w:type="paragraph" w:customStyle="1" w:styleId="FootnoteTex">
    <w:name w:val="Footnote Tex"/>
    <w:basedOn w:val="Normal"/>
    <w:rPr>
      <w:sz w:val="20"/>
    </w:rPr>
  </w:style>
  <w:style w:type="paragraph" w:styleId="FootnoteText">
    <w:name w:val="footnote text"/>
    <w:basedOn w:val="Normal"/>
    <w:semiHidden/>
    <w:rPr>
      <w:sz w:val="20"/>
    </w:rPr>
  </w:style>
  <w:style w:type="paragraph" w:customStyle="1" w:styleId="footnotete1">
    <w:name w:val="footnote te1"/>
    <w:basedOn w:val="Normal"/>
    <w:rPr>
      <w:sz w:val="20"/>
    </w:rPr>
  </w:style>
  <w:style w:type="character" w:customStyle="1" w:styleId="FootnoteTex0">
    <w:name w:val="Footnote Tex"/>
    <w:basedOn w:val="DefaultParagraphFont"/>
    <w:rPr>
      <w:sz w:val="20"/>
    </w:rPr>
  </w:style>
  <w:style w:type="paragraph" w:customStyle="1" w:styleId="Header1">
    <w:name w:val="Header1"/>
    <w:basedOn w:val="Normal"/>
    <w:pPr>
      <w:tabs>
        <w:tab w:val="center" w:pos="4680"/>
        <w:tab w:val="right" w:pos="9359"/>
        <w:tab w:val="right" w:pos="9360"/>
      </w:tabs>
    </w:pPr>
  </w:style>
  <w:style w:type="character" w:customStyle="1" w:styleId="HeaderChar">
    <w:name w:val="Header Char"/>
    <w:basedOn w:val="DefaultParagraphFont"/>
    <w:rPr>
      <w:sz w:val="24"/>
    </w:rPr>
  </w:style>
  <w:style w:type="character" w:customStyle="1" w:styleId="NoList1">
    <w:name w:val="No List1"/>
    <w:basedOn w:val="DefaultParagraphFont"/>
  </w:style>
  <w:style w:type="character" w:customStyle="1" w:styleId="FollowedHype">
    <w:name w:val="FollowedHype"/>
    <w:basedOn w:val="DefaultParagraphFont"/>
    <w:rPr>
      <w:color w:val="800080"/>
      <w:u w:val="single"/>
    </w:rPr>
  </w:style>
  <w:style w:type="character" w:customStyle="1" w:styleId="value">
    <w:name w:val="value"/>
    <w:basedOn w:val="DefaultParagraphFont"/>
  </w:style>
  <w:style w:type="character" w:customStyle="1" w:styleId="SYSHYPERTEXT">
    <w:name w:val="SYS_HYPERTEXT"/>
    <w:basedOn w:val="DefaultParagraphFont"/>
    <w:rPr>
      <w:color w:val="0000FF"/>
      <w:u w:val="single"/>
    </w:rPr>
  </w:style>
  <w:style w:type="paragraph" w:styleId="CommentText">
    <w:name w:val="annotation text"/>
    <w:basedOn w:val="Normal"/>
    <w:link w:val="CommentTextChar"/>
    <w:uiPriority w:val="99"/>
    <w:semiHidden/>
    <w:unhideWhenUsed/>
    <w:rsid w:val="00A170EB"/>
    <w:rPr>
      <w:szCs w:val="24"/>
    </w:rPr>
  </w:style>
  <w:style w:type="character" w:customStyle="1" w:styleId="CommentTextChar">
    <w:name w:val="Comment Text Char"/>
    <w:basedOn w:val="DefaultParagraphFont"/>
    <w:link w:val="CommentText"/>
    <w:uiPriority w:val="99"/>
    <w:semiHidden/>
    <w:rsid w:val="00A170EB"/>
    <w:rPr>
      <w:sz w:val="24"/>
      <w:szCs w:val="24"/>
    </w:rPr>
  </w:style>
  <w:style w:type="paragraph" w:styleId="CommentSubject">
    <w:name w:val="annotation subject"/>
    <w:basedOn w:val="CommentText"/>
    <w:next w:val="CommentText"/>
    <w:link w:val="CommentSubjectChar"/>
    <w:uiPriority w:val="99"/>
    <w:semiHidden/>
    <w:unhideWhenUsed/>
    <w:rsid w:val="00A170EB"/>
    <w:rPr>
      <w:b/>
      <w:bCs/>
      <w:sz w:val="20"/>
      <w:szCs w:val="20"/>
    </w:rPr>
  </w:style>
  <w:style w:type="character" w:customStyle="1" w:styleId="CommentSubjectChar">
    <w:name w:val="Comment Subject Char"/>
    <w:basedOn w:val="CommentTextChar"/>
    <w:link w:val="CommentSubject"/>
    <w:uiPriority w:val="99"/>
    <w:semiHidden/>
    <w:rsid w:val="00A170EB"/>
    <w:rPr>
      <w:b/>
      <w:bCs/>
      <w:sz w:val="24"/>
      <w:szCs w:val="24"/>
    </w:rPr>
  </w:style>
  <w:style w:type="paragraph" w:styleId="BalloonText">
    <w:name w:val="Balloon Text"/>
    <w:basedOn w:val="Normal"/>
    <w:link w:val="BalloonTextChar"/>
    <w:uiPriority w:val="99"/>
    <w:semiHidden/>
    <w:unhideWhenUsed/>
    <w:rsid w:val="00A170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170EB"/>
    <w:rPr>
      <w:rFonts w:ascii="Lucida Grande" w:hAnsi="Lucida Grande" w:cs="Lucida Grande"/>
      <w:sz w:val="18"/>
      <w:szCs w:val="18"/>
    </w:rPr>
  </w:style>
  <w:style w:type="character" w:styleId="Hyperlink">
    <w:name w:val="Hyperlink"/>
    <w:uiPriority w:val="99"/>
    <w:unhideWhenUsed/>
    <w:rsid w:val="00AD10B1"/>
    <w:rPr>
      <w:color w:val="0000FF"/>
      <w:u w:val="single"/>
    </w:rPr>
  </w:style>
  <w:style w:type="character" w:styleId="FollowedHyperlink">
    <w:name w:val="FollowedHyperlink"/>
    <w:basedOn w:val="DefaultParagraphFont"/>
    <w:uiPriority w:val="99"/>
    <w:semiHidden/>
    <w:unhideWhenUsed/>
    <w:rsid w:val="00AD10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ypl.bibliocommons.com/item/show/12159735052_sumatra_dances_%28motion_picture%29" TargetMode="External"/><Relationship Id="rId6" Type="http://schemas.openxmlformats.org/officeDocument/2006/relationships/hyperlink" Target="http://nypl.bibliocommons.com/item/show/12159734052_java_dances_%28motion_picture%29" TargetMode="External"/><Relationship Id="rId7" Type="http://schemas.openxmlformats.org/officeDocument/2006/relationships/hyperlink" Target="http://nypl.bibliocommons.com/item/show/12159736052_bali_-_celebes_%28motion_picture%29" TargetMode="External"/><Relationship Id="rId8" Type="http://schemas.openxmlformats.org/officeDocument/2006/relationships/hyperlink" Target="http://mediatheque.cnd.fr/spip.php?page=documents_et_archives"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2012</Words>
  <Characters>11472</Characters>
  <Application>Microsoft Macintosh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Victoria</Company>
  <LinksUpToDate>false</LinksUpToDate>
  <CharactersWithSpaces>13458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McDorman</dc:creator>
  <cp:keywords/>
  <cp:lastModifiedBy>Editorial Comments</cp:lastModifiedBy>
  <cp:revision>3</cp:revision>
  <cp:lastPrinted>2012-07-10T04:58:00Z</cp:lastPrinted>
  <dcterms:created xsi:type="dcterms:W3CDTF">2014-04-06T19:39:00Z</dcterms:created>
  <dcterms:modified xsi:type="dcterms:W3CDTF">2014-04-06T19:44:00Z</dcterms:modified>
</cp:coreProperties>
</file>