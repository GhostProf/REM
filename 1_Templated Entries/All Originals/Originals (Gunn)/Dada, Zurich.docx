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bookmarkStart w:id="0" w:name="_GoBack"/>
      <w:bookmarkEnd w:id="0"/>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Bold" w:hAnsi="Times New Roman Bold"/>
        </w:rPr>
      </w:pPr>
      <w:r>
        <w:rPr>
          <w:rFonts w:ascii="Times New Roman Bold" w:hAnsi="Times New Roman Bold"/>
        </w:rPr>
        <w:t>Zurich Dada</w:t>
      </w: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Pr>
          <w:rFonts w:ascii="Times New Roman" w:hAnsi="Times New Roman"/>
        </w:rPr>
        <w:t xml:space="preserve">Dada began in the midst of World War I in Zurich, Switzerland where several expatriate artists converged in order to escape the brutal and seemingly nonsensical destruction of the war. They responded in turn with nonsense, creating an anarchic and subversive anti-aesthetic that would have profound effects on the history of the avant-garde. Indeed, nearly every major Western art movement since the 1920s, as well as culture jammers of all kinds, can claim some connection to the Zurich Dadaists. They initially met at the Cabaret Voltaire - named after the French Enlightenment philosopher - which was opened by theater director Hugo Ball and his partner, the performer Emmy Hennings, on 5 February 1916. Until the summer of that year, the international group met nightly in a charged Dionysian atmosphere where an audience of fellow expats and dissidents experienced a provocative mix of sound and simultaneous poetry in different languages, Cubist dances with African masks, as well as readings from Expressionist and Futurist texts, from Voltaire, and from </w:t>
      </w:r>
      <w:r w:rsidR="00C85B03">
        <w:rPr>
          <w:rFonts w:ascii="Times New Roman" w:hAnsi="Times New Roman"/>
        </w:rPr>
        <w:t>the artists’</w:t>
      </w:r>
      <w:r>
        <w:rPr>
          <w:rFonts w:ascii="Times New Roman" w:hAnsi="Times New Roman"/>
        </w:rPr>
        <w:t xml:space="preserve"> own manifestoes. </w:t>
      </w:r>
      <w:r w:rsidR="00E66AF5">
        <w:rPr>
          <w:rFonts w:ascii="Times New Roman" w:hAnsi="Times New Roman"/>
        </w:rPr>
        <w:t>W</w:t>
      </w:r>
      <w:r>
        <w:rPr>
          <w:rFonts w:ascii="Times New Roman" w:hAnsi="Times New Roman"/>
        </w:rPr>
        <w:t>orks by Hans Arp and Otto van Rees</w:t>
      </w:r>
      <w:r w:rsidR="00E66AF5" w:rsidRPr="00E66AF5">
        <w:rPr>
          <w:rFonts w:ascii="Times New Roman" w:hAnsi="Times New Roman"/>
        </w:rPr>
        <w:t xml:space="preserve"> </w:t>
      </w:r>
      <w:r w:rsidR="00E66AF5">
        <w:rPr>
          <w:rFonts w:ascii="Times New Roman" w:hAnsi="Times New Roman"/>
        </w:rPr>
        <w:t>hung on the walls</w:t>
      </w:r>
      <w:r>
        <w:rPr>
          <w:rFonts w:ascii="Times New Roman" w:hAnsi="Times New Roman"/>
        </w:rPr>
        <w:t xml:space="preserve">. The Dadaists violently rejected the values of Western art and culture, which they believed had contributed to the outbreak of war in the first place. They were especially against the ideas of beauty, mimesis, the myth of originality, the truth of reason, and the transparency of communication. </w:t>
      </w: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Pr>
          <w:rFonts w:ascii="Times New Roman" w:hAnsi="Times New Roman"/>
        </w:rPr>
        <w:t>In order to avoid being drafted, Hennings forged Ball’s passport in 1915 and they crossed from Germany into neutral Switzerland. In Zurich, they met the artist Hans Arp and dancer Sophie Taeuber at Galerie Tanner in November of that year. The Romanian poet Tristan Tzara and his compatriot, architectural student and painter Marcel Janco, joined the group after responding to a press announcement for the new Cabaret. Richard Huelsenbeck, who had collaborated with Ball in Berlin, arrived shortly thereafter, rounding out the original members of Zurich Dada.</w:t>
      </w: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Pr>
          <w:rFonts w:ascii="Times New Roman" w:hAnsi="Times New Roman"/>
        </w:rPr>
        <w:t xml:space="preserve">The name Dada - which was conceived between the opening night of the Cabaret Voltaire and the publication of a periodical of the same name in June 1916 - itself highlights some important aspects of the movement. Against the growing nationalisms of the time, it emphasizes the international nature of the group since the word has connotations in German (the child’s </w:t>
      </w:r>
      <w:r>
        <w:rPr>
          <w:rFonts w:ascii="Times New Roman Italic" w:hAnsi="Times New Roman Italic"/>
        </w:rPr>
        <w:t xml:space="preserve">fort-da </w:t>
      </w:r>
      <w:r>
        <w:rPr>
          <w:rFonts w:ascii="Times New Roman" w:hAnsi="Times New Roman"/>
        </w:rPr>
        <w:t xml:space="preserve">game as described by Freud), French (‘hobbyhorse’), and Romanian (‘yes, yes’). It also brings attention to the role of chance in the Dada anti-aesthetic, in contrast to the old ideas of artistic intention or even genius: in Huelsenbeck’s account of the word’s origin, he and Ball simply plunged a knife blindly into a dictionary. Finally, it points to the growing rivalry between Huelsenbeck and Tzara, who would later claim to have invented the name. This internal tension eventually drove Ball from the group. Additionally, Huelsenbeck left for Germany at the end of 1916, where he would contribute to the Berlin Dada movement, leaving Tzara as the </w:t>
      </w:r>
      <w:r>
        <w:rPr>
          <w:rFonts w:ascii="Times New Roman Italic" w:hAnsi="Times New Roman Italic"/>
        </w:rPr>
        <w:t>de facto</w:t>
      </w:r>
      <w:r>
        <w:rPr>
          <w:rFonts w:ascii="Times New Roman" w:hAnsi="Times New Roman"/>
        </w:rPr>
        <w:t xml:space="preserve"> leader of the Zurich Dadaists in their new venue at Galerie Dada. Subsequently, Tzara facilitated the publication of several more periodicals under the title </w:t>
      </w:r>
      <w:r>
        <w:rPr>
          <w:rFonts w:ascii="Times New Roman Italic" w:hAnsi="Times New Roman Italic"/>
        </w:rPr>
        <w:t xml:space="preserve">Dada </w:t>
      </w:r>
      <w:r>
        <w:rPr>
          <w:rFonts w:ascii="Times New Roman" w:hAnsi="Times New Roman"/>
        </w:rPr>
        <w:t>and inspired other Dada groups around Europe through his incessant networking. But after the war, the refugee artists were again free to travel, bringing the Zurich chapter of Dada to an end. Arp joined Max Ernst in Cologne while Tzara followed Francis Picabia to Paris, where Dada would continue to flourish before it gave way to Surrealism in 1924.</w:t>
      </w: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Bold" w:hAnsi="Times New Roman Bold"/>
        </w:rPr>
      </w:pPr>
      <w:r>
        <w:rPr>
          <w:rFonts w:ascii="Times New Roman Bold" w:hAnsi="Times New Roman Bold"/>
        </w:rPr>
        <w:t>References and further reading</w:t>
      </w:r>
    </w:p>
    <w:p w:rsidR="006C01B4" w:rsidRDefault="006C01B4" w:rsidP="006C01B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Pr>
          <w:rFonts w:ascii="Times New Roman" w:hAnsi="Times New Roman"/>
        </w:rPr>
        <w:t>Arp, J</w:t>
      </w:r>
      <w:ins w:id="1" w:author="Danielle Child" w:date="2014-03-26T13:49:00Z">
        <w:r w:rsidR="0094436A">
          <w:rPr>
            <w:rFonts w:ascii="Times New Roman" w:hAnsi="Times New Roman"/>
          </w:rPr>
          <w:t>. (1972)</w:t>
        </w:r>
      </w:ins>
      <w:del w:id="2" w:author="Danielle Child" w:date="2014-03-26T13:49:00Z">
        <w:r w:rsidDel="0094436A">
          <w:rPr>
            <w:rFonts w:ascii="Times New Roman" w:hAnsi="Times New Roman"/>
          </w:rPr>
          <w:delText>ean</w:delText>
        </w:r>
      </w:del>
      <w:r>
        <w:rPr>
          <w:rFonts w:ascii="Times New Roman" w:hAnsi="Times New Roman"/>
        </w:rPr>
        <w:t xml:space="preserve">, </w:t>
      </w:r>
      <w:r>
        <w:rPr>
          <w:rFonts w:ascii="Times New Roman Italic" w:hAnsi="Times New Roman Italic"/>
        </w:rPr>
        <w:t>Arp on Arp: Poems, Essays, Memories,</w:t>
      </w:r>
      <w:r>
        <w:rPr>
          <w:rFonts w:ascii="Times New Roman" w:hAnsi="Times New Roman"/>
        </w:rPr>
        <w:t xml:space="preserve"> ed. Marcel Jean</w:t>
      </w:r>
      <w:ins w:id="3" w:author="Danielle Child" w:date="2014-03-26T13:50:00Z">
        <w:r w:rsidR="0094436A">
          <w:rPr>
            <w:rFonts w:ascii="Times New Roman" w:hAnsi="Times New Roman"/>
          </w:rPr>
          <w:t xml:space="preserve">, </w:t>
        </w:r>
      </w:ins>
      <w:del w:id="4" w:author="Danielle Child" w:date="2014-03-26T13:50:00Z">
        <w:r w:rsidDel="0094436A">
          <w:rPr>
            <w:rFonts w:ascii="Times New Roman" w:hAnsi="Times New Roman"/>
          </w:rPr>
          <w:delText xml:space="preserve"> (</w:delText>
        </w:r>
      </w:del>
      <w:r>
        <w:rPr>
          <w:rFonts w:ascii="Times New Roman" w:hAnsi="Times New Roman"/>
        </w:rPr>
        <w:t>New York: Viking Press</w:t>
      </w:r>
      <w:del w:id="5" w:author="Danielle Child" w:date="2014-03-26T13:50:00Z">
        <w:r w:rsidDel="0094436A">
          <w:rPr>
            <w:rFonts w:ascii="Times New Roman" w:hAnsi="Times New Roman"/>
          </w:rPr>
          <w:delText>,</w:delText>
        </w:r>
      </w:del>
      <w:del w:id="6" w:author="Danielle Child" w:date="2014-03-26T13:49:00Z">
        <w:r w:rsidDel="0094436A">
          <w:rPr>
            <w:rFonts w:ascii="Times New Roman" w:hAnsi="Times New Roman"/>
          </w:rPr>
          <w:delText xml:space="preserve"> 1972</w:delText>
        </w:r>
      </w:del>
      <w:ins w:id="7" w:author="Danielle Child" w:date="2014-03-26T13:50:00Z">
        <w:r w:rsidR="0094436A">
          <w:rPr>
            <w:rFonts w:ascii="Times New Roman" w:hAnsi="Times New Roman"/>
          </w:rPr>
          <w:t>.</w:t>
        </w:r>
      </w:ins>
      <w:del w:id="8" w:author="Danielle Child" w:date="2014-03-26T13:50:00Z">
        <w:r w:rsidDel="0094436A">
          <w:rPr>
            <w:rFonts w:ascii="Times New Roman" w:hAnsi="Times New Roman"/>
          </w:rPr>
          <w:delText>)</w:delText>
        </w:r>
      </w:del>
    </w:p>
    <w:p w:rsidR="006C01B4" w:rsidRDefault="006C01B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6C01B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Pr>
          <w:rFonts w:ascii="Times New Roman" w:hAnsi="Times New Roman"/>
        </w:rPr>
        <w:t xml:space="preserve">Ball, </w:t>
      </w:r>
      <w:ins w:id="9" w:author="Danielle Child" w:date="2014-03-26T13:50:00Z">
        <w:r w:rsidR="0094436A">
          <w:rPr>
            <w:rFonts w:ascii="Times New Roman" w:hAnsi="Times New Roman"/>
          </w:rPr>
          <w:t>H. (1996)</w:t>
        </w:r>
      </w:ins>
      <w:ins w:id="10" w:author="Danielle Child" w:date="2014-03-26T13:51:00Z">
        <w:r w:rsidR="0094436A">
          <w:rPr>
            <w:rFonts w:ascii="Times New Roman" w:hAnsi="Times New Roman"/>
          </w:rPr>
          <w:t xml:space="preserve">, </w:t>
        </w:r>
      </w:ins>
      <w:del w:id="11" w:author="Danielle Child" w:date="2014-03-26T13:50:00Z">
        <w:r w:rsidR="004010BD" w:rsidDel="0094436A">
          <w:rPr>
            <w:rFonts w:ascii="Times New Roman" w:hAnsi="Times New Roman"/>
          </w:rPr>
          <w:delText xml:space="preserve">Hugo, </w:delText>
        </w:r>
      </w:del>
      <w:r w:rsidR="004010BD">
        <w:rPr>
          <w:rFonts w:ascii="Times New Roman Italic" w:hAnsi="Times New Roman Italic"/>
        </w:rPr>
        <w:t>Flight out of Time: A Dada Diary</w:t>
      </w:r>
      <w:r w:rsidR="004010BD">
        <w:rPr>
          <w:rFonts w:ascii="Times New Roman" w:hAnsi="Times New Roman"/>
        </w:rPr>
        <w:t>, ed. John Elderfield</w:t>
      </w:r>
      <w:ins w:id="12" w:author="Danielle Child" w:date="2014-03-26T13:51:00Z">
        <w:r w:rsidR="0094436A">
          <w:rPr>
            <w:rFonts w:ascii="Times New Roman" w:hAnsi="Times New Roman"/>
          </w:rPr>
          <w:t xml:space="preserve">, </w:t>
        </w:r>
      </w:ins>
      <w:del w:id="13" w:author="Danielle Child" w:date="2014-03-26T13:51:00Z">
        <w:r w:rsidR="004010BD" w:rsidDel="0094436A">
          <w:rPr>
            <w:rFonts w:ascii="Times New Roman" w:hAnsi="Times New Roman"/>
          </w:rPr>
          <w:delText xml:space="preserve"> (</w:delText>
        </w:r>
      </w:del>
      <w:r w:rsidR="004010BD">
        <w:rPr>
          <w:rFonts w:ascii="Times New Roman" w:hAnsi="Times New Roman"/>
        </w:rPr>
        <w:t>Berkeley: University of California Press</w:t>
      </w:r>
      <w:ins w:id="14" w:author="Danielle Child" w:date="2014-03-26T13:51:00Z">
        <w:r w:rsidR="0094436A">
          <w:rPr>
            <w:rFonts w:ascii="Times New Roman" w:hAnsi="Times New Roman"/>
          </w:rPr>
          <w:t>.</w:t>
        </w:r>
      </w:ins>
      <w:del w:id="15" w:author="Danielle Child" w:date="2014-03-26T13:51:00Z">
        <w:r w:rsidR="004010BD" w:rsidDel="0094436A">
          <w:rPr>
            <w:rFonts w:ascii="Times New Roman" w:hAnsi="Times New Roman"/>
          </w:rPr>
          <w:delText>, 1996)</w:delText>
        </w:r>
      </w:del>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6C01B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Pr>
          <w:rFonts w:ascii="Times New Roman" w:hAnsi="Times New Roman"/>
        </w:rPr>
        <w:t xml:space="preserve">Huelsenbeck, </w:t>
      </w:r>
      <w:r w:rsidR="004010BD">
        <w:rPr>
          <w:rFonts w:ascii="Times New Roman" w:hAnsi="Times New Roman"/>
        </w:rPr>
        <w:t>R</w:t>
      </w:r>
      <w:ins w:id="16" w:author="Danielle Child" w:date="2014-03-26T13:51:00Z">
        <w:r w:rsidR="0094436A">
          <w:rPr>
            <w:rFonts w:ascii="Times New Roman" w:hAnsi="Times New Roman"/>
          </w:rPr>
          <w:t>.</w:t>
        </w:r>
      </w:ins>
      <w:del w:id="17" w:author="Danielle Child" w:date="2014-03-26T13:51:00Z">
        <w:r w:rsidR="004010BD" w:rsidDel="0094436A">
          <w:rPr>
            <w:rFonts w:ascii="Times New Roman" w:hAnsi="Times New Roman"/>
          </w:rPr>
          <w:delText>ichard</w:delText>
        </w:r>
      </w:del>
      <w:ins w:id="18" w:author="Danielle Child" w:date="2014-03-26T13:51:00Z">
        <w:r w:rsidR="0094436A">
          <w:rPr>
            <w:rFonts w:ascii="Times New Roman" w:hAnsi="Times New Roman"/>
          </w:rPr>
          <w:t xml:space="preserve"> (1991)</w:t>
        </w:r>
      </w:ins>
      <w:del w:id="19" w:author="Danielle Child" w:date="2014-03-26T13:51:00Z">
        <w:r w:rsidR="004010BD" w:rsidDel="0094436A">
          <w:rPr>
            <w:rFonts w:ascii="Times New Roman" w:hAnsi="Times New Roman"/>
          </w:rPr>
          <w:delText>,</w:delText>
        </w:r>
      </w:del>
      <w:r w:rsidR="004010BD">
        <w:rPr>
          <w:rFonts w:ascii="Times New Roman" w:hAnsi="Times New Roman"/>
        </w:rPr>
        <w:t xml:space="preserve"> </w:t>
      </w:r>
      <w:r w:rsidR="004010BD">
        <w:rPr>
          <w:rFonts w:ascii="Times New Roman Italic" w:hAnsi="Times New Roman Italic"/>
        </w:rPr>
        <w:t>Memoirs of a Dada Drummer</w:t>
      </w:r>
      <w:ins w:id="20" w:author="Danielle Child" w:date="2014-03-26T13:51:00Z">
        <w:r w:rsidR="0094436A">
          <w:rPr>
            <w:rFonts w:ascii="Times New Roman" w:hAnsi="Times New Roman"/>
          </w:rPr>
          <w:t xml:space="preserve">, </w:t>
        </w:r>
      </w:ins>
      <w:del w:id="21" w:author="Danielle Child" w:date="2014-03-26T13:51:00Z">
        <w:r w:rsidR="004010BD" w:rsidDel="0094436A">
          <w:rPr>
            <w:rFonts w:ascii="Times New Roman Italic" w:hAnsi="Times New Roman Italic"/>
          </w:rPr>
          <w:delText xml:space="preserve"> </w:delText>
        </w:r>
        <w:r w:rsidR="004010BD" w:rsidDel="0094436A">
          <w:rPr>
            <w:rFonts w:ascii="Times New Roman" w:hAnsi="Times New Roman"/>
          </w:rPr>
          <w:delText>(</w:delText>
        </w:r>
      </w:del>
      <w:r w:rsidR="004010BD">
        <w:rPr>
          <w:rFonts w:ascii="Times New Roman" w:hAnsi="Times New Roman"/>
        </w:rPr>
        <w:t>Berkeley: University of California Press</w:t>
      </w:r>
      <w:ins w:id="22" w:author="Danielle Child" w:date="2014-03-26T13:51:00Z">
        <w:r w:rsidR="0094436A">
          <w:rPr>
            <w:rFonts w:ascii="Times New Roman" w:hAnsi="Times New Roman"/>
          </w:rPr>
          <w:t>.</w:t>
        </w:r>
      </w:ins>
      <w:del w:id="23" w:author="Danielle Child" w:date="2014-03-26T13:51:00Z">
        <w:r w:rsidR="004010BD" w:rsidDel="0094436A">
          <w:rPr>
            <w:rFonts w:ascii="Times New Roman" w:hAnsi="Times New Roman"/>
          </w:rPr>
          <w:delText>, 1991)</w:delText>
        </w:r>
      </w:del>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6C01B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Pr>
          <w:rFonts w:ascii="Times New Roman" w:hAnsi="Times New Roman"/>
        </w:rPr>
        <w:t xml:space="preserve">Motherwell, </w:t>
      </w:r>
      <w:r w:rsidR="004010BD">
        <w:rPr>
          <w:rFonts w:ascii="Times New Roman" w:hAnsi="Times New Roman"/>
        </w:rPr>
        <w:t>R</w:t>
      </w:r>
      <w:ins w:id="24" w:author="Danielle Child" w:date="2014-03-26T13:51:00Z">
        <w:r w:rsidR="0094436A">
          <w:rPr>
            <w:rFonts w:ascii="Times New Roman" w:hAnsi="Times New Roman"/>
          </w:rPr>
          <w:t xml:space="preserve"> (1989)</w:t>
        </w:r>
      </w:ins>
      <w:del w:id="25" w:author="Danielle Child" w:date="2014-03-26T13:51:00Z">
        <w:r w:rsidR="004010BD" w:rsidDel="0094436A">
          <w:rPr>
            <w:rFonts w:ascii="Times New Roman" w:hAnsi="Times New Roman"/>
          </w:rPr>
          <w:delText>obert</w:delText>
        </w:r>
      </w:del>
      <w:r w:rsidR="004010BD">
        <w:rPr>
          <w:rFonts w:ascii="Times New Roman" w:hAnsi="Times New Roman"/>
        </w:rPr>
        <w:t xml:space="preserve">, ed., </w:t>
      </w:r>
      <w:r w:rsidR="004010BD">
        <w:rPr>
          <w:rFonts w:ascii="Times New Roman Italic" w:hAnsi="Times New Roman Italic"/>
        </w:rPr>
        <w:t>The Dada Painters and Poets: An Anthology</w:t>
      </w:r>
      <w:ins w:id="26" w:author="Danielle Child" w:date="2014-03-26T13:51:00Z">
        <w:r w:rsidR="0094436A">
          <w:rPr>
            <w:rFonts w:ascii="Times New Roman" w:hAnsi="Times New Roman"/>
          </w:rPr>
          <w:t xml:space="preserve">, </w:t>
        </w:r>
      </w:ins>
      <w:del w:id="27" w:author="Danielle Child" w:date="2014-03-26T13:51:00Z">
        <w:r w:rsidR="004010BD" w:rsidDel="0094436A">
          <w:rPr>
            <w:rFonts w:ascii="Times New Roman" w:hAnsi="Times New Roman"/>
          </w:rPr>
          <w:delText xml:space="preserve"> (</w:delText>
        </w:r>
      </w:del>
      <w:r w:rsidR="004010BD">
        <w:rPr>
          <w:rFonts w:ascii="Times New Roman" w:hAnsi="Times New Roman"/>
        </w:rPr>
        <w:t>Cambridge: Harvard University Press</w:t>
      </w:r>
      <w:ins w:id="28" w:author="Danielle Child" w:date="2014-03-26T13:51:00Z">
        <w:r w:rsidR="0094436A">
          <w:rPr>
            <w:rFonts w:ascii="Times New Roman" w:hAnsi="Times New Roman"/>
          </w:rPr>
          <w:t>.</w:t>
        </w:r>
      </w:ins>
      <w:del w:id="29" w:author="Danielle Child" w:date="2014-03-26T13:51:00Z">
        <w:r w:rsidR="004010BD" w:rsidDel="0094436A">
          <w:rPr>
            <w:rFonts w:ascii="Times New Roman" w:hAnsi="Times New Roman"/>
          </w:rPr>
          <w:delText>, 1989)</w:delText>
        </w:r>
      </w:del>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6C01B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Pr>
          <w:rFonts w:ascii="Times New Roman" w:hAnsi="Times New Roman"/>
        </w:rPr>
        <w:t xml:space="preserve">Richter, </w:t>
      </w:r>
      <w:r w:rsidR="004010BD">
        <w:rPr>
          <w:rFonts w:ascii="Times New Roman" w:hAnsi="Times New Roman"/>
        </w:rPr>
        <w:t>Hans</w:t>
      </w:r>
      <w:ins w:id="30" w:author="Danielle Child" w:date="2014-03-26T13:51:00Z">
        <w:r w:rsidR="0094436A">
          <w:rPr>
            <w:rFonts w:ascii="Times New Roman" w:hAnsi="Times New Roman"/>
          </w:rPr>
          <w:t xml:space="preserve"> (1997)</w:t>
        </w:r>
      </w:ins>
      <w:r w:rsidR="004010BD">
        <w:rPr>
          <w:rFonts w:ascii="Times New Roman" w:hAnsi="Times New Roman"/>
        </w:rPr>
        <w:t xml:space="preserve">, </w:t>
      </w:r>
      <w:r w:rsidR="004010BD">
        <w:rPr>
          <w:rFonts w:ascii="Times New Roman Italic" w:hAnsi="Times New Roman Italic"/>
        </w:rPr>
        <w:t>Dada: Art and Anti-Art</w:t>
      </w:r>
      <w:ins w:id="31" w:author="Danielle Child" w:date="2014-03-26T13:51:00Z">
        <w:r w:rsidR="0094436A">
          <w:rPr>
            <w:rFonts w:ascii="Times New Roman" w:hAnsi="Times New Roman"/>
          </w:rPr>
          <w:t xml:space="preserve">, </w:t>
        </w:r>
      </w:ins>
      <w:del w:id="32" w:author="Danielle Child" w:date="2014-03-26T13:51:00Z">
        <w:r w:rsidR="004010BD" w:rsidDel="0094436A">
          <w:rPr>
            <w:rFonts w:ascii="Times New Roman" w:hAnsi="Times New Roman"/>
          </w:rPr>
          <w:delText xml:space="preserve"> (</w:delText>
        </w:r>
      </w:del>
      <w:r w:rsidR="004010BD">
        <w:rPr>
          <w:rFonts w:ascii="Times New Roman" w:hAnsi="Times New Roman"/>
        </w:rPr>
        <w:t>London: Thames &amp; Hudson</w:t>
      </w:r>
      <w:del w:id="33" w:author="Danielle Child" w:date="2014-03-26T13:51:00Z">
        <w:r w:rsidR="004010BD" w:rsidDel="0094436A">
          <w:rPr>
            <w:rFonts w:ascii="Times New Roman" w:hAnsi="Times New Roman"/>
          </w:rPr>
          <w:delText>, 1997)</w:delText>
        </w:r>
      </w:del>
      <w:ins w:id="34" w:author="Danielle Child" w:date="2014-03-26T13:51:00Z">
        <w:r w:rsidR="0094436A">
          <w:rPr>
            <w:rFonts w:ascii="Times New Roman" w:hAnsi="Times New Roman"/>
          </w:rPr>
          <w:t>.</w:t>
        </w:r>
      </w:ins>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Bold" w:hAnsi="Times New Roman Bold"/>
        </w:rPr>
      </w:pPr>
      <w:r>
        <w:rPr>
          <w:rFonts w:ascii="Times New Roman Bold" w:hAnsi="Times New Roman Bold"/>
        </w:rPr>
        <w:t>Suggested images</w:t>
      </w: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Pr>
          <w:rFonts w:ascii="Times New Roman" w:hAnsi="Times New Roman"/>
        </w:rPr>
        <w:t>Anony</w:t>
      </w:r>
      <w:r w:rsidR="006C01B4">
        <w:rPr>
          <w:rFonts w:ascii="Times New Roman" w:hAnsi="Times New Roman"/>
        </w:rPr>
        <w:t>mous photograph of Marcel Janco’s</w:t>
      </w:r>
      <w:r>
        <w:rPr>
          <w:rFonts w:ascii="Times New Roman" w:hAnsi="Times New Roman"/>
        </w:rPr>
        <w:t xml:space="preserve"> </w:t>
      </w:r>
      <w:r>
        <w:rPr>
          <w:rFonts w:ascii="Times New Roman Italic" w:hAnsi="Times New Roman Italic"/>
        </w:rPr>
        <w:t>Cabaret Voltaire</w:t>
      </w:r>
      <w:r>
        <w:rPr>
          <w:rFonts w:ascii="Times New Roman" w:hAnsi="Times New Roman"/>
        </w:rPr>
        <w:t xml:space="preserve">, 1916, dimensions unknown (lost work). </w:t>
      </w:r>
      <w:hyperlink r:id="rId7" w:history="1">
        <w:r>
          <w:rPr>
            <w:rFonts w:ascii="Times New Roman" w:hAnsi="Times New Roman"/>
            <w:color w:val="000099"/>
            <w:u w:val="single"/>
          </w:rPr>
          <w:t>http://frieze-magazin.de/archiv/features/kuenstlerische-selbstenthuellung/?lang=en</w:t>
        </w:r>
      </w:hyperlink>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76442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Pr>
          <w:noProof/>
          <w:lang w:val="en-GB" w:eastAsia="en-GB"/>
        </w:rPr>
        <w:drawing>
          <wp:anchor distT="152400" distB="152400" distL="152400" distR="152400" simplePos="0" relativeHeight="251658240" behindDoc="0" locked="0" layoutInCell="1" allowOverlap="1">
            <wp:simplePos x="0" y="0"/>
            <wp:positionH relativeFrom="page">
              <wp:posOffset>786765</wp:posOffset>
            </wp:positionH>
            <wp:positionV relativeFrom="page">
              <wp:posOffset>3207385</wp:posOffset>
            </wp:positionV>
            <wp:extent cx="1545590" cy="2120900"/>
            <wp:effectExtent l="19050" t="19050" r="16510" b="12700"/>
            <wp:wrapThrough wrapText="bothSides">
              <wp:wrapPolygon edited="0">
                <wp:start x="-266" y="-194"/>
                <wp:lineTo x="-266" y="21535"/>
                <wp:lineTo x="21565" y="21535"/>
                <wp:lineTo x="21565" y="-194"/>
                <wp:lineTo x="-266" y="-194"/>
              </wp:wrapPolygon>
            </wp:wrapThrough>
            <wp:docPr id="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5590" cy="2120900"/>
                    </a:xfrm>
                    <a:prstGeom prst="rect">
                      <a:avLst/>
                    </a:prstGeom>
                    <a:solidFill>
                      <a:srgbClr val="FFFFFF"/>
                    </a:solidFill>
                    <a:ln w="12700">
                      <a:solidFill>
                        <a:srgbClr val="000000"/>
                      </a:solidFill>
                      <a:round/>
                      <a:headEnd/>
                      <a:tailEnd/>
                    </a:ln>
                  </pic:spPr>
                </pic:pic>
              </a:graphicData>
            </a:graphic>
            <wp14:sizeRelH relativeFrom="page">
              <wp14:pctWidth>0</wp14:pctWidth>
            </wp14:sizeRelH>
            <wp14:sizeRelV relativeFrom="page">
              <wp14:pctHeight>0</wp14:pctHeight>
            </wp14:sizeRelV>
          </wp:anchor>
        </w:drawing>
      </w:r>
    </w:p>
    <w:p w:rsidR="004010BD" w:rsidRDefault="0076442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Pr>
          <w:rFonts w:ascii="Times New Roman" w:hAnsi="Times New Roman"/>
          <w:noProof/>
          <w:lang w:val="en-GB" w:eastAsia="en-GB"/>
        </w:rPr>
        <w:drawing>
          <wp:inline distT="0" distB="0" distL="0" distR="0">
            <wp:extent cx="1543050" cy="2119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3050" cy="2119630"/>
                    </a:xfrm>
                    <a:prstGeom prst="rect">
                      <a:avLst/>
                    </a:prstGeom>
                    <a:noFill/>
                    <a:ln>
                      <a:noFill/>
                    </a:ln>
                  </pic:spPr>
                </pic:pic>
              </a:graphicData>
            </a:graphic>
          </wp:inline>
        </w:drawing>
      </w: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Pr>
          <w:rFonts w:ascii="Times New Roman" w:hAnsi="Times New Roman"/>
        </w:rPr>
        <w:t>Sophie Taeuber dancing at the opening of Galerie Dada, 29 March 1917</w:t>
      </w: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Pr>
          <w:rFonts w:ascii="Times New Roman" w:hAnsi="Times New Roman"/>
        </w:rPr>
        <w:t xml:space="preserve">La Fondation Arp, </w:t>
      </w:r>
      <w:hyperlink r:id="rId10" w:history="1">
        <w:r>
          <w:rPr>
            <w:rFonts w:ascii="Times New Roman" w:hAnsi="Times New Roman"/>
            <w:color w:val="000099"/>
            <w:u w:val="single"/>
          </w:rPr>
          <w:t>http://www.fondationarp.org</w:t>
        </w:r>
      </w:hyperlink>
      <w:r>
        <w:rPr>
          <w:rFonts w:ascii="Times New Roman" w:hAnsi="Times New Roman"/>
        </w:rPr>
        <w:t>/</w:t>
      </w: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76442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Pr>
          <w:noProof/>
          <w:lang w:val="en-GB" w:eastAsia="en-GB"/>
        </w:rPr>
        <w:drawing>
          <wp:anchor distT="152400" distB="152400" distL="152400" distR="152400" simplePos="0" relativeHeight="251657216" behindDoc="0" locked="0" layoutInCell="1" allowOverlap="1">
            <wp:simplePos x="0" y="0"/>
            <wp:positionH relativeFrom="page">
              <wp:posOffset>800100</wp:posOffset>
            </wp:positionH>
            <wp:positionV relativeFrom="page">
              <wp:posOffset>6844030</wp:posOffset>
            </wp:positionV>
            <wp:extent cx="1143000" cy="1642110"/>
            <wp:effectExtent l="19050" t="19050" r="19050" b="15240"/>
            <wp:wrapThrough wrapText="bothSides">
              <wp:wrapPolygon edited="0">
                <wp:start x="-360" y="-251"/>
                <wp:lineTo x="-360" y="21550"/>
                <wp:lineTo x="21600" y="21550"/>
                <wp:lineTo x="21600" y="-251"/>
                <wp:lineTo x="-360" y="-251"/>
              </wp:wrapPolygon>
            </wp:wrapThrough>
            <wp:docPr id="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1642110"/>
                    </a:xfrm>
                    <a:prstGeom prst="rect">
                      <a:avLst/>
                    </a:prstGeom>
                    <a:solidFill>
                      <a:srgbClr val="FFFFFF"/>
                    </a:solidFill>
                    <a:ln w="12700">
                      <a:solidFill>
                        <a:srgbClr val="000000"/>
                      </a:solidFill>
                      <a:round/>
                      <a:headEnd/>
                      <a:tailEnd/>
                    </a:ln>
                  </pic:spPr>
                </pic:pic>
              </a:graphicData>
            </a:graphic>
            <wp14:sizeRelH relativeFrom="page">
              <wp14:pctWidth>0</wp14:pctWidth>
            </wp14:sizeRelH>
            <wp14:sizeRelV relativeFrom="page">
              <wp14:pctHeight>0</wp14:pctHeight>
            </wp14:sizeRelV>
          </wp:anchor>
        </w:drawing>
      </w: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76442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Pr>
          <w:rFonts w:ascii="Times New Roman" w:hAnsi="Times New Roman"/>
          <w:noProof/>
          <w:lang w:val="en-GB" w:eastAsia="en-GB"/>
        </w:rPr>
        <w:drawing>
          <wp:inline distT="0" distB="0" distL="0" distR="0">
            <wp:extent cx="1143000" cy="1643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3000" cy="1643380"/>
                    </a:xfrm>
                    <a:prstGeom prst="rect">
                      <a:avLst/>
                    </a:prstGeom>
                    <a:noFill/>
                    <a:ln>
                      <a:noFill/>
                    </a:ln>
                  </pic:spPr>
                </pic:pic>
              </a:graphicData>
            </a:graphic>
          </wp:inline>
        </w:drawing>
      </w: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sectPr w:rsidR="004010BD" w:rsidSect="004B643A">
      <w:headerReference w:type="even" r:id="rId13"/>
      <w:headerReference w:type="default" r:id="rId14"/>
      <w:footerReference w:type="even" r:id="rId15"/>
      <w:footerReference w:type="default" r:id="rId16"/>
      <w:pgSz w:w="11900" w:h="16840"/>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5E75" w:rsidRDefault="00FB5E75">
      <w:r>
        <w:separator/>
      </w:r>
    </w:p>
  </w:endnote>
  <w:endnote w:type="continuationSeparator" w:id="0">
    <w:p w:rsidR="00FB5E75" w:rsidRDefault="00FB5E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ヒラギノ角ゴ Pro W3">
    <w:altName w:val="ヒラギノ角ゴ Pro W3"/>
    <w:charset w:val="4E"/>
    <w:family w:val="auto"/>
    <w:pitch w:val="variable"/>
    <w:sig w:usb0="00000001" w:usb1="00000000" w:usb2="01000407" w:usb3="00000000" w:csb0="00020000" w:csb1="00000000"/>
  </w:font>
  <w:font w:name="Lucida Grande">
    <w:charset w:val="00"/>
    <w:family w:val="auto"/>
    <w:pitch w:val="variable"/>
    <w:sig w:usb0="00000003" w:usb1="00000000" w:usb2="00000000" w:usb3="00000000" w:csb0="00000001" w:csb1="00000000"/>
  </w:font>
  <w:font w:name="Times New Roman Bold">
    <w:panose1 w:val="02020803070505020304"/>
    <w:charset w:val="00"/>
    <w:family w:val="auto"/>
    <w:pitch w:val="variable"/>
    <w:sig w:usb0="00000003" w:usb1="00000000" w:usb2="00000000" w:usb3="00000000" w:csb0="00000001" w:csb1="00000000"/>
  </w:font>
  <w:font w:name="Times New Roman Italic">
    <w:panose1 w:val="02020503050405090304"/>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10BD" w:rsidRDefault="004010BD">
    <w:pPr>
      <w:pStyle w:val="HeaderFooter"/>
      <w:rPr>
        <w:rFonts w:ascii="Times New Roman" w:eastAsia="Times New Roman" w:hAnsi="Times New Roman"/>
        <w:color w:val="auto"/>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10BD" w:rsidRDefault="004010BD">
    <w:pPr>
      <w:pStyle w:val="HeaderFooter"/>
      <w:rPr>
        <w:rFonts w:ascii="Times New Roman" w:eastAsia="Times New Roman" w:hAnsi="Times New Roman"/>
        <w:color w:val="auto"/>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5E75" w:rsidRDefault="00FB5E75">
      <w:r>
        <w:separator/>
      </w:r>
    </w:p>
  </w:footnote>
  <w:footnote w:type="continuationSeparator" w:id="0">
    <w:p w:rsidR="00FB5E75" w:rsidRDefault="00FB5E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10BD" w:rsidRDefault="004010BD">
    <w:pPr>
      <w:pStyle w:val="HeaderFooter"/>
      <w:rPr>
        <w:rFonts w:ascii="Times New Roman" w:eastAsia="Times New Roman" w:hAnsi="Times New Roman"/>
        <w:color w:val="auto"/>
      </w:rPr>
    </w:pPr>
    <w:r>
      <w:rPr>
        <w:rFonts w:ascii="Times New Roman" w:hAnsi="Times New Roman"/>
        <w:sz w:val="24"/>
      </w:rPr>
      <w:t>Jay Hetrick</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10BD" w:rsidRDefault="004010BD">
    <w:pPr>
      <w:pStyle w:val="HeaderFooter"/>
      <w:rPr>
        <w:rFonts w:ascii="Times New Roman" w:eastAsia="Times New Roman" w:hAnsi="Times New Roman"/>
        <w:color w:val="auto"/>
      </w:rPr>
    </w:pPr>
    <w:r>
      <w:rPr>
        <w:rFonts w:ascii="Times New Roman" w:hAnsi="Times New Roman"/>
        <w:sz w:val="24"/>
      </w:rPr>
      <w:t>Jay Hetrick</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bordersDoNotSurroundHeader/>
  <w:bordersDoNotSurroundFooter/>
  <w:stylePaneFormatFilter w:val="2001" w:allStyles="1" w:customStyles="0" w:latentStyles="0" w:stylesInUse="0" w:headingStyles="0" w:numberingStyles="0" w:tableStyles="0" w:directFormattingOnRuns="0" w:directFormattingOnParagraphs="0" w:directFormattingOnNumbering="0" w:directFormattingOnTables="0" w:clearFormatting="0" w:top3HeadingStyles="1" w:visibleStyles="0" w:alternateStyleNames="0"/>
  <w:trackRevisions/>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savePreviewPicture/>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3B63"/>
    <w:rsid w:val="0005133F"/>
    <w:rsid w:val="004010BD"/>
    <w:rsid w:val="004B643A"/>
    <w:rsid w:val="005337FC"/>
    <w:rsid w:val="0060186A"/>
    <w:rsid w:val="006C01B4"/>
    <w:rsid w:val="0076442A"/>
    <w:rsid w:val="00793375"/>
    <w:rsid w:val="007A4115"/>
    <w:rsid w:val="0094436A"/>
    <w:rsid w:val="00C54295"/>
    <w:rsid w:val="00C85B03"/>
    <w:rsid w:val="00CA54A4"/>
    <w:rsid w:val="00E66AF5"/>
    <w:rsid w:val="00F35259"/>
    <w:rsid w:val="00F93B63"/>
    <w:rsid w:val="00FB5E75"/>
    <w:rsid w:val="00FD0AAB"/>
    <w:rsid w:val="00FF5469"/>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locked="0" w:semiHidden="1" w:uiPriority="99"/>
    <w:lsdException w:name="No Spacing" w:locked="0" w:uiPriority="1" w:qFormat="1"/>
    <w:lsdException w:name="Light Shading" w:locked="0" w:uiPriority="60"/>
    <w:lsdException w:name="Light List" w:locked="0" w:uiPriority="61"/>
    <w:lsdException w:name="Light Grid" w:locked="0" w:uiPriority="62"/>
    <w:lsdException w:name="Medium Shading 1" w:locked="0" w:uiPriority="63"/>
    <w:lsdException w:name="Medium Shading 2" w:locked="0" w:uiPriority="64"/>
    <w:lsdException w:name="Medium List 1" w:locked="0" w:uiPriority="65"/>
    <w:lsdException w:name="Medium List 2" w:locked="0" w:uiPriority="66"/>
    <w:lsdException w:name="Medium Grid 1" w:locked="0" w:uiPriority="67"/>
    <w:lsdException w:name="Medium Grid 2" w:locked="0" w:uiPriority="68"/>
    <w:lsdException w:name="Medium Grid 3" w:locked="0" w:uiPriority="69"/>
    <w:lsdException w:name="Dark List" w:locked="0" w:uiPriority="70"/>
    <w:lsdException w:name="Colorful Shading" w:locked="0" w:uiPriority="71"/>
    <w:lsdException w:name="Colorful List" w:locked="0" w:uiPriority="72"/>
    <w:lsdException w:name="Colorful Grid" w:locked="0" w:uiPriority="73"/>
    <w:lsdException w:name="Light Shading Accent 1" w:locked="0" w:uiPriority="60"/>
    <w:lsdException w:name="Light List Accent 1" w:locked="0" w:uiPriority="61"/>
    <w:lsdException w:name="Light Grid Accent 1" w:locked="0" w:uiPriority="62"/>
    <w:lsdException w:name="Medium Shading 1 Accent 1" w:locked="0" w:uiPriority="63"/>
    <w:lsdException w:name="Medium Shading 2 Accent 1" w:locked="0" w:uiPriority="64"/>
    <w:lsdException w:name="Medium List 1 Accent 1" w:locked="0"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locked="0" w:uiPriority="66"/>
    <w:lsdException w:name="Medium Grid 1 Accent 1" w:locked="0" w:uiPriority="67"/>
    <w:lsdException w:name="Medium Grid 2 Accent 1" w:locked="0" w:uiPriority="68"/>
    <w:lsdException w:name="Medium Grid 3 Accent 1" w:locked="0" w:uiPriority="69"/>
    <w:lsdException w:name="Dark List Accent 1" w:locked="0" w:uiPriority="70"/>
    <w:lsdException w:name="Colorful Shading Accent 1" w:locked="0" w:uiPriority="71"/>
    <w:lsdException w:name="Colorful List Accent 1" w:locked="0" w:uiPriority="72"/>
    <w:lsdException w:name="Colorful Grid Accent 1" w:locked="0" w:uiPriority="73"/>
    <w:lsdException w:name="Light Shading Accent 2" w:locked="0" w:uiPriority="60"/>
    <w:lsdException w:name="Light List Accent 2" w:locked="0" w:uiPriority="61"/>
    <w:lsdException w:name="Light Grid Accent 2" w:locked="0" w:uiPriority="62"/>
    <w:lsdException w:name="Medium Shading 1 Accent 2" w:locked="0" w:uiPriority="63"/>
    <w:lsdException w:name="Medium Shading 2 Accent 2" w:locked="0" w:uiPriority="64"/>
    <w:lsdException w:name="Medium List 1 Accent 2" w:locked="0" w:uiPriority="65"/>
    <w:lsdException w:name="Medium List 2 Accent 2" w:locked="0" w:uiPriority="66"/>
    <w:lsdException w:name="Medium Grid 1 Accent 2" w:locked="0" w:uiPriority="67"/>
    <w:lsdException w:name="Medium Grid 2 Accent 2" w:locked="0" w:uiPriority="68"/>
    <w:lsdException w:name="Medium Grid 3 Accent 2" w:locked="0" w:uiPriority="69"/>
    <w:lsdException w:name="Dark List Accent 2" w:locked="0" w:uiPriority="70"/>
    <w:lsdException w:name="Colorful Shading Accent 2" w:locked="0" w:uiPriority="71"/>
    <w:lsdException w:name="Colorful List Accent 2" w:locked="0" w:uiPriority="72"/>
    <w:lsdException w:name="Colorful Grid Accent 2" w:locked="0" w:uiPriority="73"/>
    <w:lsdException w:name="Light Shading Accent 3" w:locked="0" w:uiPriority="60"/>
    <w:lsdException w:name="Light List Accent 3" w:locked="0" w:uiPriority="61"/>
    <w:lsdException w:name="Light Grid Accent 3" w:locked="0" w:uiPriority="62"/>
    <w:lsdException w:name="Medium Shading 1 Accent 3" w:locked="0" w:uiPriority="63"/>
    <w:lsdException w:name="Medium Shading 2 Accent 3" w:locked="0" w:uiPriority="64"/>
    <w:lsdException w:name="Medium List 1 Accent 3" w:locked="0" w:uiPriority="65"/>
    <w:lsdException w:name="Medium List 2 Accent 3" w:locked="0" w:uiPriority="66"/>
    <w:lsdException w:name="Medium Grid 1 Accent 3" w:locked="0" w:uiPriority="67"/>
    <w:lsdException w:name="Medium Grid 2 Accent 3" w:locked="0" w:uiPriority="68"/>
    <w:lsdException w:name="Medium Grid 3 Accent 3" w:locked="0" w:uiPriority="69"/>
    <w:lsdException w:name="Dark List Accent 3" w:locked="0" w:uiPriority="70"/>
    <w:lsdException w:name="Colorful Shading Accent 3" w:locked="0" w:uiPriority="71"/>
    <w:lsdException w:name="Colorful List Accent 3" w:locked="0" w:uiPriority="72"/>
    <w:lsdException w:name="Colorful Grid Accent 3" w:locked="0" w:uiPriority="73"/>
    <w:lsdException w:name="Light Shading Accent 4" w:locked="0" w:uiPriority="60"/>
    <w:lsdException w:name="Light List Accent 4" w:locked="0" w:uiPriority="61"/>
    <w:lsdException w:name="Light Grid Accent 4" w:locked="0" w:uiPriority="62"/>
    <w:lsdException w:name="Medium Shading 1 Accent 4" w:locked="0" w:uiPriority="63"/>
    <w:lsdException w:name="Medium Shading 2 Accent 4" w:locked="0" w:uiPriority="64"/>
    <w:lsdException w:name="Medium List 1 Accent 4" w:locked="0" w:uiPriority="65"/>
    <w:lsdException w:name="Medium List 2 Accent 4" w:locked="0" w:uiPriority="66"/>
    <w:lsdException w:name="Medium Grid 1 Accent 4" w:locked="0" w:uiPriority="67"/>
    <w:lsdException w:name="Medium Grid 2 Accent 4" w:locked="0" w:uiPriority="68"/>
    <w:lsdException w:name="Medium Grid 3 Accent 4" w:locked="0" w:uiPriority="69"/>
    <w:lsdException w:name="Dark List Accent 4" w:locked="0" w:uiPriority="70"/>
    <w:lsdException w:name="Colorful Shading Accent 4" w:locked="0" w:uiPriority="71"/>
    <w:lsdException w:name="Colorful List Accent 4" w:locked="0" w:uiPriority="72"/>
    <w:lsdException w:name="Colorful Grid Accent 4" w:locked="0" w:uiPriority="73"/>
    <w:lsdException w:name="Light Shading Accent 5" w:locked="0" w:uiPriority="60"/>
    <w:lsdException w:name="Light List Accent 5" w:locked="0" w:uiPriority="61"/>
    <w:lsdException w:name="Light Grid Accent 5" w:locked="0" w:uiPriority="62"/>
    <w:lsdException w:name="Medium Shading 1 Accent 5" w:locked="0" w:uiPriority="63"/>
    <w:lsdException w:name="Medium Shading 2 Accent 5" w:locked="0" w:uiPriority="64"/>
    <w:lsdException w:name="Medium List 1 Accent 5" w:locked="0" w:uiPriority="65"/>
    <w:lsdException w:name="Medium List 2 Accent 5" w:locked="0" w:uiPriority="66"/>
    <w:lsdException w:name="Medium Grid 1 Accent 5" w:locked="0" w:uiPriority="67"/>
    <w:lsdException w:name="Medium Grid 2 Accent 5" w:locked="0" w:uiPriority="68"/>
    <w:lsdException w:name="Medium Grid 3 Accent 5" w:locked="0" w:uiPriority="69"/>
    <w:lsdException w:name="Dark List Accent 5" w:locked="0" w:uiPriority="70"/>
    <w:lsdException w:name="Colorful Shading Accent 5" w:locked="0" w:uiPriority="71"/>
    <w:lsdException w:name="Colorful List Accent 5" w:locked="0" w:uiPriority="72"/>
    <w:lsdException w:name="Colorful Grid Accent 5" w:locked="0" w:uiPriority="73"/>
    <w:lsdException w:name="Light Shading Accent 6" w:locked="0" w:uiPriority="60"/>
    <w:lsdException w:name="Light List Accent 6" w:locked="0" w:uiPriority="61"/>
    <w:lsdException w:name="Light Grid Accent 6" w:locked="0" w:uiPriority="62"/>
    <w:lsdException w:name="Medium Shading 1 Accent 6" w:locked="0" w:uiPriority="63"/>
    <w:lsdException w:name="Medium Shading 2 Accent 6" w:locked="0" w:uiPriority="64"/>
    <w:lsdException w:name="Medium List 1 Accent 6" w:locked="0" w:uiPriority="65"/>
    <w:lsdException w:name="Medium List 2 Accent 6" w:locked="0" w:uiPriority="66"/>
    <w:lsdException w:name="Medium Grid 1 Accent 6" w:locked="0" w:uiPriority="67"/>
    <w:lsdException w:name="Medium Grid 2 Accent 6" w:locked="0" w:uiPriority="68"/>
    <w:lsdException w:name="Medium Grid 3 Accent 6" w:locked="0" w:uiPriority="69"/>
    <w:lsdException w:name="Dark List Accent 6" w:locked="0" w:uiPriority="70"/>
    <w:lsdException w:name="Colorful Shading Accent 6" w:locked="0"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qFormat/>
    <w:rsid w:val="004B643A"/>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
    <w:name w:val="Header &amp; Footer"/>
    <w:rsid w:val="004B643A"/>
    <w:pPr>
      <w:tabs>
        <w:tab w:val="right" w:pos="9632"/>
      </w:tabs>
    </w:pPr>
    <w:rPr>
      <w:rFonts w:ascii="Helvetica" w:eastAsia="ヒラギノ角ゴ Pro W3" w:hAnsi="Helvetica"/>
      <w:color w:val="000000"/>
    </w:rPr>
  </w:style>
  <w:style w:type="paragraph" w:customStyle="1" w:styleId="Body">
    <w:name w:val="Body"/>
    <w:rsid w:val="004B643A"/>
    <w:rPr>
      <w:rFonts w:ascii="Helvetica" w:eastAsia="ヒラギノ角ゴ Pro W3" w:hAnsi="Helvetica"/>
      <w:color w:val="000000"/>
      <w:sz w:val="24"/>
    </w:rPr>
  </w:style>
  <w:style w:type="paragraph" w:styleId="BalloonText">
    <w:name w:val="Balloon Text"/>
    <w:basedOn w:val="Normal"/>
    <w:link w:val="BalloonTextChar"/>
    <w:locked/>
    <w:rsid w:val="0094436A"/>
    <w:rPr>
      <w:rFonts w:ascii="Lucida Grande" w:hAnsi="Lucida Grande"/>
      <w:sz w:val="18"/>
      <w:szCs w:val="18"/>
    </w:rPr>
  </w:style>
  <w:style w:type="character" w:customStyle="1" w:styleId="BalloonTextChar">
    <w:name w:val="Balloon Text Char"/>
    <w:basedOn w:val="DefaultParagraphFont"/>
    <w:link w:val="BalloonText"/>
    <w:rsid w:val="0094436A"/>
    <w:rPr>
      <w:rFonts w:ascii="Lucida Grande" w:hAnsi="Lucida Grande"/>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locked="0" w:semiHidden="1" w:uiPriority="99"/>
    <w:lsdException w:name="No Spacing" w:locked="0" w:uiPriority="1" w:qFormat="1"/>
    <w:lsdException w:name="Light Shading" w:locked="0" w:uiPriority="60"/>
    <w:lsdException w:name="Light List" w:locked="0" w:uiPriority="61"/>
    <w:lsdException w:name="Light Grid" w:locked="0" w:uiPriority="62"/>
    <w:lsdException w:name="Medium Shading 1" w:locked="0" w:uiPriority="63"/>
    <w:lsdException w:name="Medium Shading 2" w:locked="0" w:uiPriority="64"/>
    <w:lsdException w:name="Medium List 1" w:locked="0" w:uiPriority="65"/>
    <w:lsdException w:name="Medium List 2" w:locked="0" w:uiPriority="66"/>
    <w:lsdException w:name="Medium Grid 1" w:locked="0" w:uiPriority="67"/>
    <w:lsdException w:name="Medium Grid 2" w:locked="0" w:uiPriority="68"/>
    <w:lsdException w:name="Medium Grid 3" w:locked="0" w:uiPriority="69"/>
    <w:lsdException w:name="Dark List" w:locked="0" w:uiPriority="70"/>
    <w:lsdException w:name="Colorful Shading" w:locked="0" w:uiPriority="71"/>
    <w:lsdException w:name="Colorful List" w:locked="0" w:uiPriority="72"/>
    <w:lsdException w:name="Colorful Grid" w:locked="0" w:uiPriority="73"/>
    <w:lsdException w:name="Light Shading Accent 1" w:locked="0" w:uiPriority="60"/>
    <w:lsdException w:name="Light List Accent 1" w:locked="0" w:uiPriority="61"/>
    <w:lsdException w:name="Light Grid Accent 1" w:locked="0" w:uiPriority="62"/>
    <w:lsdException w:name="Medium Shading 1 Accent 1" w:locked="0" w:uiPriority="63"/>
    <w:lsdException w:name="Medium Shading 2 Accent 1" w:locked="0" w:uiPriority="64"/>
    <w:lsdException w:name="Medium List 1 Accent 1" w:locked="0"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locked="0" w:uiPriority="66"/>
    <w:lsdException w:name="Medium Grid 1 Accent 1" w:locked="0" w:uiPriority="67"/>
    <w:lsdException w:name="Medium Grid 2 Accent 1" w:locked="0" w:uiPriority="68"/>
    <w:lsdException w:name="Medium Grid 3 Accent 1" w:locked="0" w:uiPriority="69"/>
    <w:lsdException w:name="Dark List Accent 1" w:locked="0" w:uiPriority="70"/>
    <w:lsdException w:name="Colorful Shading Accent 1" w:locked="0" w:uiPriority="71"/>
    <w:lsdException w:name="Colorful List Accent 1" w:locked="0" w:uiPriority="72"/>
    <w:lsdException w:name="Colorful Grid Accent 1" w:locked="0" w:uiPriority="73"/>
    <w:lsdException w:name="Light Shading Accent 2" w:locked="0" w:uiPriority="60"/>
    <w:lsdException w:name="Light List Accent 2" w:locked="0" w:uiPriority="61"/>
    <w:lsdException w:name="Light Grid Accent 2" w:locked="0" w:uiPriority="62"/>
    <w:lsdException w:name="Medium Shading 1 Accent 2" w:locked="0" w:uiPriority="63"/>
    <w:lsdException w:name="Medium Shading 2 Accent 2" w:locked="0" w:uiPriority="64"/>
    <w:lsdException w:name="Medium List 1 Accent 2" w:locked="0" w:uiPriority="65"/>
    <w:lsdException w:name="Medium List 2 Accent 2" w:locked="0" w:uiPriority="66"/>
    <w:lsdException w:name="Medium Grid 1 Accent 2" w:locked="0" w:uiPriority="67"/>
    <w:lsdException w:name="Medium Grid 2 Accent 2" w:locked="0" w:uiPriority="68"/>
    <w:lsdException w:name="Medium Grid 3 Accent 2" w:locked="0" w:uiPriority="69"/>
    <w:lsdException w:name="Dark List Accent 2" w:locked="0" w:uiPriority="70"/>
    <w:lsdException w:name="Colorful Shading Accent 2" w:locked="0" w:uiPriority="71"/>
    <w:lsdException w:name="Colorful List Accent 2" w:locked="0" w:uiPriority="72"/>
    <w:lsdException w:name="Colorful Grid Accent 2" w:locked="0" w:uiPriority="73"/>
    <w:lsdException w:name="Light Shading Accent 3" w:locked="0" w:uiPriority="60"/>
    <w:lsdException w:name="Light List Accent 3" w:locked="0" w:uiPriority="61"/>
    <w:lsdException w:name="Light Grid Accent 3" w:locked="0" w:uiPriority="62"/>
    <w:lsdException w:name="Medium Shading 1 Accent 3" w:locked="0" w:uiPriority="63"/>
    <w:lsdException w:name="Medium Shading 2 Accent 3" w:locked="0" w:uiPriority="64"/>
    <w:lsdException w:name="Medium List 1 Accent 3" w:locked="0" w:uiPriority="65"/>
    <w:lsdException w:name="Medium List 2 Accent 3" w:locked="0" w:uiPriority="66"/>
    <w:lsdException w:name="Medium Grid 1 Accent 3" w:locked="0" w:uiPriority="67"/>
    <w:lsdException w:name="Medium Grid 2 Accent 3" w:locked="0" w:uiPriority="68"/>
    <w:lsdException w:name="Medium Grid 3 Accent 3" w:locked="0" w:uiPriority="69"/>
    <w:lsdException w:name="Dark List Accent 3" w:locked="0" w:uiPriority="70"/>
    <w:lsdException w:name="Colorful Shading Accent 3" w:locked="0" w:uiPriority="71"/>
    <w:lsdException w:name="Colorful List Accent 3" w:locked="0" w:uiPriority="72"/>
    <w:lsdException w:name="Colorful Grid Accent 3" w:locked="0" w:uiPriority="73"/>
    <w:lsdException w:name="Light Shading Accent 4" w:locked="0" w:uiPriority="60"/>
    <w:lsdException w:name="Light List Accent 4" w:locked="0" w:uiPriority="61"/>
    <w:lsdException w:name="Light Grid Accent 4" w:locked="0" w:uiPriority="62"/>
    <w:lsdException w:name="Medium Shading 1 Accent 4" w:locked="0" w:uiPriority="63"/>
    <w:lsdException w:name="Medium Shading 2 Accent 4" w:locked="0" w:uiPriority="64"/>
    <w:lsdException w:name="Medium List 1 Accent 4" w:locked="0" w:uiPriority="65"/>
    <w:lsdException w:name="Medium List 2 Accent 4" w:locked="0" w:uiPriority="66"/>
    <w:lsdException w:name="Medium Grid 1 Accent 4" w:locked="0" w:uiPriority="67"/>
    <w:lsdException w:name="Medium Grid 2 Accent 4" w:locked="0" w:uiPriority="68"/>
    <w:lsdException w:name="Medium Grid 3 Accent 4" w:locked="0" w:uiPriority="69"/>
    <w:lsdException w:name="Dark List Accent 4" w:locked="0" w:uiPriority="70"/>
    <w:lsdException w:name="Colorful Shading Accent 4" w:locked="0" w:uiPriority="71"/>
    <w:lsdException w:name="Colorful List Accent 4" w:locked="0" w:uiPriority="72"/>
    <w:lsdException w:name="Colorful Grid Accent 4" w:locked="0" w:uiPriority="73"/>
    <w:lsdException w:name="Light Shading Accent 5" w:locked="0" w:uiPriority="60"/>
    <w:lsdException w:name="Light List Accent 5" w:locked="0" w:uiPriority="61"/>
    <w:lsdException w:name="Light Grid Accent 5" w:locked="0" w:uiPriority="62"/>
    <w:lsdException w:name="Medium Shading 1 Accent 5" w:locked="0" w:uiPriority="63"/>
    <w:lsdException w:name="Medium Shading 2 Accent 5" w:locked="0" w:uiPriority="64"/>
    <w:lsdException w:name="Medium List 1 Accent 5" w:locked="0" w:uiPriority="65"/>
    <w:lsdException w:name="Medium List 2 Accent 5" w:locked="0" w:uiPriority="66"/>
    <w:lsdException w:name="Medium Grid 1 Accent 5" w:locked="0" w:uiPriority="67"/>
    <w:lsdException w:name="Medium Grid 2 Accent 5" w:locked="0" w:uiPriority="68"/>
    <w:lsdException w:name="Medium Grid 3 Accent 5" w:locked="0" w:uiPriority="69"/>
    <w:lsdException w:name="Dark List Accent 5" w:locked="0" w:uiPriority="70"/>
    <w:lsdException w:name="Colorful Shading Accent 5" w:locked="0" w:uiPriority="71"/>
    <w:lsdException w:name="Colorful List Accent 5" w:locked="0" w:uiPriority="72"/>
    <w:lsdException w:name="Colorful Grid Accent 5" w:locked="0" w:uiPriority="73"/>
    <w:lsdException w:name="Light Shading Accent 6" w:locked="0" w:uiPriority="60"/>
    <w:lsdException w:name="Light List Accent 6" w:locked="0" w:uiPriority="61"/>
    <w:lsdException w:name="Light Grid Accent 6" w:locked="0" w:uiPriority="62"/>
    <w:lsdException w:name="Medium Shading 1 Accent 6" w:locked="0" w:uiPriority="63"/>
    <w:lsdException w:name="Medium Shading 2 Accent 6" w:locked="0" w:uiPriority="64"/>
    <w:lsdException w:name="Medium List 1 Accent 6" w:locked="0" w:uiPriority="65"/>
    <w:lsdException w:name="Medium List 2 Accent 6" w:locked="0" w:uiPriority="66"/>
    <w:lsdException w:name="Medium Grid 1 Accent 6" w:locked="0" w:uiPriority="67"/>
    <w:lsdException w:name="Medium Grid 2 Accent 6" w:locked="0" w:uiPriority="68"/>
    <w:lsdException w:name="Medium Grid 3 Accent 6" w:locked="0" w:uiPriority="69"/>
    <w:lsdException w:name="Dark List Accent 6" w:locked="0" w:uiPriority="70"/>
    <w:lsdException w:name="Colorful Shading Accent 6" w:locked="0"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qFormat/>
    <w:rsid w:val="004B643A"/>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
    <w:name w:val="Header &amp; Footer"/>
    <w:rsid w:val="004B643A"/>
    <w:pPr>
      <w:tabs>
        <w:tab w:val="right" w:pos="9632"/>
      </w:tabs>
    </w:pPr>
    <w:rPr>
      <w:rFonts w:ascii="Helvetica" w:eastAsia="ヒラギノ角ゴ Pro W3" w:hAnsi="Helvetica"/>
      <w:color w:val="000000"/>
    </w:rPr>
  </w:style>
  <w:style w:type="paragraph" w:customStyle="1" w:styleId="Body">
    <w:name w:val="Body"/>
    <w:rsid w:val="004B643A"/>
    <w:rPr>
      <w:rFonts w:ascii="Helvetica" w:eastAsia="ヒラギノ角ゴ Pro W3" w:hAnsi="Helvetica"/>
      <w:color w:val="000000"/>
      <w:sz w:val="24"/>
    </w:rPr>
  </w:style>
  <w:style w:type="paragraph" w:styleId="BalloonText">
    <w:name w:val="Balloon Text"/>
    <w:basedOn w:val="Normal"/>
    <w:link w:val="BalloonTextChar"/>
    <w:locked/>
    <w:rsid w:val="0094436A"/>
    <w:rPr>
      <w:rFonts w:ascii="Lucida Grande" w:hAnsi="Lucida Grande"/>
      <w:sz w:val="18"/>
      <w:szCs w:val="18"/>
    </w:rPr>
  </w:style>
  <w:style w:type="character" w:customStyle="1" w:styleId="BalloonTextChar">
    <w:name w:val="Balloon Text Char"/>
    <w:basedOn w:val="DefaultParagraphFont"/>
    <w:link w:val="BalloonText"/>
    <w:rsid w:val="0094436A"/>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frieze-magazin.de/archiv/features/kuenstlerische-selbstenthuellung/?lang=en" TargetMode="External"/><Relationship Id="rId12" Type="http://schemas.openxmlformats.org/officeDocument/2006/relationships/image" Target="media/image4.emf"/><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footer" Target="footer2.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www.fondationarp.org" TargetMode="Externa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Pages>
  <Words>689</Words>
  <Characters>3932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AUD</Company>
  <LinksUpToDate>false</LinksUpToDate>
  <CharactersWithSpaces>4612</CharactersWithSpaces>
  <SharedDoc>false</SharedDoc>
  <HLinks>
    <vt:vector size="12" baseType="variant">
      <vt:variant>
        <vt:i4>7012441</vt:i4>
      </vt:variant>
      <vt:variant>
        <vt:i4>3</vt:i4>
      </vt:variant>
      <vt:variant>
        <vt:i4>0</vt:i4>
      </vt:variant>
      <vt:variant>
        <vt:i4>5</vt:i4>
      </vt:variant>
      <vt:variant>
        <vt:lpwstr>http://www.fondationarp.org</vt:lpwstr>
      </vt:variant>
      <vt:variant>
        <vt:lpwstr/>
      </vt:variant>
      <vt:variant>
        <vt:i4>3932213</vt:i4>
      </vt:variant>
      <vt:variant>
        <vt:i4>0</vt:i4>
      </vt:variant>
      <vt:variant>
        <vt:i4>0</vt:i4>
      </vt:variant>
      <vt:variant>
        <vt:i4>5</vt:i4>
      </vt:variant>
      <vt:variant>
        <vt:lpwstr>http://frieze-magazin.de/archiv/features/kuenstlerische-selbstenthuellung/?lang=en</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Danielle Child</dc:creator>
  <cp:lastModifiedBy>doctor</cp:lastModifiedBy>
  <cp:revision>2</cp:revision>
  <dcterms:created xsi:type="dcterms:W3CDTF">2014-04-22T16:05:00Z</dcterms:created>
  <dcterms:modified xsi:type="dcterms:W3CDTF">2014-04-22T16:05:00Z</dcterms:modified>
</cp:coreProperties>
</file>