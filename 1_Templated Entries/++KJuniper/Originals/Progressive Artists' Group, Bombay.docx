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84C809" w14:textId="77777777" w:rsidR="001D17E6" w:rsidRPr="00FB3BF2" w:rsidRDefault="00D221C2">
      <w:pPr>
        <w:autoSpaceDE w:val="0"/>
        <w:autoSpaceDN w:val="0"/>
        <w:adjustRightInd w:val="0"/>
        <w:spacing w:line="360" w:lineRule="auto"/>
        <w:rPr>
          <w:color w:val="808080" w:themeColor="background1" w:themeShade="80"/>
        </w:rPr>
      </w:pPr>
      <w:bookmarkStart w:id="0" w:name="1_a_2000_word_essay_on_the_Bom"/>
      <w:r>
        <w:rPr>
          <w:color w:val="808080" w:themeColor="background1" w:themeShade="80"/>
        </w:rPr>
        <w:t xml:space="preserve">Writer: </w:t>
      </w:r>
      <w:r w:rsidR="005C5E4A" w:rsidRPr="00417A9A">
        <w:rPr>
          <w:color w:val="808080" w:themeColor="background1" w:themeShade="80"/>
        </w:rPr>
        <w:t xml:space="preserve">John Xaviers </w:t>
      </w:r>
      <w:bookmarkEnd w:id="0"/>
    </w:p>
    <w:p w14:paraId="49FAF52F" w14:textId="77777777" w:rsidR="001D17E6" w:rsidRDefault="005C5E4A">
      <w:pPr>
        <w:tabs>
          <w:tab w:val="left" w:pos="720"/>
          <w:tab w:val="left" w:pos="1440"/>
          <w:tab w:val="left" w:pos="2160"/>
          <w:tab w:val="left" w:pos="2880"/>
          <w:tab w:val="left" w:pos="3600"/>
          <w:tab w:val="left" w:pos="4320"/>
        </w:tabs>
        <w:autoSpaceDE w:val="0"/>
        <w:autoSpaceDN w:val="0"/>
        <w:adjustRightInd w:val="0"/>
        <w:spacing w:line="360" w:lineRule="auto"/>
        <w:ind w:firstLine="360"/>
      </w:pPr>
      <w:bookmarkStart w:id="1" w:name="Bombay_Progressive_Group"/>
      <w:bookmarkEnd w:id="1"/>
      <w:r>
        <w:t xml:space="preserve"> </w:t>
      </w:r>
    </w:p>
    <w:p w14:paraId="3B9CE5D7" w14:textId="77777777" w:rsidR="001D17E6" w:rsidRDefault="001D17E6">
      <w:pPr>
        <w:tabs>
          <w:tab w:val="left" w:pos="720"/>
          <w:tab w:val="left" w:pos="1440"/>
          <w:tab w:val="left" w:pos="2160"/>
          <w:tab w:val="left" w:pos="2880"/>
          <w:tab w:val="left" w:pos="3600"/>
          <w:tab w:val="left" w:pos="4320"/>
        </w:tabs>
        <w:autoSpaceDE w:val="0"/>
        <w:autoSpaceDN w:val="0"/>
        <w:adjustRightInd w:val="0"/>
        <w:spacing w:line="360" w:lineRule="auto"/>
        <w:ind w:firstLine="360"/>
      </w:pPr>
    </w:p>
    <w:p w14:paraId="0D2A33D0" w14:textId="77777777" w:rsidR="001D17E6" w:rsidRDefault="00D221C2" w:rsidP="00FB3BF2">
      <w:pPr>
        <w:tabs>
          <w:tab w:val="left" w:pos="720"/>
          <w:tab w:val="left" w:pos="1440"/>
          <w:tab w:val="left" w:pos="2160"/>
          <w:tab w:val="left" w:pos="2880"/>
          <w:tab w:val="left" w:pos="3600"/>
          <w:tab w:val="left" w:pos="4320"/>
        </w:tabs>
        <w:autoSpaceDE w:val="0"/>
        <w:autoSpaceDN w:val="0"/>
        <w:adjustRightInd w:val="0"/>
        <w:spacing w:line="360" w:lineRule="auto"/>
      </w:pPr>
      <w:bookmarkStart w:id="2" w:name="independence_moment"/>
      <w:r>
        <w:rPr>
          <w:b/>
        </w:rPr>
        <w:t xml:space="preserve">The </w:t>
      </w:r>
      <w:r w:rsidR="005C5E4A">
        <w:rPr>
          <w:b/>
        </w:rPr>
        <w:t>Progressive Artists’ Group, Bombay</w:t>
      </w:r>
      <w:bookmarkEnd w:id="2"/>
    </w:p>
    <w:p w14:paraId="271269B6" w14:textId="77777777" w:rsidR="001D17E6" w:rsidRDefault="001D17E6">
      <w:pPr>
        <w:tabs>
          <w:tab w:val="left" w:pos="720"/>
          <w:tab w:val="left" w:pos="1440"/>
          <w:tab w:val="left" w:pos="2160"/>
          <w:tab w:val="left" w:pos="2880"/>
          <w:tab w:val="left" w:pos="3600"/>
          <w:tab w:val="left" w:pos="4320"/>
        </w:tabs>
        <w:autoSpaceDE w:val="0"/>
        <w:autoSpaceDN w:val="0"/>
        <w:adjustRightInd w:val="0"/>
        <w:spacing w:line="360" w:lineRule="auto"/>
        <w:ind w:firstLine="360"/>
      </w:pPr>
    </w:p>
    <w:p w14:paraId="086E38F9" w14:textId="6529B923" w:rsidR="001D17E6" w:rsidRDefault="00D221C2" w:rsidP="00FB3BF2">
      <w:pPr>
        <w:tabs>
          <w:tab w:val="left" w:pos="720"/>
          <w:tab w:val="left" w:pos="1440"/>
          <w:tab w:val="left" w:pos="2160"/>
          <w:tab w:val="left" w:pos="2880"/>
          <w:tab w:val="left" w:pos="3600"/>
          <w:tab w:val="left" w:pos="4320"/>
        </w:tabs>
        <w:autoSpaceDE w:val="0"/>
        <w:autoSpaceDN w:val="0"/>
        <w:adjustRightInd w:val="0"/>
        <w:spacing w:line="360" w:lineRule="auto"/>
      </w:pPr>
      <w:r>
        <w:t xml:space="preserve">The </w:t>
      </w:r>
      <w:r w:rsidR="005C5E4A">
        <w:t xml:space="preserve">Progressive Artists’ Group, Bombay was formed in 1947 and was active </w:t>
      </w:r>
      <w:r w:rsidR="00FB3BF2">
        <w:t>until</w:t>
      </w:r>
      <w:r w:rsidR="005C5E4A">
        <w:t xml:space="preserve"> 1952</w:t>
      </w:r>
      <w:r w:rsidR="00FB3BF2">
        <w:t>.  I</w:t>
      </w:r>
      <w:r w:rsidR="005C5E4A">
        <w:t>ts members were F.N.Souza, S.</w:t>
      </w:r>
      <w:r w:rsidR="00417A9A">
        <w:t>H.Raza, M.F.Husain, Bakre, Gade and Ara</w:t>
      </w:r>
      <w:r w:rsidR="005C5E4A">
        <w:t>. Indian independence and the formation of Progressive Artists’ Group in Bombay (Bombay Progressives) coincided. The moment of independence can be seen in two ways; one is that of liberation from the colonial grip and second is that of decreasing friction towards western culture. Indian modern art hitherto in 1947, had been about</w:t>
      </w:r>
      <w:r w:rsidR="00417A9A">
        <w:t>’</w:t>
      </w:r>
      <w:r w:rsidR="005C5E4A">
        <w:t xml:space="preserve"> Indianness</w:t>
      </w:r>
      <w:r w:rsidR="00417A9A">
        <w:t>’</w:t>
      </w:r>
      <w:r w:rsidR="005C5E4A">
        <w:t xml:space="preserve"> or </w:t>
      </w:r>
      <w:r w:rsidR="00417A9A">
        <w:t>‘</w:t>
      </w:r>
      <w:r w:rsidR="005C5E4A">
        <w:t>westernness</w:t>
      </w:r>
      <w:r w:rsidR="00417A9A">
        <w:t>’</w:t>
      </w:r>
      <w:r w:rsidR="005C5E4A">
        <w:t xml:space="preserve"> and the choice between the two or </w:t>
      </w:r>
      <w:ins w:id="3" w:author="doctor" w:date="2014-06-17T11:03:00Z">
        <w:r w:rsidR="00DB68B0">
          <w:t>where it was tilting</w:t>
        </w:r>
      </w:ins>
      <w:del w:id="4" w:author="doctor" w:date="2014-06-17T11:03:00Z">
        <w:r w:rsidR="005C5E4A" w:rsidDel="00DB68B0">
          <w:delText>where it was tilting</w:delText>
        </w:r>
      </w:del>
      <w:r w:rsidR="005C5E4A">
        <w:t xml:space="preserve">. </w:t>
      </w:r>
      <w:r w:rsidR="00B67ADD">
        <w:t xml:space="preserve"> </w:t>
      </w:r>
      <w:ins w:id="5" w:author="doctor" w:date="2014-06-17T10:57:00Z">
        <w:r w:rsidR="00772D3F">
          <w:t>A</w:t>
        </w:r>
        <w:r w:rsidR="00772D3F">
          <w:t>cademic realism was vehemently denounced by th</w:t>
        </w:r>
        <w:r w:rsidR="00772D3F">
          <w:t>is</w:t>
        </w:r>
      </w:ins>
      <w:ins w:id="6" w:author="SAA 01" w:date="2014-06-12T15:20:00Z">
        <w:del w:id="7" w:author="doctor" w:date="2014-06-17T10:57:00Z">
          <w:r w:rsidR="00B67ADD" w:rsidDel="00772D3F">
            <w:delText>Given the fact that this</w:delText>
          </w:r>
        </w:del>
        <w:r w:rsidR="00B67ADD">
          <w:t xml:space="preserve"> </w:t>
        </w:r>
      </w:ins>
      <w:ins w:id="8" w:author="doctor" w:date="2014-06-17T10:57:00Z">
        <w:r w:rsidR="00772D3F">
          <w:t>g</w:t>
        </w:r>
      </w:ins>
      <w:ins w:id="9" w:author="SAA 01" w:date="2014-06-12T15:20:00Z">
        <w:del w:id="10" w:author="doctor" w:date="2014-06-17T10:57:00Z">
          <w:r w:rsidR="00B67ADD" w:rsidDel="00772D3F">
            <w:delText>G</w:delText>
          </w:r>
        </w:del>
        <w:r w:rsidR="00B67ADD">
          <w:t xml:space="preserve">roup </w:t>
        </w:r>
      </w:ins>
      <w:ins w:id="11" w:author="doctor" w:date="2014-06-17T10:57:00Z">
        <w:r w:rsidR="00772D3F">
          <w:t xml:space="preserve">that </w:t>
        </w:r>
      </w:ins>
      <w:ins w:id="12" w:author="SAA 01" w:date="2014-06-12T15:20:00Z">
        <w:r w:rsidR="00B67ADD">
          <w:t>arose</w:t>
        </w:r>
      </w:ins>
      <w:ins w:id="13" w:author="doctor" w:date="2014-06-17T10:57:00Z">
        <w:r w:rsidR="00772D3F">
          <w:t xml:space="preserve"> </w:t>
        </w:r>
      </w:ins>
      <w:ins w:id="14" w:author="SAA 01" w:date="2014-06-12T15:20:00Z">
        <w:del w:id="15" w:author="doctor" w:date="2014-06-17T10:57:00Z">
          <w:r w:rsidR="00B67ADD" w:rsidDel="00772D3F">
            <w:delText xml:space="preserve"> </w:delText>
          </w:r>
        </w:del>
        <w:r w:rsidR="00B67ADD">
          <w:t>in Bombay</w:t>
        </w:r>
      </w:ins>
      <w:ins w:id="16" w:author="doctor" w:date="2014-06-17T10:57:00Z">
        <w:r w:rsidR="00772D3F">
          <w:t>,</w:t>
        </w:r>
      </w:ins>
      <w:ins w:id="17" w:author="SAA 01" w:date="2014-06-12T15:20:00Z">
        <w:r w:rsidR="00B67ADD">
          <w:t xml:space="preserve"> where there had been a strong </w:t>
        </w:r>
      </w:ins>
      <w:ins w:id="18" w:author="SAA 01" w:date="2014-06-12T15:23:00Z">
        <w:r w:rsidR="00B67ADD">
          <w:t xml:space="preserve">impact </w:t>
        </w:r>
      </w:ins>
      <w:ins w:id="19" w:author="SAA 01" w:date="2014-06-12T15:20:00Z">
        <w:r w:rsidR="00B67ADD">
          <w:t xml:space="preserve">of the colonial art school </w:t>
        </w:r>
      </w:ins>
      <w:ins w:id="20" w:author="doctor" w:date="2014-06-17T10:50:00Z">
        <w:r w:rsidR="00772D3F">
          <w:t>such as</w:t>
        </w:r>
      </w:ins>
      <w:ins w:id="21" w:author="SAA 01" w:date="2014-06-12T15:20:00Z">
        <w:del w:id="22" w:author="doctor" w:date="2014-06-17T10:50:00Z">
          <w:r w:rsidR="00B67ADD" w:rsidDel="00772D3F">
            <w:delText>like</w:delText>
          </w:r>
        </w:del>
        <w:r w:rsidR="00B67ADD">
          <w:t xml:space="preserve"> the J J College of Art</w:t>
        </w:r>
      </w:ins>
      <w:ins w:id="23" w:author="SAA 01" w:date="2014-06-12T15:21:00Z">
        <w:del w:id="24" w:author="doctor" w:date="2014-06-17T10:57:00Z">
          <w:r w:rsidR="00B67ADD" w:rsidDel="00772D3F">
            <w:delText xml:space="preserve">, </w:delText>
          </w:r>
        </w:del>
      </w:ins>
      <w:ins w:id="25" w:author="SAA 01" w:date="2014-06-12T15:23:00Z">
        <w:del w:id="26" w:author="doctor" w:date="2014-06-17T10:57:00Z">
          <w:r w:rsidR="00B67ADD" w:rsidDel="00772D3F">
            <w:delText>academic realism was vehemently denounced by them</w:delText>
          </w:r>
        </w:del>
        <w:r w:rsidR="00B67ADD">
          <w:t xml:space="preserve">. It is not surprising then that </w:t>
        </w:r>
        <w:r w:rsidR="005D4520">
          <w:t>the</w:t>
        </w:r>
      </w:ins>
      <w:ins w:id="27" w:author="SAA 01" w:date="2014-06-12T15:24:00Z">
        <w:r w:rsidR="00B67ADD">
          <w:t xml:space="preserve"> 19</w:t>
        </w:r>
        <w:r w:rsidR="00B67ADD" w:rsidRPr="00B67ADD">
          <w:rPr>
            <w:vertAlign w:val="superscript"/>
            <w:rPrChange w:id="28" w:author="SAA 01" w:date="2014-06-12T15:25:00Z">
              <w:rPr/>
            </w:rPrChange>
          </w:rPr>
          <w:t>th</w:t>
        </w:r>
        <w:r w:rsidR="00B67ADD">
          <w:t xml:space="preserve"> </w:t>
        </w:r>
      </w:ins>
      <w:ins w:id="29" w:author="SAA 01" w:date="2014-06-12T15:25:00Z">
        <w:r w:rsidR="00B67ADD">
          <w:t xml:space="preserve">century </w:t>
        </w:r>
      </w:ins>
      <w:ins w:id="30" w:author="SAA 01" w:date="2014-06-12T15:31:00Z">
        <w:r w:rsidR="005D4520">
          <w:t>exponent</w:t>
        </w:r>
      </w:ins>
      <w:ins w:id="31" w:author="SAA 01" w:date="2014-06-12T15:24:00Z">
        <w:r w:rsidR="00B67ADD">
          <w:t xml:space="preserve"> of academic realism, </w:t>
        </w:r>
      </w:ins>
      <w:ins w:id="32" w:author="SAA 01" w:date="2014-06-12T15:25:00Z">
        <w:r w:rsidR="00B67ADD">
          <w:t xml:space="preserve">Raja </w:t>
        </w:r>
      </w:ins>
      <w:commentRangeStart w:id="33"/>
      <w:r w:rsidR="005C5E4A">
        <w:t xml:space="preserve">Ravi Varma </w:t>
      </w:r>
      <w:commentRangeEnd w:id="33"/>
      <w:r w:rsidR="00417A9A">
        <w:rPr>
          <w:rStyle w:val="CommentReference"/>
        </w:rPr>
        <w:commentReference w:id="33"/>
      </w:r>
      <w:ins w:id="34" w:author="SAA 01" w:date="2014-06-12T15:25:00Z">
        <w:r w:rsidR="00B67ADD">
          <w:t xml:space="preserve">came under criticism as did </w:t>
        </w:r>
      </w:ins>
      <w:del w:id="35" w:author="SAA 01" w:date="2014-06-12T15:25:00Z">
        <w:r w:rsidR="005C5E4A" w:rsidDel="00B67ADD">
          <w:delText>was accused of being an admirer of Victorian academic realism which</w:delText>
        </w:r>
      </w:del>
      <w:r w:rsidR="005C5E4A">
        <w:t xml:space="preserve"> </w:t>
      </w:r>
      <w:ins w:id="36" w:author="SAA 01" w:date="2014-06-12T15:26:00Z">
        <w:r w:rsidR="00B67ADD">
          <w:t xml:space="preserve">the </w:t>
        </w:r>
      </w:ins>
      <w:commentRangeStart w:id="37"/>
      <w:del w:id="38" w:author="SAA 01" w:date="2014-06-12T15:26:00Z">
        <w:r w:rsidR="005C5E4A" w:rsidDel="00B67ADD">
          <w:delText xml:space="preserve">Bengal school </w:delText>
        </w:r>
        <w:commentRangeEnd w:id="37"/>
        <w:r w:rsidR="00417A9A" w:rsidDel="00B67ADD">
          <w:rPr>
            <w:rStyle w:val="CommentReference"/>
          </w:rPr>
          <w:commentReference w:id="37"/>
        </w:r>
        <w:r w:rsidR="005C5E4A" w:rsidDel="00B67ADD">
          <w:delText xml:space="preserve">rejected for lack of nationalist fervour. At the same time, there were other </w:delText>
        </w:r>
      </w:del>
      <w:r w:rsidR="005C5E4A">
        <w:t xml:space="preserve">masters of academic realism in Bengal </w:t>
      </w:r>
      <w:ins w:id="39" w:author="doctor" w:date="2014-06-17T10:51:00Z">
        <w:r w:rsidR="00772D3F">
          <w:t>such as</w:t>
        </w:r>
      </w:ins>
      <w:del w:id="40" w:author="doctor" w:date="2014-06-17T10:51:00Z">
        <w:r w:rsidR="005C5E4A" w:rsidDel="00772D3F">
          <w:delText>like</w:delText>
        </w:r>
      </w:del>
      <w:r w:rsidR="005C5E4A">
        <w:t xml:space="preserve"> </w:t>
      </w:r>
      <w:commentRangeStart w:id="41"/>
      <w:r w:rsidR="005C5E4A">
        <w:t>Atul Bose</w:t>
      </w:r>
      <w:ins w:id="42" w:author="doctor" w:date="2014-06-17T10:54:00Z">
        <w:r w:rsidR="00772D3F">
          <w:t xml:space="preserve"> and </w:t>
        </w:r>
      </w:ins>
      <w:del w:id="43" w:author="doctor" w:date="2014-06-17T10:54:00Z">
        <w:r w:rsidR="005C5E4A" w:rsidDel="00772D3F">
          <w:delText>,</w:delText>
        </w:r>
      </w:del>
      <w:r w:rsidR="005C5E4A">
        <w:t xml:space="preserve"> Hemendranath Majumdar. </w:t>
      </w:r>
      <w:ins w:id="44" w:author="SAA 01" w:date="2014-06-12T15:26:00Z">
        <w:r w:rsidR="00B67ADD">
          <w:t xml:space="preserve">However, it is to </w:t>
        </w:r>
      </w:ins>
      <w:ins w:id="45" w:author="SAA 01" w:date="2014-06-12T15:27:00Z">
        <w:r w:rsidR="00B67ADD">
          <w:t>the Paris trained</w:t>
        </w:r>
      </w:ins>
      <w:ins w:id="46" w:author="doctor" w:date="2014-06-17T10:54:00Z">
        <w:r w:rsidR="00772D3F">
          <w:t xml:space="preserve"> female</w:t>
        </w:r>
      </w:ins>
      <w:ins w:id="47" w:author="SAA 01" w:date="2014-06-12T15:27:00Z">
        <w:del w:id="48" w:author="doctor" w:date="2014-06-17T10:54:00Z">
          <w:r w:rsidR="00B67ADD" w:rsidDel="00772D3F">
            <w:delText xml:space="preserve"> woman</w:delText>
          </w:r>
        </w:del>
        <w:r w:rsidR="00B67ADD">
          <w:t xml:space="preserve"> artist, </w:t>
        </w:r>
      </w:ins>
      <w:del w:id="49" w:author="SAA 01" w:date="2014-06-12T15:27:00Z">
        <w:r w:rsidR="005C5E4A" w:rsidDel="00B67ADD">
          <w:delText xml:space="preserve">Later modernists like </w:delText>
        </w:r>
      </w:del>
      <w:r w:rsidR="005C5E4A">
        <w:t xml:space="preserve">Amrita Sher Gil </w:t>
      </w:r>
      <w:ins w:id="50" w:author="SAA 01" w:date="2014-06-12T15:27:00Z">
        <w:r w:rsidR="00B67ADD">
          <w:t>that these artists looked to as the main source of inspiration</w:t>
        </w:r>
      </w:ins>
      <w:ins w:id="51" w:author="SAA 01" w:date="2014-06-12T15:28:00Z">
        <w:r w:rsidR="00B67ADD">
          <w:t>. Sher Gil was exempla</w:t>
        </w:r>
        <w:r w:rsidR="005D4520">
          <w:t>ry in the way she combined the colo</w:t>
        </w:r>
      </w:ins>
      <w:ins w:id="52" w:author="doctor" w:date="2014-06-17T10:54:00Z">
        <w:r w:rsidR="00772D3F">
          <w:t>u</w:t>
        </w:r>
      </w:ins>
      <w:ins w:id="53" w:author="SAA 01" w:date="2014-06-12T15:28:00Z">
        <w:r w:rsidR="005D4520">
          <w:t>rism</w:t>
        </w:r>
        <w:r w:rsidR="00B67ADD">
          <w:t xml:space="preserve"> of Gaug</w:t>
        </w:r>
      </w:ins>
      <w:ins w:id="54" w:author="doctor" w:date="2014-06-17T10:54:00Z">
        <w:r w:rsidR="00772D3F">
          <w:t>u</w:t>
        </w:r>
      </w:ins>
      <w:ins w:id="55" w:author="SAA 01" w:date="2014-06-12T15:28:00Z">
        <w:r w:rsidR="00B67ADD">
          <w:t>in, C</w:t>
        </w:r>
      </w:ins>
      <w:ins w:id="56" w:author="doctor" w:date="2014-06-17T10:54:00Z">
        <w:r w:rsidR="00772D3F">
          <w:rPr>
            <w:rFonts w:ascii="Times New Roman" w:hAnsi="Times New Roman" w:cs="Times New Roman"/>
          </w:rPr>
          <w:t>é</w:t>
        </w:r>
      </w:ins>
      <w:ins w:id="57" w:author="SAA 01" w:date="2014-06-12T15:28:00Z">
        <w:del w:id="58" w:author="doctor" w:date="2014-06-17T10:54:00Z">
          <w:r w:rsidR="00B67ADD" w:rsidDel="00772D3F">
            <w:delText>e</w:delText>
          </w:r>
        </w:del>
        <w:r w:rsidR="00B67ADD">
          <w:t xml:space="preserve">zanne and Matisse </w:t>
        </w:r>
      </w:ins>
      <w:ins w:id="59" w:author="SAA 01" w:date="2014-06-12T15:30:00Z">
        <w:del w:id="60" w:author="doctor" w:date="2014-06-17T10:55:00Z">
          <w:r w:rsidR="005D4520" w:rsidDel="00772D3F">
            <w:delText xml:space="preserve">(Mitter, 2007) </w:delText>
          </w:r>
        </w:del>
      </w:ins>
      <w:ins w:id="61" w:author="SAA 01" w:date="2014-06-12T15:28:00Z">
        <w:r w:rsidR="005D4520">
          <w:t>with the legacy</w:t>
        </w:r>
        <w:r w:rsidR="00B67ADD">
          <w:t xml:space="preserve"> </w:t>
        </w:r>
      </w:ins>
      <w:ins w:id="62" w:author="SAA 01" w:date="2014-06-12T15:29:00Z">
        <w:r w:rsidR="00B67ADD">
          <w:t xml:space="preserve">of the </w:t>
        </w:r>
      </w:ins>
      <w:del w:id="63" w:author="SAA 01" w:date="2014-06-12T15:28:00Z">
        <w:r w:rsidR="005C5E4A" w:rsidDel="00B67ADD">
          <w:delText xml:space="preserve">also </w:delText>
        </w:r>
      </w:del>
      <w:del w:id="64" w:author="SAA 01" w:date="2014-06-12T15:29:00Z">
        <w:r w:rsidR="005C5E4A" w:rsidDel="00B67ADD">
          <w:delText xml:space="preserve">sidestepped the western methods of painting that she was proficient in and moved to ‘colorism’ </w:delText>
        </w:r>
      </w:del>
      <w:del w:id="65" w:author="SAA 01" w:date="2014-06-12T15:30:00Z">
        <w:r w:rsidR="005C5E4A" w:rsidDel="005D4520">
          <w:delText xml:space="preserve">(Mitter, 2007) </w:delText>
        </w:r>
      </w:del>
      <w:del w:id="66" w:author="SAA 01" w:date="2014-06-12T15:29:00Z">
        <w:r w:rsidR="005C5E4A" w:rsidDel="00B67ADD">
          <w:delText xml:space="preserve">inspired by </w:delText>
        </w:r>
      </w:del>
      <w:r w:rsidR="005C5E4A">
        <w:t>Pahari miniatures and the ancient Buddhist cave paintings in Ajanta in western India</w:t>
      </w:r>
      <w:ins w:id="67" w:author="SAA 01" w:date="2014-06-12T15:30:00Z">
        <w:r w:rsidR="005D4520">
          <w:t xml:space="preserve">. </w:t>
        </w:r>
      </w:ins>
      <w:del w:id="68" w:author="SAA 01" w:date="2014-06-12T15:30:00Z">
        <w:r w:rsidR="005C5E4A" w:rsidDel="005D4520">
          <w:delText xml:space="preserve"> was a great inspiration for her as well as for Nandalal Bose. </w:delText>
        </w:r>
        <w:commentRangeEnd w:id="41"/>
        <w:r w:rsidR="00417A9A" w:rsidDel="005D4520">
          <w:rPr>
            <w:rStyle w:val="CommentReference"/>
          </w:rPr>
          <w:commentReference w:id="41"/>
        </w:r>
      </w:del>
    </w:p>
    <w:p w14:paraId="078C515F" w14:textId="77777777" w:rsidR="00417A9A" w:rsidRDefault="00417A9A">
      <w:pPr>
        <w:tabs>
          <w:tab w:val="left" w:pos="720"/>
          <w:tab w:val="left" w:pos="1440"/>
          <w:tab w:val="left" w:pos="2160"/>
          <w:tab w:val="left" w:pos="2880"/>
          <w:tab w:val="left" w:pos="3600"/>
          <w:tab w:val="left" w:pos="4320"/>
        </w:tabs>
        <w:autoSpaceDE w:val="0"/>
        <w:autoSpaceDN w:val="0"/>
        <w:adjustRightInd w:val="0"/>
        <w:spacing w:line="360" w:lineRule="auto"/>
        <w:ind w:firstLine="360"/>
      </w:pPr>
    </w:p>
    <w:p w14:paraId="2D1A63BC" w14:textId="25E4A0EC" w:rsidR="001D17E6" w:rsidRDefault="005C5E4A">
      <w:pPr>
        <w:tabs>
          <w:tab w:val="left" w:pos="720"/>
          <w:tab w:val="left" w:pos="1440"/>
          <w:tab w:val="left" w:pos="2160"/>
          <w:tab w:val="left" w:pos="2880"/>
          <w:tab w:val="left" w:pos="3600"/>
          <w:tab w:val="left" w:pos="4320"/>
        </w:tabs>
        <w:autoSpaceDE w:val="0"/>
        <w:autoSpaceDN w:val="0"/>
        <w:adjustRightInd w:val="0"/>
        <w:spacing w:line="360" w:lineRule="auto"/>
        <w:ind w:firstLine="360"/>
      </w:pPr>
      <w:del w:id="69" w:author="doctor" w:date="2014-06-17T10:56:00Z">
        <w:r w:rsidDel="00772D3F">
          <w:delText>But</w:delText>
        </w:r>
      </w:del>
      <w:r>
        <w:t xml:space="preserve"> </w:t>
      </w:r>
      <w:ins w:id="70" w:author="doctor" w:date="2014-06-17T11:03:00Z">
        <w:r w:rsidR="00DB68B0">
          <w:t>I</w:t>
        </w:r>
      </w:ins>
      <w:del w:id="71" w:author="doctor" w:date="2014-06-17T11:03:00Z">
        <w:r w:rsidDel="00DB68B0">
          <w:delText>i</w:delText>
        </w:r>
      </w:del>
      <w:r>
        <w:t xml:space="preserve">t is only after independence in 1947 that </w:t>
      </w:r>
      <w:ins w:id="72" w:author="doctor" w:date="2014-06-17T11:04:00Z">
        <w:r w:rsidR="00DB68B0">
          <w:t>the</w:t>
        </w:r>
      </w:ins>
      <w:del w:id="73" w:author="doctor" w:date="2014-06-17T11:04:00Z">
        <w:r w:rsidDel="00DB68B0">
          <w:delText>such a</w:delText>
        </w:r>
      </w:del>
      <w:r>
        <w:t xml:space="preserve"> dichotomy </w:t>
      </w:r>
      <w:ins w:id="74" w:author="doctor" w:date="2014-06-17T10:58:00Z">
        <w:r w:rsidR="00772D3F">
          <w:t>was</w:t>
        </w:r>
      </w:ins>
      <w:del w:id="75" w:author="doctor" w:date="2014-06-17T10:58:00Z">
        <w:r w:rsidDel="00772D3F">
          <w:delText>got</w:delText>
        </w:r>
      </w:del>
      <w:r>
        <w:t xml:space="preserve"> resolved and Indian artists felt free to</w:t>
      </w:r>
      <w:del w:id="76" w:author="doctor" w:date="2014-06-17T10:59:00Z">
        <w:r w:rsidDel="00772D3F">
          <w:delText xml:space="preserve"> freely</w:delText>
        </w:r>
      </w:del>
      <w:r>
        <w:t xml:space="preserve"> embrace western modernism per se. Cubo-expressionism</w:t>
      </w:r>
      <w:del w:id="77" w:author="doctor" w:date="2014-06-17T11:04:00Z">
        <w:r w:rsidDel="00DB68B0">
          <w:delText xml:space="preserve"> </w:delText>
        </w:r>
      </w:del>
      <w:ins w:id="78" w:author="doctor" w:date="2014-06-17T10:59:00Z">
        <w:r w:rsidR="00772D3F">
          <w:t xml:space="preserve"> was</w:t>
        </w:r>
      </w:ins>
      <w:del w:id="79" w:author="doctor" w:date="2014-06-17T10:59:00Z">
        <w:r w:rsidDel="00772D3F">
          <w:delText>would be</w:delText>
        </w:r>
      </w:del>
      <w:r>
        <w:t xml:space="preserve"> the style that they adopted</w:t>
      </w:r>
      <w:ins w:id="80" w:author="doctor" w:date="2014-06-17T10:59:00Z">
        <w:r w:rsidR="00772D3F">
          <w:t xml:space="preserve">, </w:t>
        </w:r>
      </w:ins>
      <w:del w:id="81" w:author="doctor" w:date="2014-06-17T10:59:00Z">
        <w:r w:rsidDel="00772D3F">
          <w:delText xml:space="preserve"> and of course </w:delText>
        </w:r>
      </w:del>
      <w:r>
        <w:t xml:space="preserve">encouraged by the lessened burden of the nationalist question. Although it can be seen as a blind imitation of a western idiom which was at least four decades old by then, the importance of this moment is that the Indian artist was finally free to choose from anything from anywhere and </w:t>
      </w:r>
      <w:ins w:id="82" w:author="doctor" w:date="2014-06-17T10:59:00Z">
        <w:r w:rsidR="00772D3F">
          <w:t xml:space="preserve">was </w:t>
        </w:r>
      </w:ins>
      <w:r>
        <w:t xml:space="preserve">not bound by the need to appear Indian in their painterly sensibility. </w:t>
      </w:r>
    </w:p>
    <w:p w14:paraId="6870DBF1" w14:textId="77777777" w:rsidR="001D17E6" w:rsidRDefault="001D17E6">
      <w:pPr>
        <w:tabs>
          <w:tab w:val="left" w:pos="720"/>
          <w:tab w:val="left" w:pos="1440"/>
          <w:tab w:val="left" w:pos="2160"/>
          <w:tab w:val="left" w:pos="2880"/>
          <w:tab w:val="left" w:pos="3600"/>
          <w:tab w:val="left" w:pos="4320"/>
        </w:tabs>
        <w:autoSpaceDE w:val="0"/>
        <w:autoSpaceDN w:val="0"/>
        <w:adjustRightInd w:val="0"/>
        <w:spacing w:line="360" w:lineRule="auto"/>
        <w:ind w:firstLine="360"/>
      </w:pPr>
    </w:p>
    <w:p w14:paraId="4CB292AD" w14:textId="4EFE454A" w:rsidR="001D17E6" w:rsidRDefault="005C5E4A">
      <w:pPr>
        <w:tabs>
          <w:tab w:val="left" w:pos="720"/>
          <w:tab w:val="left" w:pos="1440"/>
          <w:tab w:val="left" w:pos="2160"/>
          <w:tab w:val="left" w:pos="2880"/>
          <w:tab w:val="left" w:pos="3600"/>
          <w:tab w:val="left" w:pos="4320"/>
        </w:tabs>
        <w:autoSpaceDE w:val="0"/>
        <w:autoSpaceDN w:val="0"/>
        <w:adjustRightInd w:val="0"/>
        <w:spacing w:line="360" w:lineRule="auto"/>
        <w:ind w:firstLine="360"/>
      </w:pPr>
      <w:bookmarkStart w:id="83" w:name="Manifesto"/>
      <w:r>
        <w:t xml:space="preserve">PAG had a manifesto which proclaimed how they wanted to be different from all that had been happening in Indian art scene. The first meeting of PAG happened in a building in Bombay called ‘Friends of Soviet Union’ and their leader F.N.Souza was briefly associated with </w:t>
      </w:r>
      <w:r w:rsidR="00FB3BF2">
        <w:t xml:space="preserve">the </w:t>
      </w:r>
      <w:r>
        <w:t>Communist Party of India (CPI)</w:t>
      </w:r>
      <w:r w:rsidR="00FB3BF2">
        <w:t>.  A</w:t>
      </w:r>
      <w:r>
        <w:t xml:space="preserve">t that time Souza did Socialist Realist paintings of Goan peasantry and </w:t>
      </w:r>
      <w:r w:rsidR="00FB3BF2">
        <w:t xml:space="preserve">the </w:t>
      </w:r>
      <w:r>
        <w:t>Bombay proletariat before turning to grotesquely</w:t>
      </w:r>
      <w:r w:rsidR="00FB3BF2">
        <w:t xml:space="preserve"> expressionist painterliness;</w:t>
      </w:r>
      <w:r>
        <w:t xml:space="preserve"> art critic Geeta Kapur observes that he would have abandone</w:t>
      </w:r>
      <w:r w:rsidR="00FB3BF2">
        <w:t xml:space="preserve">d the Communist </w:t>
      </w:r>
      <w:r w:rsidR="00FB3BF2">
        <w:lastRenderedPageBreak/>
        <w:t>Party</w:t>
      </w:r>
      <w:r>
        <w:t xml:space="preserve"> for </w:t>
      </w:r>
      <w:del w:id="84" w:author="SAA 01" w:date="2014-06-12T15:32:00Z">
        <w:r w:rsidDel="005D4520">
          <w:delText>personal</w:delText>
        </w:r>
      </w:del>
      <w:del w:id="85" w:author="doctor" w:date="2014-06-17T11:04:00Z">
        <w:r w:rsidDel="00DB68B0">
          <w:delText xml:space="preserve"> </w:delText>
        </w:r>
      </w:del>
      <w:commentRangeStart w:id="86"/>
      <w:r>
        <w:t>freedom</w:t>
      </w:r>
      <w:commentRangeEnd w:id="86"/>
      <w:r w:rsidR="00FB3BF2">
        <w:rPr>
          <w:rStyle w:val="CommentReference"/>
        </w:rPr>
        <w:commentReference w:id="86"/>
      </w:r>
      <w:ins w:id="87" w:author="SAA 01" w:date="2014-06-12T15:32:00Z">
        <w:r w:rsidR="005D4520">
          <w:t xml:space="preserve"> now understood both in terms of personal and artistic autonomy</w:t>
        </w:r>
      </w:ins>
      <w:r>
        <w:t xml:space="preserve">. </w:t>
      </w:r>
      <w:r w:rsidR="00FB3BF2">
        <w:t xml:space="preserve">The </w:t>
      </w:r>
      <w:r>
        <w:t>PAG manifesto had one of their objectives as</w:t>
      </w:r>
      <w:ins w:id="88" w:author="doctor" w:date="2014-06-17T11:05:00Z">
        <w:r w:rsidR="00DB68B0">
          <w:t xml:space="preserve"> a</w:t>
        </w:r>
      </w:ins>
      <w:r>
        <w:t xml:space="preserve">, “closer understanding of art and people.” </w:t>
      </w:r>
      <w:r w:rsidR="00FB3BF2">
        <w:t xml:space="preserve">The </w:t>
      </w:r>
      <w:r>
        <w:t>PAG manifesto also placed emphasis on formalist elements of painting, like “aesthetic order”, “plastic co-ordination” and “colour combination</w:t>
      </w:r>
      <w:bookmarkEnd w:id="83"/>
      <w:r>
        <w:t xml:space="preserve">.”  </w:t>
      </w:r>
    </w:p>
    <w:p w14:paraId="79B1E6CA" w14:textId="77777777" w:rsidR="001D17E6" w:rsidRDefault="001D17E6">
      <w:pPr>
        <w:tabs>
          <w:tab w:val="left" w:pos="720"/>
          <w:tab w:val="left" w:pos="1440"/>
          <w:tab w:val="left" w:pos="2160"/>
          <w:tab w:val="left" w:pos="2880"/>
          <w:tab w:val="left" w:pos="3600"/>
          <w:tab w:val="left" w:pos="4320"/>
        </w:tabs>
        <w:autoSpaceDE w:val="0"/>
        <w:autoSpaceDN w:val="0"/>
        <w:adjustRightInd w:val="0"/>
        <w:spacing w:line="360" w:lineRule="auto"/>
        <w:ind w:firstLine="360"/>
      </w:pPr>
    </w:p>
    <w:p w14:paraId="38EFBB75" w14:textId="25C8ACAD" w:rsidR="001D17E6" w:rsidRDefault="005C5E4A">
      <w:pPr>
        <w:tabs>
          <w:tab w:val="left" w:pos="720"/>
          <w:tab w:val="left" w:pos="1440"/>
          <w:tab w:val="left" w:pos="2160"/>
          <w:tab w:val="left" w:pos="2880"/>
          <w:tab w:val="left" w:pos="3600"/>
          <w:tab w:val="left" w:pos="4320"/>
        </w:tabs>
        <w:autoSpaceDE w:val="0"/>
        <w:autoSpaceDN w:val="0"/>
        <w:adjustRightInd w:val="0"/>
        <w:spacing w:line="360" w:lineRule="auto"/>
        <w:ind w:firstLine="360"/>
      </w:pPr>
      <w:bookmarkStart w:id="89" w:name="Bombay_city_"/>
      <w:r>
        <w:t>A lot of what</w:t>
      </w:r>
      <w:r w:rsidR="00FB3BF2">
        <w:t xml:space="preserve"> the Bombay Progressives did was indebted</w:t>
      </w:r>
      <w:r>
        <w:t xml:space="preserve"> to the cosmopolitan character of the city they were based in. Even before independence, a lot of villagers from the North as well as South</w:t>
      </w:r>
      <w:r w:rsidR="00FB3BF2">
        <w:t>ern</w:t>
      </w:r>
      <w:r>
        <w:t xml:space="preserve"> India migrated to the bus</w:t>
      </w:r>
      <w:r w:rsidR="00FB3BF2">
        <w:t>tling port city that Bombay was. There were</w:t>
      </w:r>
      <w:r>
        <w:t xml:space="preserve"> a lot of employment opportunities, </w:t>
      </w:r>
      <w:r w:rsidR="00FB3BF2">
        <w:t xml:space="preserve">means for </w:t>
      </w:r>
      <w:del w:id="90" w:author="doctor" w:date="2014-06-17T11:06:00Z">
        <w:r w:rsidDel="00DB68B0">
          <w:delText xml:space="preserve"> </w:delText>
        </w:r>
      </w:del>
      <w:r>
        <w:t>labourers to survive, as the habitus was in place in the metropolis, where the climate was moderate and never extreme. At the same time, it was a city where the home grown film industry was b</w:t>
      </w:r>
      <w:r w:rsidR="00FB3BF2">
        <w:t>looming, attracting</w:t>
      </w:r>
      <w:r>
        <w:t xml:space="preserve"> the best of Urdu poets</w:t>
      </w:r>
      <w:r w:rsidR="00FB3BF2">
        <w:t xml:space="preserve"> and screen writers</w:t>
      </w:r>
      <w:r>
        <w:t xml:space="preserve">, (including Sadat Hasan Manto who migrated to Pakistan after partition) and the best of acting </w:t>
      </w:r>
      <w:r w:rsidR="00FB3BF2">
        <w:t>talents and a lot of</w:t>
      </w:r>
      <w:r>
        <w:t xml:space="preserve"> proficient film technicians and all the glitterati associated with the film industry. Moreover, the high life and night culture of the businessmen of the city animated its cult</w:t>
      </w:r>
      <w:r w:rsidR="005C61DC">
        <w:t>ure, which was already</w:t>
      </w:r>
      <w:r>
        <w:t xml:space="preserve"> cosmopolitan with people from various antecedents including Parsis, Baghdadi Jews, Pathans (the infamous Pathan mafia), the British, Goan christians, Syrian </w:t>
      </w:r>
      <w:del w:id="91" w:author="doctor" w:date="2014-06-17T11:06:00Z">
        <w:r w:rsidDel="00DB68B0">
          <w:delText>christians</w:delText>
        </w:r>
      </w:del>
      <w:ins w:id="92" w:author="doctor" w:date="2014-06-17T11:06:00Z">
        <w:r w:rsidR="00DB68B0">
          <w:t>Christians and the</w:t>
        </w:r>
      </w:ins>
      <w:del w:id="93" w:author="doctor" w:date="2014-06-17T11:06:00Z">
        <w:r w:rsidDel="00DB68B0">
          <w:delText>,</w:delText>
        </w:r>
      </w:del>
      <w:r>
        <w:t xml:space="preserve"> Gujarati mercantile class</w:t>
      </w:r>
      <w:bookmarkEnd w:id="89"/>
      <w:r>
        <w:t xml:space="preserve">. </w:t>
      </w:r>
    </w:p>
    <w:p w14:paraId="5FF75CE1" w14:textId="77777777" w:rsidR="001D17E6" w:rsidRDefault="001D17E6">
      <w:pPr>
        <w:tabs>
          <w:tab w:val="left" w:pos="720"/>
          <w:tab w:val="left" w:pos="1440"/>
          <w:tab w:val="left" w:pos="2160"/>
          <w:tab w:val="left" w:pos="2880"/>
          <w:tab w:val="left" w:pos="3600"/>
          <w:tab w:val="left" w:pos="4320"/>
        </w:tabs>
        <w:autoSpaceDE w:val="0"/>
        <w:autoSpaceDN w:val="0"/>
        <w:adjustRightInd w:val="0"/>
        <w:spacing w:line="360" w:lineRule="auto"/>
        <w:ind w:firstLine="360"/>
      </w:pPr>
    </w:p>
    <w:p w14:paraId="2FB31ABA" w14:textId="77777777" w:rsidR="001D17E6" w:rsidRDefault="005C5E4A">
      <w:pPr>
        <w:tabs>
          <w:tab w:val="left" w:pos="720"/>
          <w:tab w:val="left" w:pos="1440"/>
          <w:tab w:val="left" w:pos="2160"/>
          <w:tab w:val="left" w:pos="2880"/>
          <w:tab w:val="left" w:pos="3600"/>
          <w:tab w:val="left" w:pos="4320"/>
        </w:tabs>
        <w:autoSpaceDE w:val="0"/>
        <w:autoSpaceDN w:val="0"/>
        <w:adjustRightInd w:val="0"/>
        <w:spacing w:line="360" w:lineRule="auto"/>
        <w:ind w:firstLine="360"/>
      </w:pPr>
      <w:bookmarkStart w:id="94" w:name="langhammer_and_TOI"/>
      <w:r>
        <w:t xml:space="preserve">It is in this kind of cosmopolitan habitus that Bombay Progressive artists thrived. It is important to highlight the role of </w:t>
      </w:r>
      <w:r w:rsidR="005C61DC">
        <w:t>the ‘</w:t>
      </w:r>
      <w:r>
        <w:t>Times of India</w:t>
      </w:r>
      <w:r w:rsidR="005C61DC">
        <w:t>’</w:t>
      </w:r>
      <w:r>
        <w:t xml:space="preserve"> staff, Langhammer, Schlesinger and von Leyden, in picking some of these artists from random shows in </w:t>
      </w:r>
      <w:r w:rsidR="005C61DC">
        <w:t xml:space="preserve">the </w:t>
      </w:r>
      <w:r>
        <w:t>Bombay Art Societ</w:t>
      </w:r>
      <w:r w:rsidR="005C61DC">
        <w:t>y and giving them confidence, essentially acting like art mentors. In t</w:t>
      </w:r>
      <w:r>
        <w:t>he immed</w:t>
      </w:r>
      <w:r w:rsidR="005C61DC">
        <w:t>iate post-independent context,  these white men remained</w:t>
      </w:r>
      <w:r>
        <w:t xml:space="preserve"> in the media infrastructure of Bombay, in the landmark building of </w:t>
      </w:r>
      <w:r w:rsidR="005C61DC">
        <w:t>‘</w:t>
      </w:r>
      <w:r>
        <w:t>Times of India</w:t>
      </w:r>
      <w:r w:rsidR="005C61DC">
        <w:t>’</w:t>
      </w:r>
      <w:r>
        <w:t xml:space="preserve"> opposite the </w:t>
      </w:r>
      <w:r w:rsidR="005C61DC">
        <w:t>iconic Vicotria Terminus, paving the</w:t>
      </w:r>
      <w:r>
        <w:t xml:space="preserve"> way </w:t>
      </w:r>
      <w:r w:rsidR="005C61DC">
        <w:t>for the emergence of lesser-known artists,</w:t>
      </w:r>
      <w:r>
        <w:t xml:space="preserve"> </w:t>
      </w:r>
      <w:r w:rsidR="005C61DC">
        <w:t xml:space="preserve">generously </w:t>
      </w:r>
      <w:r>
        <w:t>helping them to find their feet in the metropolis</w:t>
      </w:r>
      <w:bookmarkEnd w:id="94"/>
      <w:r w:rsidR="005C61DC">
        <w:t>.</w:t>
      </w:r>
      <w:r>
        <w:t xml:space="preserve">. </w:t>
      </w:r>
    </w:p>
    <w:p w14:paraId="05151622" w14:textId="77777777" w:rsidR="001D17E6" w:rsidRDefault="001D17E6">
      <w:pPr>
        <w:tabs>
          <w:tab w:val="left" w:pos="720"/>
          <w:tab w:val="left" w:pos="1440"/>
          <w:tab w:val="left" w:pos="2160"/>
          <w:tab w:val="left" w:pos="2880"/>
          <w:tab w:val="left" w:pos="3600"/>
          <w:tab w:val="left" w:pos="4320"/>
        </w:tabs>
        <w:autoSpaceDE w:val="0"/>
        <w:autoSpaceDN w:val="0"/>
        <w:adjustRightInd w:val="0"/>
        <w:spacing w:line="360" w:lineRule="auto"/>
        <w:ind w:firstLine="360"/>
      </w:pPr>
    </w:p>
    <w:p w14:paraId="14FED18C" w14:textId="77777777" w:rsidR="001D17E6" w:rsidRDefault="005C5E4A">
      <w:pPr>
        <w:tabs>
          <w:tab w:val="left" w:pos="720"/>
          <w:tab w:val="left" w:pos="1440"/>
          <w:tab w:val="left" w:pos="2160"/>
          <w:tab w:val="left" w:pos="2880"/>
          <w:tab w:val="left" w:pos="3600"/>
          <w:tab w:val="left" w:pos="4320"/>
        </w:tabs>
        <w:autoSpaceDE w:val="0"/>
        <w:autoSpaceDN w:val="0"/>
        <w:adjustRightInd w:val="0"/>
        <w:spacing w:line="360" w:lineRule="auto"/>
        <w:ind w:firstLine="360"/>
      </w:pPr>
      <w:bookmarkStart w:id="95" w:name="minority_artists_"/>
      <w:r>
        <w:t xml:space="preserve">What is to be noted with utmost importance is that all the artists in PAG were either from </w:t>
      </w:r>
      <w:r w:rsidR="005C61DC">
        <w:t xml:space="preserve">a </w:t>
      </w:r>
      <w:r>
        <w:t xml:space="preserve">minority or dalit background. That was a welcome change in </w:t>
      </w:r>
      <w:r w:rsidR="005C61DC">
        <w:t xml:space="preserve">the </w:t>
      </w:r>
      <w:r>
        <w:t xml:space="preserve">Indian modern art world which was otherwise dominated by aristocrats (Raja Ravi Varma, Amrita Sher Gil) and </w:t>
      </w:r>
      <w:r>
        <w:rPr>
          <w:i/>
        </w:rPr>
        <w:t xml:space="preserve">bhadralok/ </w:t>
      </w:r>
      <w:r>
        <w:t>Bengali landlords (Tagores, Bose, Mukherjee) with the sole exception of Ram Kinkar Baij. In PAG, Souza was a Goan christian, Husain and Raza were Muslims, Ara was from a Dalit/ ‘untouchable’ caste</w:t>
      </w:r>
      <w:bookmarkEnd w:id="95"/>
      <w:r>
        <w:t xml:space="preserve">.  </w:t>
      </w:r>
    </w:p>
    <w:p w14:paraId="0EB9AE5F" w14:textId="77777777" w:rsidR="001D17E6" w:rsidRDefault="001D17E6">
      <w:pPr>
        <w:tabs>
          <w:tab w:val="left" w:pos="720"/>
          <w:tab w:val="left" w:pos="1440"/>
          <w:tab w:val="left" w:pos="2160"/>
          <w:tab w:val="left" w:pos="2880"/>
          <w:tab w:val="left" w:pos="3600"/>
          <w:tab w:val="left" w:pos="4320"/>
        </w:tabs>
        <w:autoSpaceDE w:val="0"/>
        <w:autoSpaceDN w:val="0"/>
        <w:adjustRightInd w:val="0"/>
        <w:spacing w:line="360" w:lineRule="auto"/>
        <w:ind w:firstLine="360"/>
      </w:pPr>
    </w:p>
    <w:p w14:paraId="04632312" w14:textId="69ACEDB3" w:rsidR="001D17E6" w:rsidRDefault="005C5E4A">
      <w:pPr>
        <w:tabs>
          <w:tab w:val="left" w:pos="720"/>
          <w:tab w:val="left" w:pos="1440"/>
          <w:tab w:val="left" w:pos="2160"/>
          <w:tab w:val="left" w:pos="2880"/>
          <w:tab w:val="left" w:pos="3600"/>
          <w:tab w:val="left" w:pos="4320"/>
        </w:tabs>
        <w:autoSpaceDE w:val="0"/>
        <w:autoSpaceDN w:val="0"/>
        <w:adjustRightInd w:val="0"/>
        <w:spacing w:line="360" w:lineRule="auto"/>
        <w:ind w:firstLine="360"/>
      </w:pPr>
      <w:bookmarkStart w:id="96" w:name="Souzas_personality_"/>
      <w:r>
        <w:t xml:space="preserve">The most important guiding force of </w:t>
      </w:r>
      <w:r w:rsidR="005C61DC">
        <w:t xml:space="preserve">the </w:t>
      </w:r>
      <w:r>
        <w:t>PAG was the dynamic personality of Frederic Newton Souza who played the</w:t>
      </w:r>
      <w:r w:rsidR="005C61DC">
        <w:t xml:space="preserve"> blasphemous genius role, utilis</w:t>
      </w:r>
      <w:r>
        <w:t xml:space="preserve">ing his Goan Christian identity. He was a very provocative painter, thinker and writer and an admirer of Frederich Nietzche and used to make controversial statements </w:t>
      </w:r>
      <w:ins w:id="97" w:author="doctor" w:date="2014-06-17T11:09:00Z">
        <w:r w:rsidR="00DB68B0">
          <w:t>suc as</w:t>
        </w:r>
      </w:ins>
      <w:del w:id="98" w:author="doctor" w:date="2014-06-17T11:09:00Z">
        <w:r w:rsidDel="00DB68B0">
          <w:delText>like</w:delText>
        </w:r>
      </w:del>
      <w:r>
        <w:t>, “Bombay Art Society and Bengal School must be ly</w:t>
      </w:r>
      <w:r w:rsidR="005C61DC">
        <w:t>n</w:t>
      </w:r>
      <w:r>
        <w:t xml:space="preserve">ched,” in his retort against the pointless debate between academic realism and </w:t>
      </w:r>
      <w:r>
        <w:rPr>
          <w:i/>
        </w:rPr>
        <w:t xml:space="preserve">Swadeshi/ </w:t>
      </w:r>
      <w:r>
        <w:t xml:space="preserve">nationalist art, represented by </w:t>
      </w:r>
      <w:ins w:id="99" w:author="doctor" w:date="2014-06-17T11:09:00Z">
        <w:r w:rsidR="00DB68B0">
          <w:t xml:space="preserve">the </w:t>
        </w:r>
      </w:ins>
      <w:r>
        <w:t xml:space="preserve">Bombay Art Society and Bengal School respectively. Souza primarily painted four subjects: Christ, Woman, Male Head and Landscapes/Still Lifes. To all </w:t>
      </w:r>
      <w:r w:rsidR="005C61DC">
        <w:t xml:space="preserve">of </w:t>
      </w:r>
      <w:r>
        <w:t>these themes he infused his personal expressionist style that was full of nihilistic energy. Inspired by Nietz</w:t>
      </w:r>
      <w:ins w:id="100" w:author="john xaviers" w:date="2014-06-14T13:17:00Z">
        <w:r w:rsidR="00BD658F">
          <w:t>s</w:t>
        </w:r>
      </w:ins>
      <w:r>
        <w:t>che, he took to anti-Christi</w:t>
      </w:r>
      <w:r w:rsidR="005C61DC">
        <w:t>an writing and paintings and in</w:t>
      </w:r>
      <w:r>
        <w:t>stead of painting Christ as a pleasing figure, he painted Christ as grotesque as possible.</w:t>
      </w:r>
      <w:r w:rsidR="005C61DC">
        <w:t xml:space="preserve"> Souza was often accused of</w:t>
      </w:r>
      <w:r>
        <w:t xml:space="preserve"> misogyny and chauvinism, for which there is ample evidence in his paintings, where the woman is pictured either as a grotesque gruesome figure </w:t>
      </w:r>
      <w:r w:rsidR="005C61DC">
        <w:t>or in a</w:t>
      </w:r>
      <w:r>
        <w:t xml:space="preserve"> sexually explicit</w:t>
      </w:r>
      <w:r w:rsidR="005C61DC">
        <w:t xml:space="preserve"> manner</w:t>
      </w:r>
      <w:r>
        <w:t>. Souza’s male heads became characteristically ugly creatures, which m</w:t>
      </w:r>
      <w:r w:rsidR="005C61DC">
        <w:t>any art critics com</w:t>
      </w:r>
      <w:ins w:id="101" w:author="doctor" w:date="2014-06-17T11:12:00Z">
        <w:r w:rsidR="00587BE6">
          <w:t>p</w:t>
        </w:r>
      </w:ins>
      <w:del w:id="102" w:author="doctor" w:date="2014-06-17T11:12:00Z">
        <w:r w:rsidR="005C61DC" w:rsidDel="00587BE6">
          <w:delText>o</w:delText>
        </w:r>
      </w:del>
      <w:r w:rsidR="005C61DC">
        <w:t>ared</w:t>
      </w:r>
      <w:r>
        <w:t xml:space="preserve"> to frog heads</w:t>
      </w:r>
      <w:ins w:id="103" w:author="doctor" w:date="2014-06-17T11:13:00Z">
        <w:r w:rsidR="00587BE6">
          <w:t>.</w:t>
        </w:r>
      </w:ins>
      <w:r>
        <w:t xml:space="preserve"> </w:t>
      </w:r>
      <w:del w:id="104" w:author="doctor" w:date="2014-06-17T11:13:00Z">
        <w:r w:rsidDel="00587BE6">
          <w:delText>and</w:delText>
        </w:r>
      </w:del>
      <w:r>
        <w:t xml:space="preserve"> Souza was of the opinion that he wanted to show the true character of humans which was ugly and not angelic.  He migrated to London at the age of 25</w:t>
      </w:r>
      <w:bookmarkEnd w:id="96"/>
      <w:r>
        <w:t xml:space="preserve">. </w:t>
      </w:r>
    </w:p>
    <w:p w14:paraId="6A4511A0" w14:textId="77777777" w:rsidR="001D17E6" w:rsidRDefault="001D17E6">
      <w:pPr>
        <w:tabs>
          <w:tab w:val="left" w:pos="720"/>
          <w:tab w:val="left" w:pos="1440"/>
          <w:tab w:val="left" w:pos="2160"/>
          <w:tab w:val="left" w:pos="2880"/>
          <w:tab w:val="left" w:pos="3600"/>
          <w:tab w:val="left" w:pos="4320"/>
        </w:tabs>
        <w:autoSpaceDE w:val="0"/>
        <w:autoSpaceDN w:val="0"/>
        <w:adjustRightInd w:val="0"/>
        <w:spacing w:line="360" w:lineRule="auto"/>
        <w:ind w:firstLine="360"/>
      </w:pPr>
    </w:p>
    <w:p w14:paraId="76C207C8" w14:textId="54A7B2C2" w:rsidR="001D17E6" w:rsidRDefault="00587BE6">
      <w:pPr>
        <w:tabs>
          <w:tab w:val="left" w:pos="720"/>
          <w:tab w:val="left" w:pos="1440"/>
          <w:tab w:val="left" w:pos="2160"/>
          <w:tab w:val="left" w:pos="2880"/>
          <w:tab w:val="left" w:pos="3600"/>
          <w:tab w:val="left" w:pos="4320"/>
        </w:tabs>
        <w:autoSpaceDE w:val="0"/>
        <w:autoSpaceDN w:val="0"/>
        <w:adjustRightInd w:val="0"/>
        <w:spacing w:line="360" w:lineRule="auto"/>
        <w:ind w:firstLine="360"/>
      </w:pPr>
      <w:bookmarkStart w:id="105" w:name="1948_exhibition"/>
      <w:ins w:id="106" w:author="doctor" w:date="2014-06-17T11:13:00Z">
        <w:r>
          <w:t>However</w:t>
        </w:r>
      </w:ins>
      <w:del w:id="107" w:author="doctor" w:date="2014-06-17T11:13:00Z">
        <w:r w:rsidR="005C5E4A" w:rsidDel="00587BE6">
          <w:delText>But</w:delText>
        </w:r>
      </w:del>
      <w:r w:rsidR="005C5E4A">
        <w:t xml:space="preserve"> it is not that </w:t>
      </w:r>
      <w:r w:rsidR="005C61DC">
        <w:t xml:space="preserve">the </w:t>
      </w:r>
      <w:r w:rsidR="005C5E4A">
        <w:t xml:space="preserve">Bombay Progressive artists did not go for any Indian antecedents or were purposefully avoiding </w:t>
      </w:r>
      <w:del w:id="108" w:author="doctor" w:date="2014-06-17T11:13:00Z">
        <w:r w:rsidR="005C5E4A" w:rsidDel="00587BE6">
          <w:delText>any</w:delText>
        </w:r>
      </w:del>
      <w:r w:rsidR="005C5E4A">
        <w:t xml:space="preserve"> Indian influences. It is remarkable that </w:t>
      </w:r>
      <w:r w:rsidR="005C61DC">
        <w:t>the Progressives came all the way to New Delhi from Bombay to see the</w:t>
      </w:r>
      <w:r w:rsidR="005C5E4A">
        <w:t xml:space="preserve"> 1948 exhibition of</w:t>
      </w:r>
      <w:r w:rsidR="005C61DC">
        <w:t xml:space="preserve"> ancient Indian</w:t>
      </w:r>
      <w:r w:rsidR="00584B31">
        <w:t xml:space="preserve"> art</w:t>
      </w:r>
      <w:r w:rsidR="005C5E4A">
        <w:t xml:space="preserve"> in </w:t>
      </w:r>
      <w:r w:rsidR="005C5E4A">
        <w:rPr>
          <w:i/>
        </w:rPr>
        <w:t>Rashtrapati Bhavan</w:t>
      </w:r>
      <w:r w:rsidR="005C5E4A">
        <w:t xml:space="preserve">/ Presidential Palace in New Delhi (which later became the collection of National Museum) and to derive inspiration from the ancient sculptures from various dynasties across India. Especially in the early works of M.F.Husain, the </w:t>
      </w:r>
      <w:r w:rsidR="005C5E4A">
        <w:rPr>
          <w:i/>
        </w:rPr>
        <w:t>tribhanga</w:t>
      </w:r>
      <w:r w:rsidR="005C5E4A">
        <w:t>/‘contraposto’ figural composition as in ancient Ind</w:t>
      </w:r>
      <w:r w:rsidR="00584B31">
        <w:t>ian sculptures can be found.  T</w:t>
      </w:r>
      <w:r w:rsidR="005C5E4A">
        <w:t>he solidity of Husain’s figures an</w:t>
      </w:r>
      <w:r w:rsidR="00584B31">
        <w:t>d the gestural economy of his</w:t>
      </w:r>
      <w:r w:rsidR="005C5E4A">
        <w:t xml:space="preserve"> painterly scheme </w:t>
      </w:r>
      <w:del w:id="109" w:author="SAA 01" w:date="2014-06-12T15:33:00Z">
        <w:r w:rsidR="005C5E4A" w:rsidDel="005D4520">
          <w:delText>borrows</w:delText>
        </w:r>
      </w:del>
      <w:ins w:id="110" w:author="SAA 01" w:date="2014-06-12T15:33:00Z">
        <w:r w:rsidR="005D4520">
          <w:t>borrow</w:t>
        </w:r>
      </w:ins>
      <w:r w:rsidR="005C5E4A">
        <w:t xml:space="preserve"> from </w:t>
      </w:r>
      <w:ins w:id="111" w:author="doctor" w:date="2014-06-17T11:14:00Z">
        <w:r>
          <w:t xml:space="preserve">the </w:t>
        </w:r>
      </w:ins>
      <w:r w:rsidR="005C5E4A">
        <w:rPr>
          <w:i/>
        </w:rPr>
        <w:t>Shilpasastra</w:t>
      </w:r>
      <w:r w:rsidR="005C5E4A">
        <w:t xml:space="preserve">/ ‘Sculpture manual’ and </w:t>
      </w:r>
      <w:r w:rsidR="005C5E4A">
        <w:rPr>
          <w:i/>
        </w:rPr>
        <w:t>mudra</w:t>
      </w:r>
      <w:r w:rsidR="005C5E4A">
        <w:t xml:space="preserve">/ ‘hand gesture’ traditions of Indian dance sculptures. </w:t>
      </w:r>
      <w:commentRangeStart w:id="112"/>
      <w:del w:id="113" w:author="SAA 01" w:date="2014-06-12T15:34:00Z">
        <w:r w:rsidR="005C5E4A" w:rsidDel="005D4520">
          <w:delText xml:space="preserve">Ancient Indian dance and Indian sculpture were symbiotic, if one did not follow the other, and Sanskritologists are debating if it is </w:delText>
        </w:r>
        <w:r w:rsidR="005C5E4A" w:rsidDel="005D4520">
          <w:rPr>
            <w:i/>
          </w:rPr>
          <w:delText>shastra</w:delText>
        </w:r>
        <w:r w:rsidR="005C5E4A" w:rsidDel="005D4520">
          <w:delText xml:space="preserve">/ theory or </w:delText>
        </w:r>
        <w:r w:rsidR="005C5E4A" w:rsidDel="005D4520">
          <w:rPr>
            <w:i/>
          </w:rPr>
          <w:delText>prayoga</w:delText>
        </w:r>
        <w:r w:rsidR="005C5E4A" w:rsidDel="005D4520">
          <w:delText>/ practice that prece</w:delText>
        </w:r>
        <w:r w:rsidR="00584B31" w:rsidDel="005D4520">
          <w:delText>e</w:delText>
        </w:r>
        <w:r w:rsidR="005C5E4A" w:rsidDel="005D4520">
          <w:delText>ded, and in a way, sculptures are normative or descriptive renderings of dance, from which M.F. Husain took his cues</w:delText>
        </w:r>
        <w:bookmarkEnd w:id="105"/>
        <w:r w:rsidR="005C5E4A" w:rsidDel="005D4520">
          <w:delText xml:space="preserve">. </w:delText>
        </w:r>
        <w:commentRangeEnd w:id="112"/>
        <w:r w:rsidR="00584B31" w:rsidDel="005D4520">
          <w:rPr>
            <w:rStyle w:val="CommentReference"/>
          </w:rPr>
          <w:commentReference w:id="112"/>
        </w:r>
      </w:del>
    </w:p>
    <w:p w14:paraId="0CB169A3" w14:textId="77777777" w:rsidR="001D17E6" w:rsidRDefault="001D17E6">
      <w:pPr>
        <w:tabs>
          <w:tab w:val="left" w:pos="720"/>
          <w:tab w:val="left" w:pos="1440"/>
          <w:tab w:val="left" w:pos="2160"/>
          <w:tab w:val="left" w:pos="2880"/>
          <w:tab w:val="left" w:pos="3600"/>
          <w:tab w:val="left" w:pos="4320"/>
        </w:tabs>
        <w:autoSpaceDE w:val="0"/>
        <w:autoSpaceDN w:val="0"/>
        <w:adjustRightInd w:val="0"/>
        <w:spacing w:line="360" w:lineRule="auto"/>
        <w:ind w:firstLine="360"/>
      </w:pPr>
    </w:p>
    <w:p w14:paraId="0D2E4DF0" w14:textId="77777777" w:rsidR="001D17E6" w:rsidRDefault="00584B31">
      <w:pPr>
        <w:tabs>
          <w:tab w:val="left" w:pos="720"/>
          <w:tab w:val="left" w:pos="1440"/>
          <w:tab w:val="left" w:pos="2160"/>
          <w:tab w:val="left" w:pos="2880"/>
          <w:tab w:val="left" w:pos="3600"/>
          <w:tab w:val="left" w:pos="4320"/>
        </w:tabs>
        <w:autoSpaceDE w:val="0"/>
        <w:autoSpaceDN w:val="0"/>
        <w:adjustRightInd w:val="0"/>
        <w:spacing w:line="360" w:lineRule="auto"/>
        <w:ind w:firstLine="360"/>
      </w:pPr>
      <w:bookmarkStart w:id="114" w:name="Husain"/>
      <w:r>
        <w:t xml:space="preserve">Husain’s </w:t>
      </w:r>
      <w:r w:rsidR="005C5E4A">
        <w:t xml:space="preserve">career bloomed during his years of collaboration with </w:t>
      </w:r>
      <w:r>
        <w:t xml:space="preserve">the PAG; </w:t>
      </w:r>
      <w:r w:rsidR="005C5E4A">
        <w:t>later</w:t>
      </w:r>
      <w:r>
        <w:t>, he</w:t>
      </w:r>
      <w:r w:rsidR="005C5E4A">
        <w:t xml:space="preserve"> stayed on in India living the full national life thro</w:t>
      </w:r>
      <w:r>
        <w:t>ugh its ebbs and tides but was</w:t>
      </w:r>
      <w:r w:rsidR="005C5E4A">
        <w:t xml:space="preserve"> exiled by th</w:t>
      </w:r>
      <w:r>
        <w:t>e fundamentalist right wing. Like Souza, Husain was</w:t>
      </w:r>
      <w:r w:rsidR="005C5E4A">
        <w:t xml:space="preserve"> a migrant in the city</w:t>
      </w:r>
      <w:r>
        <w:t xml:space="preserve"> and was</w:t>
      </w:r>
      <w:r w:rsidR="005C5E4A">
        <w:t xml:space="preserve"> from minority background, but unlike Souza whose English education and blasphemous attitude and articulateness gave him an edge in the metropolis, Husain had humble origins, being a signboard painter and toy maker, and it took him years of me</w:t>
      </w:r>
      <w:r>
        <w:t>tropolitan life to adapt</w:t>
      </w:r>
      <w:r w:rsidR="005C5E4A">
        <w:t xml:space="preserve"> as the ‘globe-trotting gypsy’ and the charismatic philandering national artist that he became, towards the end of his life. </w:t>
      </w:r>
      <w:bookmarkEnd w:id="114"/>
    </w:p>
    <w:p w14:paraId="44709ABF" w14:textId="408192CB" w:rsidR="001D17E6" w:rsidRDefault="005C5E4A">
      <w:pPr>
        <w:tabs>
          <w:tab w:val="left" w:pos="720"/>
          <w:tab w:val="left" w:pos="1440"/>
          <w:tab w:val="left" w:pos="2160"/>
          <w:tab w:val="left" w:pos="2880"/>
          <w:tab w:val="left" w:pos="3600"/>
          <w:tab w:val="left" w:pos="4320"/>
        </w:tabs>
        <w:autoSpaceDE w:val="0"/>
        <w:autoSpaceDN w:val="0"/>
        <w:adjustRightInd w:val="0"/>
        <w:spacing w:line="360" w:lineRule="auto"/>
        <w:ind w:firstLine="360"/>
      </w:pPr>
      <w:r>
        <w:t xml:space="preserve">Husain took to figurative expressionism and the themes that he </w:t>
      </w:r>
      <w:ins w:id="115" w:author="doctor" w:date="2014-06-17T11:15:00Z">
        <w:r w:rsidR="00587BE6">
          <w:t>chose</w:t>
        </w:r>
      </w:ins>
      <w:del w:id="116" w:author="doctor" w:date="2014-06-17T11:15:00Z">
        <w:r w:rsidDel="00587BE6">
          <w:delText>picked</w:delText>
        </w:r>
      </w:del>
      <w:r>
        <w:t xml:space="preserve"> were folk or village subj</w:t>
      </w:r>
      <w:r w:rsidR="00584B31">
        <w:t>ects, mythological and peasant scenes</w:t>
      </w:r>
      <w:r>
        <w:t xml:space="preserve">. In a panoramic painting </w:t>
      </w:r>
      <w:r w:rsidR="00584B31">
        <w:t>en</w:t>
      </w:r>
      <w:r>
        <w:t>title</w:t>
      </w:r>
      <w:r w:rsidR="00584B31">
        <w:t>d</w:t>
      </w:r>
      <w:r>
        <w:t xml:space="preserve"> </w:t>
      </w:r>
      <w:r>
        <w:rPr>
          <w:i/>
        </w:rPr>
        <w:t xml:space="preserve">Zameen/ </w:t>
      </w:r>
      <w:r>
        <w:t xml:space="preserve">Land, </w:t>
      </w:r>
      <w:r w:rsidR="00584B31">
        <w:t xml:space="preserve">Husain created a symbological universe of the rural and the ancient </w:t>
      </w:r>
      <w:r>
        <w:t>in a grid compositio</w:t>
      </w:r>
      <w:r w:rsidR="00584B31">
        <w:t xml:space="preserve">n with elements like a </w:t>
      </w:r>
      <w:r>
        <w:t>lantern, wh</w:t>
      </w:r>
      <w:r w:rsidR="00584B31">
        <w:t>eel, mule pack and village lady</w:t>
      </w:r>
      <w:r>
        <w:t>. In the immediate independence context, Husain portrayed India through tribals and peasants using folk themes in an expressionist idiom, according to art critic Geeta Kapur. She elaborates that Husain creates a ritualistic relationship between the individuals in a painting with their enviro</w:t>
      </w:r>
      <w:r w:rsidR="00584B31">
        <w:t>nment through the symbolism of</w:t>
      </w:r>
      <w:del w:id="117" w:author="doctor" w:date="2014-06-17T11:18:00Z">
        <w:r w:rsidR="00584B31" w:rsidDel="00587BE6">
          <w:delText xml:space="preserve"> </w:delText>
        </w:r>
      </w:del>
      <w:r>
        <w:t xml:space="preserve"> the spider or the lamp and through the gestures, or bodily twists which were inspired by ancient </w:t>
      </w:r>
      <w:r w:rsidR="00584B31">
        <w:t xml:space="preserve">Indian sculptures. </w:t>
      </w:r>
    </w:p>
    <w:p w14:paraId="2EED71D2" w14:textId="77777777" w:rsidR="001D17E6" w:rsidRDefault="005C5E4A">
      <w:pPr>
        <w:tabs>
          <w:tab w:val="left" w:pos="720"/>
          <w:tab w:val="left" w:pos="1440"/>
          <w:tab w:val="left" w:pos="2160"/>
          <w:tab w:val="left" w:pos="2880"/>
          <w:tab w:val="left" w:pos="3600"/>
          <w:tab w:val="left" w:pos="4320"/>
        </w:tabs>
        <w:autoSpaceDE w:val="0"/>
        <w:autoSpaceDN w:val="0"/>
        <w:adjustRightInd w:val="0"/>
        <w:spacing w:line="360" w:lineRule="auto"/>
        <w:ind w:firstLine="360"/>
      </w:pPr>
      <w:r>
        <w:t>Husain’s embrace of the secular culture of Nehruvian India was one of the reasons why he was readily accepted by the Indian bourgeois</w:t>
      </w:r>
      <w:r w:rsidR="00E751EA">
        <w:t>ie</w:t>
      </w:r>
      <w:r>
        <w:t xml:space="preserve">. But later he ran into trouble for alleged indecent representation of Hindu goddesses which led him into a self-imposed exile to the art loving Islamic caliphate republic of Qatar. The very young art collector </w:t>
      </w:r>
      <w:r>
        <w:rPr>
          <w:i/>
        </w:rPr>
        <w:t>Sheikha</w:t>
      </w:r>
      <w:r>
        <w:t xml:space="preserve">/princess of Qatar commissioned a </w:t>
      </w:r>
      <w:r>
        <w:rPr>
          <w:i/>
        </w:rPr>
        <w:t xml:space="preserve">Mahabharata </w:t>
      </w:r>
      <w:r>
        <w:t xml:space="preserve">(Hindu epic) series from Husain. </w:t>
      </w:r>
    </w:p>
    <w:p w14:paraId="6634565C" w14:textId="149FB205" w:rsidR="001D17E6" w:rsidRDefault="00E751EA">
      <w:pPr>
        <w:tabs>
          <w:tab w:val="left" w:pos="720"/>
          <w:tab w:val="left" w:pos="1440"/>
          <w:tab w:val="left" w:pos="2160"/>
          <w:tab w:val="left" w:pos="2880"/>
          <w:tab w:val="left" w:pos="3600"/>
          <w:tab w:val="left" w:pos="4320"/>
        </w:tabs>
        <w:autoSpaceDE w:val="0"/>
        <w:autoSpaceDN w:val="0"/>
        <w:adjustRightInd w:val="0"/>
        <w:spacing w:line="360" w:lineRule="auto"/>
        <w:ind w:firstLine="360"/>
      </w:pPr>
      <w:r>
        <w:t>While</w:t>
      </w:r>
      <w:r w:rsidR="005C5E4A">
        <w:t xml:space="preserve"> Indian civil society could not protect the artistic i</w:t>
      </w:r>
      <w:r>
        <w:t xml:space="preserve">ntegrity of </w:t>
      </w:r>
      <w:r w:rsidR="005C5E4A">
        <w:t xml:space="preserve">Husain, it is interesting to note that Supreme Court of India ruled that “Husain’s </w:t>
      </w:r>
      <w:r w:rsidR="005C5E4A">
        <w:rPr>
          <w:i/>
        </w:rPr>
        <w:t xml:space="preserve">Bharat Mata/ </w:t>
      </w:r>
      <w:r w:rsidR="005C5E4A">
        <w:t>Mother India is an artwork</w:t>
      </w:r>
      <w:r>
        <w:t>,” in his defen</w:t>
      </w:r>
      <w:ins w:id="118" w:author="doctor" w:date="2014-06-17T11:18:00Z">
        <w:r w:rsidR="00587BE6">
          <w:t>c</w:t>
        </w:r>
      </w:ins>
      <w:r>
        <w:t>e</w:t>
      </w:r>
      <w:r w:rsidR="005C5E4A">
        <w:t xml:space="preserve">, in a case where the female nudity of the anthropomorphic rendering of </w:t>
      </w:r>
      <w:r>
        <w:t xml:space="preserve">the Indian map was alleged to be sacrilegious and an </w:t>
      </w:r>
      <w:r w:rsidR="005C5E4A">
        <w:t xml:space="preserve">indecent representation of women.  </w:t>
      </w:r>
    </w:p>
    <w:p w14:paraId="00E1F5CC" w14:textId="77777777" w:rsidR="001D17E6" w:rsidRDefault="001D17E6">
      <w:pPr>
        <w:tabs>
          <w:tab w:val="left" w:pos="720"/>
          <w:tab w:val="left" w:pos="1440"/>
          <w:tab w:val="left" w:pos="2160"/>
          <w:tab w:val="left" w:pos="2880"/>
          <w:tab w:val="left" w:pos="3600"/>
          <w:tab w:val="left" w:pos="4320"/>
        </w:tabs>
        <w:autoSpaceDE w:val="0"/>
        <w:autoSpaceDN w:val="0"/>
        <w:adjustRightInd w:val="0"/>
        <w:spacing w:line="360" w:lineRule="auto"/>
        <w:ind w:firstLine="360"/>
      </w:pPr>
    </w:p>
    <w:p w14:paraId="779F3593" w14:textId="77777777" w:rsidR="001D17E6" w:rsidRDefault="00E751EA">
      <w:pPr>
        <w:tabs>
          <w:tab w:val="left" w:pos="720"/>
          <w:tab w:val="left" w:pos="1440"/>
          <w:tab w:val="left" w:pos="2160"/>
          <w:tab w:val="left" w:pos="2880"/>
          <w:tab w:val="left" w:pos="3600"/>
          <w:tab w:val="left" w:pos="4320"/>
        </w:tabs>
        <w:autoSpaceDE w:val="0"/>
        <w:autoSpaceDN w:val="0"/>
        <w:adjustRightInd w:val="0"/>
        <w:spacing w:line="360" w:lineRule="auto"/>
        <w:ind w:firstLine="360"/>
      </w:pPr>
      <w:bookmarkStart w:id="119" w:name="transition_painters"/>
      <w:r>
        <w:t>It is important to note</w:t>
      </w:r>
      <w:r w:rsidR="005C5E4A">
        <w:t xml:space="preserve"> another artist who was not exactly a member of </w:t>
      </w:r>
      <w:r>
        <w:t xml:space="preserve">the </w:t>
      </w:r>
      <w:r w:rsidR="005C5E4A">
        <w:t xml:space="preserve">PAG, but </w:t>
      </w:r>
      <w:r>
        <w:t>a close associate</w:t>
      </w:r>
      <w:r w:rsidR="005C5E4A">
        <w:t xml:space="preserve"> whose works have to be read in juxtaposition with M.F.Husain, in terms of their controversial content. Akbar Padamsee, also from </w:t>
      </w:r>
      <w:r>
        <w:t xml:space="preserve">a </w:t>
      </w:r>
      <w:r w:rsidR="005C5E4A">
        <w:t>minority community</w:t>
      </w:r>
      <w:r>
        <w:t>,</w:t>
      </w:r>
      <w:r w:rsidR="005C5E4A">
        <w:t xml:space="preserve"> was accused of indecency in a painting titled </w:t>
      </w:r>
      <w:r w:rsidR="005C5E4A">
        <w:rPr>
          <w:i/>
        </w:rPr>
        <w:t xml:space="preserve">Lovers </w:t>
      </w:r>
      <w:r w:rsidR="005C5E4A">
        <w:t>where a man and a wo</w:t>
      </w:r>
      <w:r>
        <w:t>man were</w:t>
      </w:r>
      <w:r w:rsidR="005C5E4A">
        <w:t xml:space="preserve"> seated naked on a cow, but the court ruled that art is beyond social morality</w:t>
      </w:r>
      <w:bookmarkEnd w:id="119"/>
      <w:r w:rsidR="005C5E4A">
        <w:t xml:space="preserve">. </w:t>
      </w:r>
    </w:p>
    <w:p w14:paraId="31D73786" w14:textId="77777777" w:rsidR="001D17E6" w:rsidRDefault="001D17E6">
      <w:pPr>
        <w:tabs>
          <w:tab w:val="left" w:pos="720"/>
          <w:tab w:val="left" w:pos="1440"/>
          <w:tab w:val="left" w:pos="2160"/>
          <w:tab w:val="left" w:pos="2880"/>
          <w:tab w:val="left" w:pos="3600"/>
          <w:tab w:val="left" w:pos="4320"/>
        </w:tabs>
        <w:autoSpaceDE w:val="0"/>
        <w:autoSpaceDN w:val="0"/>
        <w:adjustRightInd w:val="0"/>
        <w:spacing w:line="360" w:lineRule="auto"/>
        <w:ind w:firstLine="360"/>
      </w:pPr>
    </w:p>
    <w:p w14:paraId="2879DD15" w14:textId="77777777" w:rsidR="001D17E6" w:rsidRDefault="005C5E4A">
      <w:pPr>
        <w:tabs>
          <w:tab w:val="left" w:pos="720"/>
          <w:tab w:val="left" w:pos="1440"/>
          <w:tab w:val="left" w:pos="2160"/>
          <w:tab w:val="left" w:pos="2880"/>
          <w:tab w:val="left" w:pos="3600"/>
          <w:tab w:val="left" w:pos="4320"/>
        </w:tabs>
        <w:autoSpaceDE w:val="0"/>
        <w:autoSpaceDN w:val="0"/>
        <w:adjustRightInd w:val="0"/>
        <w:spacing w:line="360" w:lineRule="auto"/>
        <w:ind w:firstLine="360"/>
      </w:pPr>
      <w:bookmarkStart w:id="120" w:name="Raza"/>
      <w:r>
        <w:t xml:space="preserve">Another minority member of </w:t>
      </w:r>
      <w:r w:rsidR="00E751EA">
        <w:t xml:space="preserve">the </w:t>
      </w:r>
      <w:r>
        <w:t xml:space="preserve">PAG was S.H.Raza, who went on to become one of the most expensive artists in Indian modern art auction history, largely because of the close resemblance of his </w:t>
      </w:r>
      <w:r>
        <w:rPr>
          <w:i/>
        </w:rPr>
        <w:t xml:space="preserve">tantrik/ </w:t>
      </w:r>
      <w:r>
        <w:t>ritual patt</w:t>
      </w:r>
      <w:r w:rsidR="00E751EA">
        <w:t xml:space="preserve">ern paintings’ </w:t>
      </w:r>
      <w:r>
        <w:t xml:space="preserve"> to American post-painterly abstraction</w:t>
      </w:r>
      <w:r w:rsidR="00E751EA">
        <w:t xml:space="preserve"> as well as</w:t>
      </w:r>
      <w:r>
        <w:t xml:space="preserve"> non-resident Indian demand for such paintings as a symbol of their national </w:t>
      </w:r>
      <w:r w:rsidR="00E751EA">
        <w:t>modernism</w:t>
      </w:r>
      <w:r>
        <w:t xml:space="preserve">. Raza himself is the quintessential migrant artist who arrived in Bombay at the age of 25, showed two water colour landscapes in </w:t>
      </w:r>
      <w:r w:rsidR="00E751EA">
        <w:t xml:space="preserve">the </w:t>
      </w:r>
      <w:r>
        <w:t xml:space="preserve">Bombay Art Society and </w:t>
      </w:r>
      <w:r w:rsidR="00E751EA">
        <w:t xml:space="preserve">was </w:t>
      </w:r>
      <w:r>
        <w:t xml:space="preserve">noticed by </w:t>
      </w:r>
      <w:r w:rsidR="00E751EA">
        <w:t>‘</w:t>
      </w:r>
      <w:r>
        <w:t>Times of India</w:t>
      </w:r>
      <w:r w:rsidR="00E751EA">
        <w:t>’</w:t>
      </w:r>
      <w:r>
        <w:t xml:space="preserve"> art critic</w:t>
      </w:r>
      <w:r w:rsidR="00E751EA">
        <w:t>, von Leyden.   A</w:t>
      </w:r>
      <w:r>
        <w:t>fter seeing some prints of Picasso and Braque in Bombay in 1948, Raza had the desire to see the originals, therefore he learnt French, obtained a scholarship and left for Paris at the age of 32. Raza made a lot of landscapes with</w:t>
      </w:r>
      <w:r w:rsidR="00E751EA">
        <w:t xml:space="preserve"> a</w:t>
      </w:r>
      <w:r>
        <w:t xml:space="preserve"> School of Paris influence until</w:t>
      </w:r>
      <w:r w:rsidR="00E751EA">
        <w:t>,</w:t>
      </w:r>
      <w:r>
        <w:t xml:space="preserve"> at the age of 44, when he was invited to </w:t>
      </w:r>
      <w:r w:rsidR="00E751EA">
        <w:t>the University of California to teach a summer residency, he discovered</w:t>
      </w:r>
      <w:r>
        <w:t xml:space="preserve"> post-painterly abstraction, which influ</w:t>
      </w:r>
      <w:r w:rsidR="00E751EA">
        <w:t>enced his art making thereafter</w:t>
      </w:r>
      <w:r>
        <w:t xml:space="preserve">. One of his geometrical abstraction series with black circle is titled with a mystical Sanskrit word  </w:t>
      </w:r>
      <w:r>
        <w:rPr>
          <w:i/>
        </w:rPr>
        <w:t xml:space="preserve">Bindu/ </w:t>
      </w:r>
      <w:r>
        <w:t>Point, through which he connotes cosmic energy fields</w:t>
      </w:r>
      <w:bookmarkEnd w:id="120"/>
      <w:r>
        <w:t xml:space="preserve">. </w:t>
      </w:r>
    </w:p>
    <w:p w14:paraId="66233A74" w14:textId="77777777" w:rsidR="001D17E6" w:rsidRDefault="001D17E6">
      <w:pPr>
        <w:tabs>
          <w:tab w:val="left" w:pos="720"/>
          <w:tab w:val="left" w:pos="1440"/>
          <w:tab w:val="left" w:pos="2160"/>
          <w:tab w:val="left" w:pos="2880"/>
          <w:tab w:val="left" w:pos="3600"/>
          <w:tab w:val="left" w:pos="4320"/>
        </w:tabs>
        <w:autoSpaceDE w:val="0"/>
        <w:autoSpaceDN w:val="0"/>
        <w:adjustRightInd w:val="0"/>
        <w:spacing w:line="360" w:lineRule="auto"/>
        <w:ind w:firstLine="360"/>
      </w:pPr>
    </w:p>
    <w:p w14:paraId="70866D72" w14:textId="77777777" w:rsidR="001D17E6" w:rsidRDefault="005C5E4A">
      <w:pPr>
        <w:tabs>
          <w:tab w:val="left" w:pos="720"/>
          <w:tab w:val="left" w:pos="1440"/>
          <w:tab w:val="left" w:pos="2160"/>
          <w:tab w:val="left" w:pos="2880"/>
          <w:tab w:val="left" w:pos="3600"/>
          <w:tab w:val="left" w:pos="4320"/>
        </w:tabs>
        <w:autoSpaceDE w:val="0"/>
        <w:autoSpaceDN w:val="0"/>
        <w:adjustRightInd w:val="0"/>
        <w:spacing w:line="360" w:lineRule="auto"/>
        <w:ind w:firstLine="360"/>
      </w:pPr>
      <w:bookmarkStart w:id="121" w:name="Ara"/>
      <w:r>
        <w:t xml:space="preserve">K.H.Ara was from a </w:t>
      </w:r>
      <w:r>
        <w:rPr>
          <w:i/>
        </w:rPr>
        <w:t xml:space="preserve">dalit/ </w:t>
      </w:r>
      <w:r>
        <w:t>untouchable community and he ran away to Bombay at the age of 7 when his m</w:t>
      </w:r>
      <w:r w:rsidR="00E751EA">
        <w:t>other died and father remarried. I</w:t>
      </w:r>
      <w:r>
        <w:t xml:space="preserve">n Bombay he was a domestic help </w:t>
      </w:r>
      <w:r w:rsidR="00E751EA">
        <w:t>to a European woman who recognis</w:t>
      </w:r>
      <w:r>
        <w:t xml:space="preserve">ed his talent and bought him paint. Then he worked for an Englishman, and at that time he participated in Salt </w:t>
      </w:r>
      <w:r>
        <w:rPr>
          <w:i/>
        </w:rPr>
        <w:t xml:space="preserve">Satyagraha/ </w:t>
      </w:r>
      <w:r>
        <w:t>S</w:t>
      </w:r>
      <w:r w:rsidR="00E751EA">
        <w:t>truggle and was arrested and</w:t>
      </w:r>
      <w:r>
        <w:t xml:space="preserve"> bailed out by his master. Later he worked as a chauffe</w:t>
      </w:r>
      <w:r w:rsidR="00E751EA">
        <w:t>u</w:t>
      </w:r>
      <w:r>
        <w:t xml:space="preserve">r for a Japanese man, and after </w:t>
      </w:r>
      <w:r w:rsidR="00E751EA">
        <w:t xml:space="preserve">the </w:t>
      </w:r>
      <w:r>
        <w:t>Pe</w:t>
      </w:r>
      <w:r w:rsidR="00E751EA">
        <w:t>arl Harbour attack, his employer</w:t>
      </w:r>
      <w:r>
        <w:t xml:space="preserve"> disappeared overnight, and Ara looked after his house, living in the servant’s quarters</w:t>
      </w:r>
      <w:r w:rsidR="00D221C2">
        <w:t>, which was also his studio. This brief introduction to</w:t>
      </w:r>
      <w:r>
        <w:t xml:space="preserve"> Ara’s </w:t>
      </w:r>
      <w:r w:rsidR="00D221C2">
        <w:t xml:space="preserve">story </w:t>
      </w:r>
      <w:r>
        <w:t xml:space="preserve">is to </w:t>
      </w:r>
      <w:r w:rsidR="00D221C2">
        <w:t>show how an untouchable like him</w:t>
      </w:r>
      <w:r>
        <w:t xml:space="preserve"> could thrive in the cosmopolitanism of Bombay and f</w:t>
      </w:r>
      <w:r w:rsidR="00D221C2">
        <w:t>ind his pla</w:t>
      </w:r>
      <w:del w:id="122" w:author="doctor" w:date="2014-06-17T11:21:00Z">
        <w:r w:rsidR="00D221C2" w:rsidDel="00E21F64">
          <w:delText>a</w:delText>
        </w:r>
      </w:del>
      <w:r w:rsidR="00D221C2">
        <w:t>ce</w:t>
      </w:r>
      <w:r>
        <w:t xml:space="preserve"> in the art world, to which he was inducted by von Leyde</w:t>
      </w:r>
      <w:r w:rsidR="00D221C2">
        <w:t>n</w:t>
      </w:r>
      <w:r>
        <w:t>. Ara painted fe</w:t>
      </w:r>
      <w:r w:rsidR="00D221C2">
        <w:t xml:space="preserve">male nudes and still lifes, </w:t>
      </w:r>
      <w:bookmarkStart w:id="123" w:name="_GoBack"/>
      <w:bookmarkEnd w:id="123"/>
      <w:del w:id="124" w:author="doctor" w:date="2014-06-17T11:21:00Z">
        <w:r w:rsidDel="00E21F64">
          <w:delText xml:space="preserve"> </w:delText>
        </w:r>
      </w:del>
      <w:r>
        <w:t xml:space="preserve">using water colour in </w:t>
      </w:r>
      <w:r w:rsidR="00D221C2">
        <w:t xml:space="preserve">a </w:t>
      </w:r>
      <w:r>
        <w:t>dry impasto technique. Once, when Clement Greenberg visited the art collection of</w:t>
      </w:r>
      <w:r w:rsidR="00D221C2">
        <w:t xml:space="preserve"> the</w:t>
      </w:r>
      <w:r>
        <w:t xml:space="preserve"> Tata Institute of Fundamental Research (TIFR) in Bombay, he is said to have stood in front of an Ara painting for some time and said, “Good…gracious</w:t>
      </w:r>
      <w:bookmarkEnd w:id="121"/>
      <w:r>
        <w:t>…”</w:t>
      </w:r>
    </w:p>
    <w:p w14:paraId="7021B189" w14:textId="77777777" w:rsidR="001D17E6" w:rsidRDefault="001D17E6">
      <w:pPr>
        <w:tabs>
          <w:tab w:val="left" w:pos="720"/>
          <w:tab w:val="left" w:pos="1440"/>
          <w:tab w:val="left" w:pos="2160"/>
          <w:tab w:val="left" w:pos="2880"/>
          <w:tab w:val="left" w:pos="3600"/>
          <w:tab w:val="left" w:pos="4320"/>
        </w:tabs>
        <w:autoSpaceDE w:val="0"/>
        <w:autoSpaceDN w:val="0"/>
        <w:adjustRightInd w:val="0"/>
        <w:spacing w:line="360" w:lineRule="auto"/>
        <w:ind w:firstLine="360"/>
      </w:pPr>
    </w:p>
    <w:p w14:paraId="57A4D02D" w14:textId="77777777" w:rsidR="001D17E6" w:rsidRDefault="00D221C2">
      <w:pPr>
        <w:tabs>
          <w:tab w:val="left" w:pos="720"/>
          <w:tab w:val="left" w:pos="1440"/>
          <w:tab w:val="left" w:pos="2160"/>
          <w:tab w:val="left" w:pos="2880"/>
          <w:tab w:val="left" w:pos="3600"/>
          <w:tab w:val="left" w:pos="4320"/>
        </w:tabs>
        <w:autoSpaceDE w:val="0"/>
        <w:autoSpaceDN w:val="0"/>
        <w:adjustRightInd w:val="0"/>
        <w:spacing w:line="360" w:lineRule="auto"/>
        <w:ind w:firstLine="360"/>
      </w:pPr>
      <w:bookmarkStart w:id="125" w:name="what_was_so_progressive"/>
      <w:r>
        <w:t>What was</w:t>
      </w:r>
      <w:r w:rsidR="005C5E4A">
        <w:t xml:space="preserve"> so progressive about </w:t>
      </w:r>
      <w:r>
        <w:t>the Progressive Artists’ Group was</w:t>
      </w:r>
      <w:r w:rsidR="005C5E4A">
        <w:t xml:space="preserve"> that it finally embraced Western modern art without ulterior nationalist motives</w:t>
      </w:r>
      <w:r>
        <w:t>.  A</w:t>
      </w:r>
      <w:r w:rsidR="005C5E4A">
        <w:t xml:space="preserve">rt practice shifted </w:t>
      </w:r>
      <w:r>
        <w:t xml:space="preserve">from the vernacular confines of Bengal rural havens </w:t>
      </w:r>
      <w:r w:rsidR="005C5E4A">
        <w:t>to a cosmopolitan base in Bombay</w:t>
      </w:r>
      <w:r>
        <w:t>.</w:t>
      </w:r>
      <w:r w:rsidR="005C5E4A">
        <w:t xml:space="preserve"> </w:t>
      </w:r>
      <w:r>
        <w:t xml:space="preserve"> T</w:t>
      </w:r>
      <w:r w:rsidR="005C5E4A">
        <w:t xml:space="preserve">he collective spirit in which minority and </w:t>
      </w:r>
      <w:r w:rsidR="005C5E4A">
        <w:rPr>
          <w:i/>
        </w:rPr>
        <w:t xml:space="preserve">dalit/ </w:t>
      </w:r>
      <w:r w:rsidR="005C5E4A">
        <w:t>untouchable artists got together marks a moment o</w:t>
      </w:r>
      <w:r>
        <w:t>f decolonis</w:t>
      </w:r>
      <w:r w:rsidR="005C5E4A">
        <w:t>ation through the birth of a secular socialist republic, where the artist citizens geared up to play the cultural ambassadors</w:t>
      </w:r>
      <w:bookmarkEnd w:id="125"/>
      <w:r w:rsidR="005C5E4A">
        <w:t xml:space="preserve">. </w:t>
      </w:r>
    </w:p>
    <w:p w14:paraId="68D32E7A" w14:textId="77777777" w:rsidR="00F45733" w:rsidRDefault="00F45733">
      <w:pPr>
        <w:tabs>
          <w:tab w:val="left" w:pos="720"/>
          <w:tab w:val="left" w:pos="1440"/>
          <w:tab w:val="left" w:pos="2160"/>
          <w:tab w:val="left" w:pos="2880"/>
          <w:tab w:val="left" w:pos="3600"/>
          <w:tab w:val="left" w:pos="4320"/>
        </w:tabs>
        <w:autoSpaceDE w:val="0"/>
        <w:autoSpaceDN w:val="0"/>
        <w:adjustRightInd w:val="0"/>
        <w:spacing w:line="360" w:lineRule="auto"/>
        <w:ind w:firstLine="360"/>
      </w:pPr>
    </w:p>
    <w:p w14:paraId="08AB0040" w14:textId="77777777" w:rsidR="001D17E6" w:rsidRDefault="00F45733" w:rsidP="007B4B71">
      <w:pPr>
        <w:tabs>
          <w:tab w:val="left" w:pos="720"/>
          <w:tab w:val="left" w:pos="1440"/>
          <w:tab w:val="left" w:pos="2160"/>
          <w:tab w:val="left" w:pos="2880"/>
          <w:tab w:val="left" w:pos="3600"/>
          <w:tab w:val="left" w:pos="4320"/>
        </w:tabs>
        <w:autoSpaceDE w:val="0"/>
        <w:autoSpaceDN w:val="0"/>
        <w:adjustRightInd w:val="0"/>
        <w:spacing w:line="360" w:lineRule="auto"/>
        <w:ind w:firstLine="360"/>
        <w:rPr>
          <w:ins w:id="126" w:author="john xaviers" w:date="2014-06-14T13:17:00Z"/>
        </w:rPr>
      </w:pPr>
      <w:r>
        <w:t xml:space="preserve">References and further </w:t>
      </w:r>
      <w:commentRangeStart w:id="127"/>
      <w:r>
        <w:t>reading</w:t>
      </w:r>
      <w:commentRangeEnd w:id="127"/>
      <w:r>
        <w:rPr>
          <w:rStyle w:val="CommentReference"/>
        </w:rPr>
        <w:commentReference w:id="127"/>
      </w:r>
    </w:p>
    <w:p w14:paraId="3CE6B381" w14:textId="77777777" w:rsidR="00BD658F" w:rsidRDefault="00BD658F" w:rsidP="007B4B71">
      <w:pPr>
        <w:tabs>
          <w:tab w:val="left" w:pos="720"/>
          <w:tab w:val="left" w:pos="1440"/>
          <w:tab w:val="left" w:pos="2160"/>
          <w:tab w:val="left" w:pos="2880"/>
          <w:tab w:val="left" w:pos="3600"/>
          <w:tab w:val="left" w:pos="4320"/>
        </w:tabs>
        <w:autoSpaceDE w:val="0"/>
        <w:autoSpaceDN w:val="0"/>
        <w:adjustRightInd w:val="0"/>
        <w:spacing w:line="360" w:lineRule="auto"/>
        <w:ind w:firstLine="360"/>
        <w:rPr>
          <w:ins w:id="128" w:author="john xaviers" w:date="2014-06-14T13:17:00Z"/>
        </w:rPr>
      </w:pPr>
    </w:p>
    <w:p w14:paraId="6A978759" w14:textId="77777777" w:rsidR="00BD658F" w:rsidRDefault="00BD658F" w:rsidP="007B4B71">
      <w:pPr>
        <w:tabs>
          <w:tab w:val="left" w:pos="720"/>
          <w:tab w:val="left" w:pos="1440"/>
          <w:tab w:val="left" w:pos="2160"/>
          <w:tab w:val="left" w:pos="2880"/>
          <w:tab w:val="left" w:pos="3600"/>
          <w:tab w:val="left" w:pos="4320"/>
        </w:tabs>
        <w:autoSpaceDE w:val="0"/>
        <w:autoSpaceDN w:val="0"/>
        <w:adjustRightInd w:val="0"/>
        <w:spacing w:line="360" w:lineRule="auto"/>
        <w:ind w:firstLine="360"/>
        <w:rPr>
          <w:ins w:id="129" w:author="john xaviers" w:date="2014-06-14T13:17:00Z"/>
        </w:rPr>
      </w:pPr>
    </w:p>
    <w:p w14:paraId="52305459" w14:textId="77777777" w:rsidR="00BD658F" w:rsidRDefault="00BD658F" w:rsidP="007B4B71">
      <w:pPr>
        <w:tabs>
          <w:tab w:val="left" w:pos="720"/>
          <w:tab w:val="left" w:pos="1440"/>
          <w:tab w:val="left" w:pos="2160"/>
          <w:tab w:val="left" w:pos="2880"/>
          <w:tab w:val="left" w:pos="3600"/>
          <w:tab w:val="left" w:pos="4320"/>
        </w:tabs>
        <w:autoSpaceDE w:val="0"/>
        <w:autoSpaceDN w:val="0"/>
        <w:adjustRightInd w:val="0"/>
        <w:spacing w:line="360" w:lineRule="auto"/>
        <w:ind w:firstLine="360"/>
        <w:rPr>
          <w:ins w:id="130" w:author="john xaviers" w:date="2014-06-14T13:17:00Z"/>
        </w:rPr>
      </w:pPr>
    </w:p>
    <w:p w14:paraId="2320AD34" w14:textId="77777777" w:rsidR="00BD658F" w:rsidRDefault="00BD658F" w:rsidP="007B4B71">
      <w:pPr>
        <w:tabs>
          <w:tab w:val="left" w:pos="720"/>
          <w:tab w:val="left" w:pos="1440"/>
          <w:tab w:val="left" w:pos="2160"/>
          <w:tab w:val="left" w:pos="2880"/>
          <w:tab w:val="left" w:pos="3600"/>
          <w:tab w:val="left" w:pos="4320"/>
        </w:tabs>
        <w:autoSpaceDE w:val="0"/>
        <w:autoSpaceDN w:val="0"/>
        <w:adjustRightInd w:val="0"/>
        <w:spacing w:line="360" w:lineRule="auto"/>
        <w:ind w:firstLine="360"/>
        <w:rPr>
          <w:ins w:id="131" w:author="john xaviers" w:date="2014-06-14T13:17:00Z"/>
        </w:rPr>
      </w:pPr>
    </w:p>
    <w:p w14:paraId="686270B3" w14:textId="77777777" w:rsidR="00ED15B9" w:rsidRPr="00ED15B9" w:rsidRDefault="00ED15B9" w:rsidP="00ED15B9">
      <w:pPr>
        <w:ind w:hanging="480"/>
        <w:rPr>
          <w:ins w:id="132" w:author="john xaviers" w:date="2014-06-14T13:32:00Z"/>
          <w:rFonts w:ascii="Times" w:eastAsia="Times New Roman" w:hAnsi="Times" w:cs="Times New Roman"/>
          <w:sz w:val="20"/>
          <w:szCs w:val="20"/>
          <w:lang w:val="en-US" w:eastAsia="en-US"/>
        </w:rPr>
      </w:pPr>
      <w:ins w:id="133" w:author="john xaviers" w:date="2014-06-14T13:32:00Z">
        <w:r w:rsidRPr="00ED15B9">
          <w:rPr>
            <w:rFonts w:ascii="Times" w:eastAsia="Times New Roman" w:hAnsi="Times" w:cs="Times New Roman"/>
            <w:sz w:val="20"/>
            <w:szCs w:val="20"/>
            <w:lang w:val="en-US" w:eastAsia="en-US"/>
          </w:rPr>
          <w:t xml:space="preserve">Brown, Rebecca M. </w:t>
        </w:r>
        <w:r w:rsidRPr="00ED15B9">
          <w:rPr>
            <w:rFonts w:ascii="Times" w:eastAsia="Times New Roman" w:hAnsi="Times" w:cs="Times New Roman"/>
            <w:i/>
            <w:iCs/>
            <w:sz w:val="20"/>
            <w:szCs w:val="20"/>
            <w:lang w:val="en-US" w:eastAsia="en-US"/>
          </w:rPr>
          <w:t>Art for a Modern India, 1947-1980</w:t>
        </w:r>
        <w:r w:rsidRPr="00ED15B9">
          <w:rPr>
            <w:rFonts w:ascii="Times" w:eastAsia="Times New Roman" w:hAnsi="Times" w:cs="Times New Roman"/>
            <w:sz w:val="20"/>
            <w:szCs w:val="20"/>
            <w:lang w:val="en-US" w:eastAsia="en-US"/>
          </w:rPr>
          <w:t>. Durham: Duke University Press, 2009. http://site.ebrary.com/id/10276576.</w:t>
        </w:r>
      </w:ins>
    </w:p>
    <w:p w14:paraId="238A78E4" w14:textId="77777777" w:rsidR="00ED15B9" w:rsidRPr="00ED15B9" w:rsidRDefault="00ED15B9" w:rsidP="00ED15B9">
      <w:pPr>
        <w:ind w:hanging="480"/>
        <w:rPr>
          <w:ins w:id="134" w:author="john xaviers" w:date="2014-06-14T13:32:00Z"/>
          <w:rFonts w:ascii="Times" w:eastAsia="Times New Roman" w:hAnsi="Times" w:cs="Times New Roman"/>
          <w:sz w:val="20"/>
          <w:szCs w:val="20"/>
          <w:lang w:val="en-US" w:eastAsia="en-US"/>
        </w:rPr>
      </w:pPr>
      <w:ins w:id="135" w:author="john xaviers" w:date="2014-06-14T13:32:00Z">
        <w:r w:rsidRPr="00ED15B9">
          <w:rPr>
            <w:rFonts w:ascii="Times" w:eastAsia="Times New Roman" w:hAnsi="Times" w:cs="Times New Roman"/>
            <w:sz w:val="20"/>
            <w:szCs w:val="20"/>
            <w:lang w:val="en-US" w:eastAsia="en-US"/>
          </w:rPr>
          <w:t xml:space="preserve">Dalmia, Yashodhara. </w:t>
        </w:r>
        <w:r w:rsidRPr="00ED15B9">
          <w:rPr>
            <w:rFonts w:ascii="Times" w:eastAsia="Times New Roman" w:hAnsi="Times" w:cs="Times New Roman"/>
            <w:i/>
            <w:iCs/>
            <w:sz w:val="20"/>
            <w:szCs w:val="20"/>
            <w:lang w:val="en-US" w:eastAsia="en-US"/>
          </w:rPr>
          <w:t>The Making of Modern Indian Art: The Progressives</w:t>
        </w:r>
        <w:r w:rsidRPr="00ED15B9">
          <w:rPr>
            <w:rFonts w:ascii="Times" w:eastAsia="Times New Roman" w:hAnsi="Times" w:cs="Times New Roman"/>
            <w:sz w:val="20"/>
            <w:szCs w:val="20"/>
            <w:lang w:val="en-US" w:eastAsia="en-US"/>
          </w:rPr>
          <w:t>. New Delhi</w:t>
        </w:r>
        <w:r w:rsidRPr="00ED15B9">
          <w:rPr>
            <w:rFonts w:ascii="Times New Roman" w:eastAsia="Times New Roman" w:hAnsi="Times New Roman" w:cs="Times New Roman"/>
            <w:sz w:val="20"/>
            <w:szCs w:val="20"/>
            <w:lang w:val="en-US" w:eastAsia="en-US"/>
          </w:rPr>
          <w:t> </w:t>
        </w:r>
        <w:r w:rsidRPr="00ED15B9">
          <w:rPr>
            <w:rFonts w:ascii="Times" w:eastAsia="Times New Roman" w:hAnsi="Times" w:cs="Times New Roman"/>
            <w:sz w:val="20"/>
            <w:szCs w:val="20"/>
            <w:lang w:val="en-US" w:eastAsia="en-US"/>
          </w:rPr>
          <w:t>; New York: Oxford University Press, 2001.</w:t>
        </w:r>
      </w:ins>
    </w:p>
    <w:p w14:paraId="124C91F5" w14:textId="77777777" w:rsidR="00ED15B9" w:rsidRPr="00ED15B9" w:rsidRDefault="00ED15B9" w:rsidP="00ED15B9">
      <w:pPr>
        <w:ind w:hanging="480"/>
        <w:rPr>
          <w:ins w:id="136" w:author="john xaviers" w:date="2014-06-14T13:32:00Z"/>
          <w:rFonts w:ascii="Times" w:eastAsia="Times New Roman" w:hAnsi="Times" w:cs="Times New Roman"/>
          <w:sz w:val="20"/>
          <w:szCs w:val="20"/>
          <w:lang w:val="en-US" w:eastAsia="en-US"/>
        </w:rPr>
      </w:pPr>
      <w:ins w:id="137" w:author="john xaviers" w:date="2014-06-14T13:32:00Z">
        <w:r w:rsidRPr="00ED15B9">
          <w:rPr>
            <w:rFonts w:ascii="Times" w:eastAsia="Times New Roman" w:hAnsi="Times" w:cs="Times New Roman"/>
            <w:sz w:val="20"/>
            <w:szCs w:val="20"/>
            <w:lang w:val="en-US" w:eastAsia="en-US"/>
          </w:rPr>
          <w:t xml:space="preserve">Kapur, Geeta. </w:t>
        </w:r>
        <w:r w:rsidRPr="00ED15B9">
          <w:rPr>
            <w:rFonts w:ascii="Times" w:eastAsia="Times New Roman" w:hAnsi="Times" w:cs="Times New Roman"/>
            <w:i/>
            <w:iCs/>
            <w:sz w:val="20"/>
            <w:szCs w:val="20"/>
            <w:lang w:val="en-US" w:eastAsia="en-US"/>
          </w:rPr>
          <w:t>Contemporary Indian Artists</w:t>
        </w:r>
        <w:r w:rsidRPr="00ED15B9">
          <w:rPr>
            <w:rFonts w:ascii="Times" w:eastAsia="Times New Roman" w:hAnsi="Times" w:cs="Times New Roman"/>
            <w:sz w:val="20"/>
            <w:szCs w:val="20"/>
            <w:lang w:val="en-US" w:eastAsia="en-US"/>
          </w:rPr>
          <w:t>. New Delhi: Vikas, 1978.</w:t>
        </w:r>
      </w:ins>
    </w:p>
    <w:p w14:paraId="1E88104A" w14:textId="77777777" w:rsidR="00ED15B9" w:rsidRPr="00ED15B9" w:rsidRDefault="00ED15B9" w:rsidP="00ED15B9">
      <w:pPr>
        <w:ind w:hanging="480"/>
        <w:rPr>
          <w:ins w:id="138" w:author="john xaviers" w:date="2014-06-14T13:32:00Z"/>
          <w:rFonts w:ascii="Times" w:eastAsia="Times New Roman" w:hAnsi="Times" w:cs="Times New Roman"/>
          <w:sz w:val="20"/>
          <w:szCs w:val="20"/>
          <w:lang w:val="en-US" w:eastAsia="en-US"/>
        </w:rPr>
      </w:pPr>
      <w:ins w:id="139" w:author="john xaviers" w:date="2014-06-14T13:32:00Z">
        <w:r w:rsidRPr="00ED15B9">
          <w:rPr>
            <w:rFonts w:ascii="Times" w:eastAsia="Times New Roman" w:hAnsi="Times" w:cs="Times New Roman"/>
            <w:sz w:val="20"/>
            <w:szCs w:val="20"/>
            <w:lang w:val="en-US" w:eastAsia="en-US"/>
          </w:rPr>
          <w:t xml:space="preserve">———. </w:t>
        </w:r>
        <w:r w:rsidRPr="00ED15B9">
          <w:rPr>
            <w:rFonts w:ascii="Times" w:eastAsia="Times New Roman" w:hAnsi="Times" w:cs="Times New Roman"/>
            <w:i/>
            <w:iCs/>
            <w:sz w:val="20"/>
            <w:szCs w:val="20"/>
            <w:lang w:val="en-US" w:eastAsia="en-US"/>
          </w:rPr>
          <w:t>When Was Modernism: Essays on Contemporary Cultural Practice in India</w:t>
        </w:r>
        <w:r w:rsidRPr="00ED15B9">
          <w:rPr>
            <w:rFonts w:ascii="Times" w:eastAsia="Times New Roman" w:hAnsi="Times" w:cs="Times New Roman"/>
            <w:sz w:val="20"/>
            <w:szCs w:val="20"/>
            <w:lang w:val="en-US" w:eastAsia="en-US"/>
          </w:rPr>
          <w:t>. New Delhi: Tulika, 2000.</w:t>
        </w:r>
      </w:ins>
    </w:p>
    <w:p w14:paraId="64E5A7C5" w14:textId="77777777" w:rsidR="00ED15B9" w:rsidRPr="00ED15B9" w:rsidRDefault="00ED15B9" w:rsidP="00ED15B9">
      <w:pPr>
        <w:ind w:hanging="480"/>
        <w:rPr>
          <w:ins w:id="140" w:author="john xaviers" w:date="2014-06-14T13:32:00Z"/>
          <w:rFonts w:ascii="Times" w:eastAsia="Times New Roman" w:hAnsi="Times" w:cs="Times New Roman"/>
          <w:sz w:val="20"/>
          <w:szCs w:val="20"/>
          <w:lang w:val="en-US" w:eastAsia="en-US"/>
        </w:rPr>
      </w:pPr>
      <w:ins w:id="141" w:author="john xaviers" w:date="2014-06-14T13:32:00Z">
        <w:r w:rsidRPr="00ED15B9">
          <w:rPr>
            <w:rFonts w:ascii="Times" w:eastAsia="Times New Roman" w:hAnsi="Times" w:cs="Times New Roman"/>
            <w:sz w:val="20"/>
            <w:szCs w:val="20"/>
            <w:lang w:val="en-US" w:eastAsia="en-US"/>
          </w:rPr>
          <w:t xml:space="preserve">Sinha, Gayatri, ed. </w:t>
        </w:r>
        <w:r w:rsidRPr="00ED15B9">
          <w:rPr>
            <w:rFonts w:ascii="Times" w:eastAsia="Times New Roman" w:hAnsi="Times" w:cs="Times New Roman"/>
            <w:i/>
            <w:iCs/>
            <w:sz w:val="20"/>
            <w:szCs w:val="20"/>
            <w:lang w:val="en-US" w:eastAsia="en-US"/>
          </w:rPr>
          <w:t>Indian Art, an Overview</w:t>
        </w:r>
        <w:r w:rsidRPr="00ED15B9">
          <w:rPr>
            <w:rFonts w:ascii="Times" w:eastAsia="Times New Roman" w:hAnsi="Times" w:cs="Times New Roman"/>
            <w:sz w:val="20"/>
            <w:szCs w:val="20"/>
            <w:lang w:val="en-US" w:eastAsia="en-US"/>
          </w:rPr>
          <w:t>. New Delhi: Rupa &amp; Co., 2003.</w:t>
        </w:r>
      </w:ins>
    </w:p>
    <w:p w14:paraId="596215F1" w14:textId="77777777" w:rsidR="00ED15B9" w:rsidRPr="00ED15B9" w:rsidRDefault="00ED15B9" w:rsidP="00ED15B9">
      <w:pPr>
        <w:ind w:hanging="480"/>
        <w:rPr>
          <w:ins w:id="142" w:author="john xaviers" w:date="2014-06-14T13:32:00Z"/>
          <w:rFonts w:ascii="Times" w:eastAsia="Times New Roman" w:hAnsi="Times" w:cs="Times New Roman"/>
          <w:sz w:val="20"/>
          <w:szCs w:val="20"/>
          <w:lang w:val="en-US" w:eastAsia="en-US"/>
        </w:rPr>
      </w:pPr>
      <w:ins w:id="143" w:author="john xaviers" w:date="2014-06-14T13:32:00Z">
        <w:r w:rsidRPr="00ED15B9">
          <w:rPr>
            <w:rFonts w:ascii="Times" w:eastAsia="Times New Roman" w:hAnsi="Times" w:cs="Times New Roman"/>
            <w:sz w:val="20"/>
            <w:szCs w:val="20"/>
            <w:lang w:val="en-US" w:eastAsia="en-US"/>
          </w:rPr>
          <w:t xml:space="preserve">Zitzewitz, Karin, and Kekoo Gandhy. </w:t>
        </w:r>
        <w:r w:rsidRPr="00ED15B9">
          <w:rPr>
            <w:rFonts w:ascii="Times" w:eastAsia="Times New Roman" w:hAnsi="Times" w:cs="Times New Roman"/>
            <w:i/>
            <w:iCs/>
            <w:sz w:val="20"/>
            <w:szCs w:val="20"/>
            <w:lang w:val="en-US" w:eastAsia="en-US"/>
          </w:rPr>
          <w:t>The Perfect Frame: Presenting Modern Indian Art</w:t>
        </w:r>
        <w:r w:rsidRPr="00ED15B9">
          <w:rPr>
            <w:rFonts w:ascii="Times New Roman" w:eastAsia="Times New Roman" w:hAnsi="Times New Roman" w:cs="Times New Roman"/>
            <w:i/>
            <w:iCs/>
            <w:sz w:val="20"/>
            <w:szCs w:val="20"/>
            <w:lang w:val="en-US" w:eastAsia="en-US"/>
          </w:rPr>
          <w:t> </w:t>
        </w:r>
        <w:r w:rsidRPr="00ED15B9">
          <w:rPr>
            <w:rFonts w:ascii="Times" w:eastAsia="Times New Roman" w:hAnsi="Times" w:cs="Times New Roman"/>
            <w:i/>
            <w:iCs/>
            <w:sz w:val="20"/>
            <w:szCs w:val="20"/>
            <w:lang w:val="en-US" w:eastAsia="en-US"/>
          </w:rPr>
          <w:t>: Stories and Photographs from the Collection of Kekoo Gandhy</w:t>
        </w:r>
        <w:r w:rsidRPr="00ED15B9">
          <w:rPr>
            <w:rFonts w:ascii="Times" w:eastAsia="Times New Roman" w:hAnsi="Times" w:cs="Times New Roman"/>
            <w:sz w:val="20"/>
            <w:szCs w:val="20"/>
            <w:lang w:val="en-US" w:eastAsia="en-US"/>
          </w:rPr>
          <w:t>. Chemould Publications and Arts, 2003.</w:t>
        </w:r>
      </w:ins>
    </w:p>
    <w:p w14:paraId="77B979DD" w14:textId="77777777" w:rsidR="00BD658F" w:rsidRDefault="00BD658F">
      <w:pPr>
        <w:tabs>
          <w:tab w:val="left" w:pos="720"/>
          <w:tab w:val="left" w:pos="1440"/>
          <w:tab w:val="left" w:pos="2160"/>
          <w:tab w:val="left" w:pos="2880"/>
          <w:tab w:val="left" w:pos="3600"/>
          <w:tab w:val="left" w:pos="4320"/>
        </w:tabs>
        <w:autoSpaceDE w:val="0"/>
        <w:autoSpaceDN w:val="0"/>
        <w:adjustRightInd w:val="0"/>
        <w:spacing w:line="360" w:lineRule="auto"/>
        <w:rPr>
          <w:ins w:id="144" w:author="john xaviers" w:date="2014-06-14T13:25:00Z"/>
        </w:rPr>
        <w:pPrChange w:id="145" w:author="john xaviers" w:date="2014-06-14T13:33:00Z">
          <w:pPr>
            <w:tabs>
              <w:tab w:val="left" w:pos="720"/>
              <w:tab w:val="left" w:pos="1440"/>
              <w:tab w:val="left" w:pos="2160"/>
              <w:tab w:val="left" w:pos="2880"/>
              <w:tab w:val="left" w:pos="3600"/>
              <w:tab w:val="left" w:pos="4320"/>
            </w:tabs>
            <w:autoSpaceDE w:val="0"/>
            <w:autoSpaceDN w:val="0"/>
            <w:adjustRightInd w:val="0"/>
            <w:spacing w:line="360" w:lineRule="auto"/>
            <w:ind w:firstLine="360"/>
          </w:pPr>
        </w:pPrChange>
      </w:pPr>
    </w:p>
    <w:p w14:paraId="2184FD16" w14:textId="0EC63125" w:rsidR="00BD658F" w:rsidRDefault="00ED15B9" w:rsidP="007B4B71">
      <w:pPr>
        <w:tabs>
          <w:tab w:val="left" w:pos="720"/>
          <w:tab w:val="left" w:pos="1440"/>
          <w:tab w:val="left" w:pos="2160"/>
          <w:tab w:val="left" w:pos="2880"/>
          <w:tab w:val="left" w:pos="3600"/>
          <w:tab w:val="left" w:pos="4320"/>
        </w:tabs>
        <w:autoSpaceDE w:val="0"/>
        <w:autoSpaceDN w:val="0"/>
        <w:adjustRightInd w:val="0"/>
        <w:spacing w:line="360" w:lineRule="auto"/>
        <w:ind w:firstLine="360"/>
        <w:rPr>
          <w:ins w:id="146" w:author="john xaviers" w:date="2014-06-14T13:27:00Z"/>
        </w:rPr>
      </w:pPr>
      <w:ins w:id="147" w:author="john xaviers" w:date="2014-06-14T13:26:00Z">
        <w:r>
          <w:fldChar w:fldCharType="begin"/>
        </w:r>
        <w:r>
          <w:instrText xml:space="preserve"> HYPERLINK "</w:instrText>
        </w:r>
        <w:r w:rsidRPr="00ED15B9">
          <w:instrText>http://www.ngmaindia.gov.in/sh-pag.asp</w:instrText>
        </w:r>
        <w:r>
          <w:instrText xml:space="preserve">" </w:instrText>
        </w:r>
        <w:r>
          <w:fldChar w:fldCharType="separate"/>
        </w:r>
        <w:r w:rsidRPr="005B430E">
          <w:rPr>
            <w:rStyle w:val="Hyperlink"/>
          </w:rPr>
          <w:t>http://www.ngmaindia.gov.in/sh-pag.asp</w:t>
        </w:r>
        <w:r>
          <w:fldChar w:fldCharType="end"/>
        </w:r>
      </w:ins>
    </w:p>
    <w:p w14:paraId="30DCFFD6" w14:textId="59A41EC5" w:rsidR="00ED15B9" w:rsidRDefault="00ED15B9" w:rsidP="007B4B71">
      <w:pPr>
        <w:tabs>
          <w:tab w:val="left" w:pos="720"/>
          <w:tab w:val="left" w:pos="1440"/>
          <w:tab w:val="left" w:pos="2160"/>
          <w:tab w:val="left" w:pos="2880"/>
          <w:tab w:val="left" w:pos="3600"/>
          <w:tab w:val="left" w:pos="4320"/>
        </w:tabs>
        <w:autoSpaceDE w:val="0"/>
        <w:autoSpaceDN w:val="0"/>
        <w:adjustRightInd w:val="0"/>
        <w:spacing w:line="360" w:lineRule="auto"/>
        <w:ind w:firstLine="360"/>
        <w:rPr>
          <w:ins w:id="148" w:author="john xaviers" w:date="2014-06-14T13:27:00Z"/>
        </w:rPr>
      </w:pPr>
      <w:ins w:id="149" w:author="john xaviers" w:date="2014-06-14T13:27:00Z">
        <w:r>
          <w:fldChar w:fldCharType="begin"/>
        </w:r>
        <w:r>
          <w:instrText xml:space="preserve"> HYPERLINK "</w:instrText>
        </w:r>
        <w:r w:rsidRPr="00ED15B9">
          <w:instrText>http://en.wikipedia.org/wiki/Bombay_Progressive_Artists'_Group</w:instrText>
        </w:r>
        <w:r>
          <w:instrText xml:space="preserve">" </w:instrText>
        </w:r>
        <w:r>
          <w:fldChar w:fldCharType="separate"/>
        </w:r>
        <w:r w:rsidRPr="005B430E">
          <w:rPr>
            <w:rStyle w:val="Hyperlink"/>
          </w:rPr>
          <w:t>http://en.wikipedia.org/wiki/Bombay_Progressive_Artists'_Group</w:t>
        </w:r>
        <w:r>
          <w:fldChar w:fldCharType="end"/>
        </w:r>
      </w:ins>
    </w:p>
    <w:p w14:paraId="00C82616" w14:textId="25F57EAF" w:rsidR="00ED15B9" w:rsidRDefault="00ED15B9" w:rsidP="007B4B71">
      <w:pPr>
        <w:tabs>
          <w:tab w:val="left" w:pos="720"/>
          <w:tab w:val="left" w:pos="1440"/>
          <w:tab w:val="left" w:pos="2160"/>
          <w:tab w:val="left" w:pos="2880"/>
          <w:tab w:val="left" w:pos="3600"/>
          <w:tab w:val="left" w:pos="4320"/>
        </w:tabs>
        <w:autoSpaceDE w:val="0"/>
        <w:autoSpaceDN w:val="0"/>
        <w:adjustRightInd w:val="0"/>
        <w:spacing w:line="360" w:lineRule="auto"/>
        <w:ind w:firstLine="360"/>
        <w:rPr>
          <w:ins w:id="150" w:author="john xaviers" w:date="2014-06-14T13:27:00Z"/>
        </w:rPr>
      </w:pPr>
      <w:ins w:id="151" w:author="john xaviers" w:date="2014-06-14T13:27:00Z">
        <w:r>
          <w:fldChar w:fldCharType="begin"/>
        </w:r>
        <w:r>
          <w:instrText xml:space="preserve"> HYPERLINK "</w:instrText>
        </w:r>
        <w:r w:rsidRPr="00ED15B9">
          <w:instrText>http://www.artindiamag.com/quarter03_03_12/profiles_Shukla03_03_12.html</w:instrText>
        </w:r>
        <w:r>
          <w:instrText xml:space="preserve">" </w:instrText>
        </w:r>
        <w:r>
          <w:fldChar w:fldCharType="separate"/>
        </w:r>
        <w:r w:rsidRPr="005B430E">
          <w:rPr>
            <w:rStyle w:val="Hyperlink"/>
          </w:rPr>
          <w:t>http://www.artindiamag.com/quarter03_03_12/profiles_Shukla03_03_12.html</w:t>
        </w:r>
        <w:r>
          <w:fldChar w:fldCharType="end"/>
        </w:r>
      </w:ins>
    </w:p>
    <w:p w14:paraId="3BF4F23F" w14:textId="221E7A7C" w:rsidR="00ED15B9" w:rsidRDefault="00ED15B9" w:rsidP="007B4B71">
      <w:pPr>
        <w:tabs>
          <w:tab w:val="left" w:pos="720"/>
          <w:tab w:val="left" w:pos="1440"/>
          <w:tab w:val="left" w:pos="2160"/>
          <w:tab w:val="left" w:pos="2880"/>
          <w:tab w:val="left" w:pos="3600"/>
          <w:tab w:val="left" w:pos="4320"/>
        </w:tabs>
        <w:autoSpaceDE w:val="0"/>
        <w:autoSpaceDN w:val="0"/>
        <w:adjustRightInd w:val="0"/>
        <w:spacing w:line="360" w:lineRule="auto"/>
        <w:ind w:firstLine="360"/>
        <w:rPr>
          <w:ins w:id="152" w:author="john xaviers" w:date="2014-06-14T13:40:00Z"/>
        </w:rPr>
      </w:pPr>
      <w:ins w:id="153" w:author="john xaviers" w:date="2014-06-14T13:28:00Z">
        <w:r>
          <w:fldChar w:fldCharType="begin"/>
        </w:r>
        <w:r>
          <w:instrText xml:space="preserve"> HYPERLINK "</w:instrText>
        </w:r>
        <w:r w:rsidRPr="00ED15B9">
          <w:instrText>http://www.metmuseum.org/toah/hd/mind/hd_mind.htm</w:instrText>
        </w:r>
        <w:r>
          <w:instrText xml:space="preserve">" </w:instrText>
        </w:r>
        <w:r>
          <w:fldChar w:fldCharType="separate"/>
        </w:r>
        <w:r w:rsidRPr="005B430E">
          <w:rPr>
            <w:rStyle w:val="Hyperlink"/>
          </w:rPr>
          <w:t>http://www.metmuseum.org/toah/hd/mind/hd_mind.htm</w:t>
        </w:r>
        <w:r>
          <w:fldChar w:fldCharType="end"/>
        </w:r>
      </w:ins>
    </w:p>
    <w:p w14:paraId="24F836E1" w14:textId="77777777" w:rsidR="00D8494F" w:rsidRDefault="00D8494F" w:rsidP="007B4B71">
      <w:pPr>
        <w:tabs>
          <w:tab w:val="left" w:pos="720"/>
          <w:tab w:val="left" w:pos="1440"/>
          <w:tab w:val="left" w:pos="2160"/>
          <w:tab w:val="left" w:pos="2880"/>
          <w:tab w:val="left" w:pos="3600"/>
          <w:tab w:val="left" w:pos="4320"/>
        </w:tabs>
        <w:autoSpaceDE w:val="0"/>
        <w:autoSpaceDN w:val="0"/>
        <w:adjustRightInd w:val="0"/>
        <w:spacing w:line="360" w:lineRule="auto"/>
        <w:ind w:firstLine="360"/>
        <w:rPr>
          <w:ins w:id="154" w:author="john xaviers" w:date="2014-06-14T13:40:00Z"/>
        </w:rPr>
      </w:pPr>
    </w:p>
    <w:p w14:paraId="615E2430" w14:textId="50A981F7" w:rsidR="00D8494F" w:rsidRDefault="00D8494F" w:rsidP="007B4B71">
      <w:pPr>
        <w:tabs>
          <w:tab w:val="left" w:pos="720"/>
          <w:tab w:val="left" w:pos="1440"/>
          <w:tab w:val="left" w:pos="2160"/>
          <w:tab w:val="left" w:pos="2880"/>
          <w:tab w:val="left" w:pos="3600"/>
          <w:tab w:val="left" w:pos="4320"/>
        </w:tabs>
        <w:autoSpaceDE w:val="0"/>
        <w:autoSpaceDN w:val="0"/>
        <w:adjustRightInd w:val="0"/>
        <w:spacing w:line="360" w:lineRule="auto"/>
        <w:ind w:firstLine="360"/>
        <w:rPr>
          <w:ins w:id="155" w:author="john xaviers" w:date="2014-06-14T22:33:00Z"/>
        </w:rPr>
      </w:pPr>
      <w:ins w:id="156" w:author="john xaviers" w:date="2014-06-14T13:40:00Z">
        <w:r w:rsidRPr="00D8494F">
          <w:rPr>
            <w:noProof/>
          </w:rPr>
          <w:drawing>
            <wp:inline distT="0" distB="0" distL="0" distR="0" wp14:anchorId="6A1D6223" wp14:editId="044AC7D6">
              <wp:extent cx="5486400" cy="2844165"/>
              <wp:effectExtent l="0" t="0" r="0" b="635"/>
              <wp:docPr id="450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58" name="Picture 2"/>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844165"/>
                      </a:xfrm>
                      <a:prstGeom prst="rect">
                        <a:avLst/>
                      </a:prstGeom>
                      <a:noFill/>
                      <a:ln>
                        <a:noFill/>
                      </a:ln>
                      <a:extLst/>
                    </pic:spPr>
                  </pic:pic>
                </a:graphicData>
              </a:graphic>
            </wp:inline>
          </w:drawing>
        </w:r>
        <w:r>
          <w:t xml:space="preserve">M.F.Husain, </w:t>
        </w:r>
        <w:r>
          <w:rPr>
            <w:i/>
          </w:rPr>
          <w:t xml:space="preserve">Man, </w:t>
        </w:r>
        <w:r>
          <w:t xml:space="preserve">1951, </w:t>
        </w:r>
      </w:ins>
      <w:ins w:id="157" w:author="john xaviers" w:date="2014-06-14T13:42:00Z">
        <w:r>
          <w:t>Oil on canvas, Collection: Chester and Davida Herwitz</w:t>
        </w:r>
      </w:ins>
    </w:p>
    <w:p w14:paraId="57D97963" w14:textId="77777777" w:rsidR="00476899" w:rsidRDefault="00476899" w:rsidP="007B4B71">
      <w:pPr>
        <w:tabs>
          <w:tab w:val="left" w:pos="720"/>
          <w:tab w:val="left" w:pos="1440"/>
          <w:tab w:val="left" w:pos="2160"/>
          <w:tab w:val="left" w:pos="2880"/>
          <w:tab w:val="left" w:pos="3600"/>
          <w:tab w:val="left" w:pos="4320"/>
        </w:tabs>
        <w:autoSpaceDE w:val="0"/>
        <w:autoSpaceDN w:val="0"/>
        <w:adjustRightInd w:val="0"/>
        <w:spacing w:line="360" w:lineRule="auto"/>
        <w:ind w:firstLine="360"/>
        <w:rPr>
          <w:ins w:id="158" w:author="john xaviers" w:date="2014-06-14T22:27:00Z"/>
        </w:rPr>
      </w:pPr>
    </w:p>
    <w:p w14:paraId="0D2259AA" w14:textId="77777777" w:rsidR="009C358F" w:rsidRDefault="009C358F" w:rsidP="007B4B71">
      <w:pPr>
        <w:tabs>
          <w:tab w:val="left" w:pos="720"/>
          <w:tab w:val="left" w:pos="1440"/>
          <w:tab w:val="left" w:pos="2160"/>
          <w:tab w:val="left" w:pos="2880"/>
          <w:tab w:val="left" w:pos="3600"/>
          <w:tab w:val="left" w:pos="4320"/>
        </w:tabs>
        <w:autoSpaceDE w:val="0"/>
        <w:autoSpaceDN w:val="0"/>
        <w:adjustRightInd w:val="0"/>
        <w:spacing w:line="360" w:lineRule="auto"/>
        <w:ind w:firstLine="360"/>
        <w:rPr>
          <w:ins w:id="159" w:author="john xaviers" w:date="2014-06-14T22:27:00Z"/>
        </w:rPr>
      </w:pPr>
    </w:p>
    <w:p w14:paraId="72CC4BEA" w14:textId="77777777" w:rsidR="009C358F" w:rsidRDefault="009C358F" w:rsidP="009C358F">
      <w:pPr>
        <w:spacing w:line="270" w:lineRule="atLeast"/>
        <w:rPr>
          <w:ins w:id="160" w:author="john xaviers" w:date="2014-06-14T22:28:00Z"/>
          <w:rFonts w:ascii="inherit" w:eastAsia="Times New Roman" w:hAnsi="inherit" w:cs="Times New Roman"/>
          <w:color w:val="333333"/>
          <w:sz w:val="21"/>
          <w:szCs w:val="21"/>
          <w:bdr w:val="none" w:sz="0" w:space="0" w:color="auto" w:frame="1"/>
          <w:shd w:val="clear" w:color="auto" w:fill="FFFFFF"/>
        </w:rPr>
      </w:pPr>
      <w:ins w:id="161" w:author="john xaviers" w:date="2014-06-14T22:27:00Z">
        <w:r>
          <w:rPr>
            <w:noProof/>
          </w:rPr>
          <w:drawing>
            <wp:inline distT="0" distB="0" distL="0" distR="0" wp14:anchorId="29F8C1CC" wp14:editId="25E08811">
              <wp:extent cx="5730875" cy="4742142"/>
              <wp:effectExtent l="0" t="0" r="952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4742142"/>
                      </a:xfrm>
                      <a:prstGeom prst="rect">
                        <a:avLst/>
                      </a:prstGeom>
                      <a:noFill/>
                      <a:ln>
                        <a:noFill/>
                      </a:ln>
                    </pic:spPr>
                  </pic:pic>
                </a:graphicData>
              </a:graphic>
            </wp:inline>
          </w:drawing>
        </w:r>
      </w:ins>
      <w:ins w:id="162" w:author="john xaviers" w:date="2014-06-14T22:28:00Z">
        <w:r>
          <w:rPr>
            <w:rFonts w:ascii="inherit" w:eastAsia="Times New Roman" w:hAnsi="inherit" w:cs="Times New Roman"/>
            <w:color w:val="333333"/>
            <w:sz w:val="21"/>
            <w:szCs w:val="21"/>
            <w:bdr w:val="none" w:sz="0" w:space="0" w:color="auto" w:frame="1"/>
            <w:shd w:val="clear" w:color="auto" w:fill="FFFFFF"/>
          </w:rPr>
          <w:fldChar w:fldCharType="begin"/>
        </w:r>
        <w:r>
          <w:rPr>
            <w:rFonts w:ascii="inherit" w:eastAsia="Times New Roman" w:hAnsi="inherit" w:cs="Times New Roman"/>
            <w:color w:val="333333"/>
            <w:sz w:val="21"/>
            <w:szCs w:val="21"/>
            <w:bdr w:val="none" w:sz="0" w:space="0" w:color="auto" w:frame="1"/>
            <w:shd w:val="clear" w:color="auto" w:fill="FFFFFF"/>
          </w:rPr>
          <w:instrText xml:space="preserve"> HYPERLINK "http://www.knma.in/artwork/carcassonne-0" </w:instrText>
        </w:r>
        <w:r>
          <w:rPr>
            <w:rFonts w:ascii="inherit" w:eastAsia="Times New Roman" w:hAnsi="inherit" w:cs="Times New Roman"/>
            <w:color w:val="333333"/>
            <w:sz w:val="21"/>
            <w:szCs w:val="21"/>
            <w:bdr w:val="none" w:sz="0" w:space="0" w:color="auto" w:frame="1"/>
            <w:shd w:val="clear" w:color="auto" w:fill="FFFFFF"/>
          </w:rPr>
          <w:fldChar w:fldCharType="separate"/>
        </w:r>
        <w:r>
          <w:rPr>
            <w:rStyle w:val="Hyperlink"/>
            <w:rFonts w:ascii="inherit" w:eastAsia="Times New Roman" w:hAnsi="inherit" w:cs="Times New Roman"/>
            <w:color w:val="333333"/>
            <w:sz w:val="21"/>
            <w:szCs w:val="21"/>
            <w:bdr w:val="none" w:sz="0" w:space="0" w:color="auto" w:frame="1"/>
            <w:shd w:val="clear" w:color="auto" w:fill="FFFFFF"/>
          </w:rPr>
          <w:t>Carcassonne</w:t>
        </w:r>
        <w:r>
          <w:rPr>
            <w:rStyle w:val="apple-converted-space"/>
            <w:rFonts w:ascii="inherit" w:eastAsia="Times New Roman" w:hAnsi="inherit" w:cs="Times New Roman"/>
            <w:color w:val="333333"/>
            <w:sz w:val="21"/>
            <w:szCs w:val="21"/>
            <w:bdr w:val="none" w:sz="0" w:space="0" w:color="auto" w:frame="1"/>
            <w:shd w:val="clear" w:color="auto" w:fill="FFFFFF"/>
          </w:rPr>
          <w:t> </w:t>
        </w:r>
        <w:r>
          <w:rPr>
            <w:rFonts w:ascii="inherit" w:eastAsia="Times New Roman" w:hAnsi="inherit" w:cs="Times New Roman"/>
            <w:color w:val="333333"/>
            <w:sz w:val="21"/>
            <w:szCs w:val="21"/>
            <w:bdr w:val="none" w:sz="0" w:space="0" w:color="auto" w:frame="1"/>
            <w:shd w:val="clear" w:color="auto" w:fill="FFFFFF"/>
          </w:rPr>
          <w:fldChar w:fldCharType="end"/>
        </w:r>
        <w:r>
          <w:rPr>
            <w:rFonts w:ascii="inherit" w:eastAsia="Times New Roman" w:hAnsi="inherit" w:cs="Times New Roman"/>
            <w:color w:val="333333"/>
            <w:sz w:val="21"/>
            <w:szCs w:val="21"/>
            <w:bdr w:val="none" w:sz="0" w:space="0" w:color="auto" w:frame="1"/>
            <w:shd w:val="clear" w:color="auto" w:fill="FFFFFF"/>
          </w:rPr>
          <w:t>| S H Raza</w:t>
        </w:r>
      </w:ins>
    </w:p>
    <w:p w14:paraId="22894413" w14:textId="77777777" w:rsidR="009C358F" w:rsidRDefault="009C358F" w:rsidP="009C358F">
      <w:pPr>
        <w:shd w:val="clear" w:color="auto" w:fill="FFFFFF"/>
        <w:spacing w:line="270" w:lineRule="atLeast"/>
        <w:rPr>
          <w:ins w:id="163" w:author="john xaviers" w:date="2014-06-14T22:28:00Z"/>
          <w:rFonts w:ascii="inherit" w:eastAsia="Times New Roman" w:hAnsi="inherit" w:cs="Times New Roman"/>
          <w:color w:val="666666"/>
          <w:sz w:val="18"/>
          <w:szCs w:val="18"/>
          <w:bdr w:val="none" w:sz="0" w:space="0" w:color="auto" w:frame="1"/>
        </w:rPr>
      </w:pPr>
      <w:ins w:id="164" w:author="john xaviers" w:date="2014-06-14T22:28:00Z">
        <w:r>
          <w:rPr>
            <w:rFonts w:ascii="inherit" w:eastAsia="Times New Roman" w:hAnsi="inherit" w:cs="Times New Roman"/>
            <w:color w:val="666666"/>
            <w:sz w:val="18"/>
            <w:szCs w:val="18"/>
            <w:bdr w:val="none" w:sz="0" w:space="0" w:color="auto" w:frame="1"/>
          </w:rPr>
          <w:t>Oil on paper board</w:t>
        </w:r>
        <w:r>
          <w:rPr>
            <w:rStyle w:val="apple-converted-space"/>
            <w:rFonts w:ascii="inherit" w:eastAsia="Times New Roman" w:hAnsi="inherit" w:cs="Times New Roman"/>
            <w:color w:val="666666"/>
            <w:sz w:val="18"/>
            <w:szCs w:val="18"/>
            <w:bdr w:val="none" w:sz="0" w:space="0" w:color="auto" w:frame="1"/>
          </w:rPr>
          <w:t> </w:t>
        </w:r>
        <w:r>
          <w:rPr>
            <w:rFonts w:ascii="inherit" w:eastAsia="Times New Roman" w:hAnsi="inherit" w:cs="Times New Roman"/>
            <w:color w:val="666666"/>
            <w:sz w:val="18"/>
            <w:szCs w:val="18"/>
            <w:bdr w:val="none" w:sz="0" w:space="0" w:color="auto" w:frame="1"/>
          </w:rPr>
          <w:t>, 18.5 x 22 in.</w:t>
        </w:r>
      </w:ins>
    </w:p>
    <w:p w14:paraId="719A42DA" w14:textId="14F88B49" w:rsidR="009C358F" w:rsidRDefault="009C358F" w:rsidP="006955C0">
      <w:pPr>
        <w:shd w:val="clear" w:color="auto" w:fill="FFFFFF"/>
        <w:spacing w:line="270" w:lineRule="atLeast"/>
        <w:rPr>
          <w:ins w:id="165" w:author="john xaviers" w:date="2014-06-14T22:32:00Z"/>
          <w:rFonts w:ascii="inherit" w:eastAsia="Times New Roman" w:hAnsi="inherit" w:cs="Times New Roman"/>
          <w:color w:val="666666"/>
          <w:sz w:val="18"/>
          <w:szCs w:val="18"/>
        </w:rPr>
      </w:pPr>
      <w:ins w:id="166" w:author="john xaviers" w:date="2014-06-14T22:28:00Z">
        <w:r>
          <w:rPr>
            <w:rFonts w:ascii="inherit" w:eastAsia="Times New Roman" w:hAnsi="inherit" w:cs="Times New Roman"/>
            <w:color w:val="666666"/>
            <w:sz w:val="18"/>
            <w:szCs w:val="18"/>
          </w:rPr>
          <w:t>1951</w:t>
        </w:r>
        <w:r>
          <w:rPr>
            <w:rFonts w:ascii="inherit" w:eastAsia="Times New Roman" w:hAnsi="inherit" w:cs="Times New Roman"/>
            <w:color w:val="666666"/>
            <w:sz w:val="18"/>
            <w:szCs w:val="18"/>
          </w:rPr>
          <w:br/>
          <w:t xml:space="preserve">Collection: Kiran Nadar Museum of Art </w:t>
        </w:r>
      </w:ins>
    </w:p>
    <w:p w14:paraId="1E1F689D" w14:textId="45AC94E4" w:rsidR="00476899" w:rsidRPr="006955C0" w:rsidRDefault="00476899" w:rsidP="006955C0">
      <w:pPr>
        <w:shd w:val="clear" w:color="auto" w:fill="FFFFFF"/>
        <w:spacing w:line="270" w:lineRule="atLeast"/>
        <w:rPr>
          <w:ins w:id="167" w:author="john xaviers" w:date="2014-06-14T13:33:00Z"/>
          <w:rFonts w:ascii="inherit" w:eastAsia="Times New Roman" w:hAnsi="inherit" w:cs="Times New Roman"/>
          <w:color w:val="666666"/>
          <w:sz w:val="18"/>
          <w:szCs w:val="18"/>
        </w:rPr>
      </w:pPr>
      <w:ins w:id="168" w:author="john xaviers" w:date="2014-06-14T22:32:00Z">
        <w:r w:rsidRPr="00476899">
          <w:rPr>
            <w:rFonts w:ascii="inherit" w:eastAsia="Times New Roman" w:hAnsi="inherit" w:cs="Times New Roman"/>
            <w:color w:val="666666"/>
            <w:sz w:val="18"/>
            <w:szCs w:val="18"/>
          </w:rPr>
          <w:t>http://www.knma.in/highlight-from-the-collection?page=24</w:t>
        </w:r>
      </w:ins>
    </w:p>
    <w:p w14:paraId="22F0B58A" w14:textId="77777777" w:rsidR="00ED15B9" w:rsidRDefault="00ED15B9" w:rsidP="007B4B71">
      <w:pPr>
        <w:tabs>
          <w:tab w:val="left" w:pos="720"/>
          <w:tab w:val="left" w:pos="1440"/>
          <w:tab w:val="left" w:pos="2160"/>
          <w:tab w:val="left" w:pos="2880"/>
          <w:tab w:val="left" w:pos="3600"/>
          <w:tab w:val="left" w:pos="4320"/>
        </w:tabs>
        <w:autoSpaceDE w:val="0"/>
        <w:autoSpaceDN w:val="0"/>
        <w:adjustRightInd w:val="0"/>
        <w:spacing w:line="360" w:lineRule="auto"/>
        <w:ind w:firstLine="360"/>
        <w:rPr>
          <w:ins w:id="169" w:author="john xaviers" w:date="2014-06-14T22:31:00Z"/>
        </w:rPr>
      </w:pPr>
    </w:p>
    <w:p w14:paraId="6E54B53E" w14:textId="77777777" w:rsidR="00476899" w:rsidRDefault="00476899" w:rsidP="00476899">
      <w:pPr>
        <w:spacing w:line="270" w:lineRule="atLeast"/>
        <w:rPr>
          <w:ins w:id="170" w:author="john xaviers" w:date="2014-06-14T22:31:00Z"/>
          <w:rFonts w:ascii="inherit" w:eastAsia="Times New Roman" w:hAnsi="inherit" w:cs="Times New Roman"/>
          <w:color w:val="333333"/>
          <w:sz w:val="21"/>
          <w:szCs w:val="21"/>
          <w:bdr w:val="none" w:sz="0" w:space="0" w:color="auto" w:frame="1"/>
          <w:shd w:val="clear" w:color="auto" w:fill="FFFFFF"/>
        </w:rPr>
      </w:pPr>
      <w:ins w:id="171" w:author="john xaviers" w:date="2014-06-14T22:31:00Z">
        <w:r>
          <w:rPr>
            <w:noProof/>
          </w:rPr>
          <w:drawing>
            <wp:inline distT="0" distB="0" distL="0" distR="0" wp14:anchorId="68878B5E" wp14:editId="7F6031D5">
              <wp:extent cx="5730875" cy="8355935"/>
              <wp:effectExtent l="0" t="0" r="952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8355935"/>
                      </a:xfrm>
                      <a:prstGeom prst="rect">
                        <a:avLst/>
                      </a:prstGeom>
                      <a:noFill/>
                      <a:ln>
                        <a:noFill/>
                      </a:ln>
                    </pic:spPr>
                  </pic:pic>
                </a:graphicData>
              </a:graphic>
            </wp:inline>
          </w:drawing>
        </w:r>
        <w:r>
          <w:rPr>
            <w:rFonts w:ascii="inherit" w:eastAsia="Times New Roman" w:hAnsi="inherit" w:cs="Times New Roman"/>
            <w:color w:val="333333"/>
            <w:sz w:val="21"/>
            <w:szCs w:val="21"/>
            <w:bdr w:val="none" w:sz="0" w:space="0" w:color="auto" w:frame="1"/>
            <w:shd w:val="clear" w:color="auto" w:fill="FFFFFF"/>
          </w:rPr>
          <w:fldChar w:fldCharType="begin"/>
        </w:r>
        <w:r>
          <w:rPr>
            <w:rFonts w:ascii="inherit" w:eastAsia="Times New Roman" w:hAnsi="inherit" w:cs="Times New Roman"/>
            <w:color w:val="333333"/>
            <w:sz w:val="21"/>
            <w:szCs w:val="21"/>
            <w:bdr w:val="none" w:sz="0" w:space="0" w:color="auto" w:frame="1"/>
            <w:shd w:val="clear" w:color="auto" w:fill="FFFFFF"/>
          </w:rPr>
          <w:instrText xml:space="preserve"> HYPERLINK "http://www.knma.in/artwork/untitled-seated-nude-0" </w:instrText>
        </w:r>
        <w:r>
          <w:rPr>
            <w:rFonts w:ascii="inherit" w:eastAsia="Times New Roman" w:hAnsi="inherit" w:cs="Times New Roman"/>
            <w:color w:val="333333"/>
            <w:sz w:val="21"/>
            <w:szCs w:val="21"/>
            <w:bdr w:val="none" w:sz="0" w:space="0" w:color="auto" w:frame="1"/>
            <w:shd w:val="clear" w:color="auto" w:fill="FFFFFF"/>
          </w:rPr>
          <w:fldChar w:fldCharType="separate"/>
        </w:r>
        <w:r>
          <w:rPr>
            <w:rStyle w:val="Hyperlink"/>
            <w:rFonts w:ascii="inherit" w:eastAsia="Times New Roman" w:hAnsi="inherit" w:cs="Times New Roman"/>
            <w:color w:val="333333"/>
            <w:sz w:val="21"/>
            <w:szCs w:val="21"/>
            <w:bdr w:val="none" w:sz="0" w:space="0" w:color="auto" w:frame="1"/>
            <w:shd w:val="clear" w:color="auto" w:fill="FFFFFF"/>
          </w:rPr>
          <w:t>Untitled (Seated Nude)</w:t>
        </w:r>
        <w:r>
          <w:rPr>
            <w:rStyle w:val="apple-converted-space"/>
            <w:rFonts w:ascii="inherit" w:eastAsia="Times New Roman" w:hAnsi="inherit" w:cs="Times New Roman"/>
            <w:color w:val="333333"/>
            <w:sz w:val="21"/>
            <w:szCs w:val="21"/>
            <w:bdr w:val="none" w:sz="0" w:space="0" w:color="auto" w:frame="1"/>
            <w:shd w:val="clear" w:color="auto" w:fill="FFFFFF"/>
          </w:rPr>
          <w:t> </w:t>
        </w:r>
        <w:r>
          <w:rPr>
            <w:rFonts w:ascii="inherit" w:eastAsia="Times New Roman" w:hAnsi="inherit" w:cs="Times New Roman"/>
            <w:color w:val="333333"/>
            <w:sz w:val="21"/>
            <w:szCs w:val="21"/>
            <w:bdr w:val="none" w:sz="0" w:space="0" w:color="auto" w:frame="1"/>
            <w:shd w:val="clear" w:color="auto" w:fill="FFFFFF"/>
          </w:rPr>
          <w:fldChar w:fldCharType="end"/>
        </w:r>
        <w:r>
          <w:rPr>
            <w:rFonts w:ascii="inherit" w:eastAsia="Times New Roman" w:hAnsi="inherit" w:cs="Times New Roman"/>
            <w:color w:val="333333"/>
            <w:sz w:val="21"/>
            <w:szCs w:val="21"/>
            <w:bdr w:val="none" w:sz="0" w:space="0" w:color="auto" w:frame="1"/>
            <w:shd w:val="clear" w:color="auto" w:fill="FFFFFF"/>
          </w:rPr>
          <w:t>| F N Souza</w:t>
        </w:r>
      </w:ins>
    </w:p>
    <w:p w14:paraId="42BA02E2" w14:textId="77777777" w:rsidR="00476899" w:rsidRDefault="00476899" w:rsidP="00476899">
      <w:pPr>
        <w:shd w:val="clear" w:color="auto" w:fill="FFFFFF"/>
        <w:spacing w:line="270" w:lineRule="atLeast"/>
        <w:rPr>
          <w:ins w:id="172" w:author="john xaviers" w:date="2014-06-14T22:31:00Z"/>
          <w:rFonts w:ascii="inherit" w:eastAsia="Times New Roman" w:hAnsi="inherit" w:cs="Times New Roman"/>
          <w:color w:val="666666"/>
          <w:sz w:val="18"/>
          <w:szCs w:val="18"/>
          <w:bdr w:val="none" w:sz="0" w:space="0" w:color="auto" w:frame="1"/>
        </w:rPr>
      </w:pPr>
      <w:ins w:id="173" w:author="john xaviers" w:date="2014-06-14T22:31:00Z">
        <w:r>
          <w:rPr>
            <w:rFonts w:ascii="inherit" w:eastAsia="Times New Roman" w:hAnsi="inherit" w:cs="Times New Roman"/>
            <w:color w:val="666666"/>
            <w:sz w:val="18"/>
            <w:szCs w:val="18"/>
            <w:bdr w:val="none" w:sz="0" w:space="0" w:color="auto" w:frame="1"/>
          </w:rPr>
          <w:t>Oil on canvas</w:t>
        </w:r>
        <w:r>
          <w:rPr>
            <w:rStyle w:val="apple-converted-space"/>
            <w:rFonts w:ascii="inherit" w:eastAsia="Times New Roman" w:hAnsi="inherit" w:cs="Times New Roman"/>
            <w:color w:val="666666"/>
            <w:sz w:val="18"/>
            <w:szCs w:val="18"/>
            <w:bdr w:val="none" w:sz="0" w:space="0" w:color="auto" w:frame="1"/>
          </w:rPr>
          <w:t> </w:t>
        </w:r>
        <w:r>
          <w:rPr>
            <w:rFonts w:ascii="inherit" w:eastAsia="Times New Roman" w:hAnsi="inherit" w:cs="Times New Roman"/>
            <w:color w:val="666666"/>
            <w:sz w:val="18"/>
            <w:szCs w:val="18"/>
            <w:bdr w:val="none" w:sz="0" w:space="0" w:color="auto" w:frame="1"/>
          </w:rPr>
          <w:t>, 47.6 x 32 in.</w:t>
        </w:r>
      </w:ins>
    </w:p>
    <w:p w14:paraId="750D7F93" w14:textId="77777777" w:rsidR="00476899" w:rsidRDefault="00476899" w:rsidP="00476899">
      <w:pPr>
        <w:shd w:val="clear" w:color="auto" w:fill="FFFFFF"/>
        <w:spacing w:line="270" w:lineRule="atLeast"/>
        <w:rPr>
          <w:ins w:id="174" w:author="john xaviers" w:date="2014-06-14T22:32:00Z"/>
          <w:rFonts w:ascii="inherit" w:eastAsia="Times New Roman" w:hAnsi="inherit" w:cs="Times New Roman"/>
          <w:color w:val="666666"/>
          <w:sz w:val="18"/>
          <w:szCs w:val="18"/>
        </w:rPr>
      </w:pPr>
      <w:ins w:id="175" w:author="john xaviers" w:date="2014-06-14T22:31:00Z">
        <w:r>
          <w:rPr>
            <w:rFonts w:ascii="inherit" w:eastAsia="Times New Roman" w:hAnsi="inherit" w:cs="Times New Roman"/>
            <w:color w:val="666666"/>
            <w:sz w:val="18"/>
            <w:szCs w:val="18"/>
          </w:rPr>
          <w:t>1962</w:t>
        </w:r>
      </w:ins>
    </w:p>
    <w:p w14:paraId="52B46DE0" w14:textId="6EE810CD" w:rsidR="00476899" w:rsidRDefault="00476899" w:rsidP="00476899">
      <w:pPr>
        <w:shd w:val="clear" w:color="auto" w:fill="FFFFFF"/>
        <w:spacing w:line="270" w:lineRule="atLeast"/>
        <w:rPr>
          <w:ins w:id="176" w:author="john xaviers" w:date="2014-06-14T22:31:00Z"/>
          <w:rFonts w:ascii="inherit" w:eastAsia="Times New Roman" w:hAnsi="inherit" w:cs="Times New Roman"/>
          <w:color w:val="666666"/>
          <w:sz w:val="18"/>
          <w:szCs w:val="18"/>
        </w:rPr>
      </w:pPr>
      <w:ins w:id="177" w:author="john xaviers" w:date="2014-06-14T22:33:00Z">
        <w:r>
          <w:rPr>
            <w:rFonts w:ascii="inherit" w:eastAsia="Times New Roman" w:hAnsi="inherit" w:cs="Times New Roman"/>
            <w:color w:val="666666"/>
            <w:sz w:val="18"/>
            <w:szCs w:val="18"/>
          </w:rPr>
          <w:t>Collection: Kiran Nadar Museum of Art</w:t>
        </w:r>
      </w:ins>
    </w:p>
    <w:p w14:paraId="10DD1DB1" w14:textId="48603832" w:rsidR="00476899" w:rsidRDefault="00476899">
      <w:pPr>
        <w:tabs>
          <w:tab w:val="left" w:pos="720"/>
          <w:tab w:val="left" w:pos="1440"/>
          <w:tab w:val="left" w:pos="2160"/>
          <w:tab w:val="left" w:pos="2880"/>
          <w:tab w:val="left" w:pos="3600"/>
          <w:tab w:val="left" w:pos="4320"/>
        </w:tabs>
        <w:autoSpaceDE w:val="0"/>
        <w:autoSpaceDN w:val="0"/>
        <w:adjustRightInd w:val="0"/>
        <w:spacing w:line="360" w:lineRule="auto"/>
        <w:rPr>
          <w:ins w:id="178" w:author="john xaviers" w:date="2014-06-14T13:33:00Z"/>
        </w:rPr>
        <w:pPrChange w:id="179" w:author="john xaviers" w:date="2014-06-14T22:31:00Z">
          <w:pPr>
            <w:tabs>
              <w:tab w:val="left" w:pos="720"/>
              <w:tab w:val="left" w:pos="1440"/>
              <w:tab w:val="left" w:pos="2160"/>
              <w:tab w:val="left" w:pos="2880"/>
              <w:tab w:val="left" w:pos="3600"/>
              <w:tab w:val="left" w:pos="4320"/>
            </w:tabs>
            <w:autoSpaceDE w:val="0"/>
            <w:autoSpaceDN w:val="0"/>
            <w:adjustRightInd w:val="0"/>
            <w:spacing w:line="360" w:lineRule="auto"/>
            <w:ind w:firstLine="360"/>
          </w:pPr>
        </w:pPrChange>
      </w:pPr>
      <w:ins w:id="180" w:author="john xaviers" w:date="2014-06-14T22:32:00Z">
        <w:r w:rsidRPr="00476899">
          <w:t>http://www.knma.in/highlight-from-the-collection?page=24</w:t>
        </w:r>
      </w:ins>
    </w:p>
    <w:p w14:paraId="077133B2" w14:textId="77777777" w:rsidR="00ED15B9" w:rsidRDefault="00ED15B9" w:rsidP="007B4B71">
      <w:pPr>
        <w:tabs>
          <w:tab w:val="left" w:pos="720"/>
          <w:tab w:val="left" w:pos="1440"/>
          <w:tab w:val="left" w:pos="2160"/>
          <w:tab w:val="left" w:pos="2880"/>
          <w:tab w:val="left" w:pos="3600"/>
          <w:tab w:val="left" w:pos="4320"/>
        </w:tabs>
        <w:autoSpaceDE w:val="0"/>
        <w:autoSpaceDN w:val="0"/>
        <w:adjustRightInd w:val="0"/>
        <w:spacing w:line="360" w:lineRule="auto"/>
        <w:ind w:firstLine="360"/>
        <w:rPr>
          <w:ins w:id="181" w:author="john xaviers" w:date="2014-06-14T13:28:00Z"/>
        </w:rPr>
      </w:pPr>
    </w:p>
    <w:p w14:paraId="6D285392" w14:textId="77777777" w:rsidR="00ED15B9" w:rsidRDefault="00ED15B9" w:rsidP="007B4B71">
      <w:pPr>
        <w:tabs>
          <w:tab w:val="left" w:pos="720"/>
          <w:tab w:val="left" w:pos="1440"/>
          <w:tab w:val="left" w:pos="2160"/>
          <w:tab w:val="left" w:pos="2880"/>
          <w:tab w:val="left" w:pos="3600"/>
          <w:tab w:val="left" w:pos="4320"/>
        </w:tabs>
        <w:autoSpaceDE w:val="0"/>
        <w:autoSpaceDN w:val="0"/>
        <w:adjustRightInd w:val="0"/>
        <w:spacing w:line="360" w:lineRule="auto"/>
        <w:ind w:firstLine="360"/>
        <w:rPr>
          <w:ins w:id="182" w:author="john xaviers" w:date="2014-06-14T13:26:00Z"/>
        </w:rPr>
      </w:pPr>
    </w:p>
    <w:p w14:paraId="0C64A6B4" w14:textId="77777777" w:rsidR="00ED15B9" w:rsidRDefault="00ED15B9" w:rsidP="007B4B71">
      <w:pPr>
        <w:tabs>
          <w:tab w:val="left" w:pos="720"/>
          <w:tab w:val="left" w:pos="1440"/>
          <w:tab w:val="left" w:pos="2160"/>
          <w:tab w:val="left" w:pos="2880"/>
          <w:tab w:val="left" w:pos="3600"/>
          <w:tab w:val="left" w:pos="4320"/>
        </w:tabs>
        <w:autoSpaceDE w:val="0"/>
        <w:autoSpaceDN w:val="0"/>
        <w:adjustRightInd w:val="0"/>
        <w:spacing w:line="360" w:lineRule="auto"/>
        <w:ind w:firstLine="360"/>
      </w:pPr>
    </w:p>
    <w:sectPr w:rsidR="00ED15B9">
      <w:headerReference w:type="default" r:id="rId11"/>
      <w:footerReference w:type="default" r:id="rId12"/>
      <w:pgSz w:w="11905" w:h="16837"/>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3" w:author="doctor" w:date="2014-05-31T14:36:00Z" w:initials="hd">
    <w:p w14:paraId="23354961" w14:textId="77777777" w:rsidR="006955C0" w:rsidRDefault="006955C0">
      <w:pPr>
        <w:pStyle w:val="CommentText"/>
      </w:pPr>
      <w:r>
        <w:rPr>
          <w:rStyle w:val="CommentReference"/>
        </w:rPr>
        <w:annotationRef/>
      </w:r>
      <w:r>
        <w:t xml:space="preserve">Varma seems to appear from nowhere  here.  He is not in the list of members in the first sentence.  </w:t>
      </w:r>
    </w:p>
  </w:comment>
  <w:comment w:id="37" w:author="doctor" w:date="2014-05-31T14:36:00Z" w:initials="hd">
    <w:p w14:paraId="4E4CD592" w14:textId="77777777" w:rsidR="006955C0" w:rsidRDefault="006955C0">
      <w:pPr>
        <w:pStyle w:val="CommentText"/>
      </w:pPr>
      <w:r>
        <w:rPr>
          <w:rStyle w:val="CommentReference"/>
        </w:rPr>
        <w:annotationRef/>
      </w:r>
      <w:r>
        <w:t>Again, perhaps the Bengal school could be introduced.  The reader has no sense of where it fits iin to this entry at this stage.</w:t>
      </w:r>
    </w:p>
  </w:comment>
  <w:comment w:id="41" w:author="doctor" w:date="2014-05-31T14:40:00Z" w:initials="hd">
    <w:p w14:paraId="74AA18E1" w14:textId="77777777" w:rsidR="006955C0" w:rsidRDefault="006955C0">
      <w:pPr>
        <w:pStyle w:val="CommentText"/>
      </w:pPr>
      <w:r>
        <w:rPr>
          <w:rStyle w:val="CommentReference"/>
        </w:rPr>
        <w:annotationRef/>
      </w:r>
      <w:r>
        <w:t>None osf these artist are members of the Progressive Artists’ Group.  I’m not sure how they fit in to the thukbnail.Thethumbnial (first 200 words) needs to give the key information about the group in relation to modernism.  The  rest of the entry can elaborate.  I suggest that the writer edits with a view to constructing a clear thumbnail that is focused on the group and its members as well as offering ome context, as they do here already with independence etc.</w:t>
      </w:r>
    </w:p>
  </w:comment>
  <w:comment w:id="86" w:author="doctor" w:date="2014-05-31T14:49:00Z" w:initials="hd">
    <w:p w14:paraId="3C895D95" w14:textId="77777777" w:rsidR="006955C0" w:rsidRDefault="006955C0">
      <w:pPr>
        <w:pStyle w:val="CommentText"/>
      </w:pPr>
      <w:r>
        <w:rPr>
          <w:rStyle w:val="CommentReference"/>
        </w:rPr>
        <w:annotationRef/>
      </w:r>
      <w:r>
        <w:t>Do you mean artistic freedom?</w:t>
      </w:r>
    </w:p>
  </w:comment>
  <w:comment w:id="112" w:author="doctor" w:date="2014-05-31T15:05:00Z" w:initials="hd">
    <w:p w14:paraId="7CD8020E" w14:textId="77777777" w:rsidR="006955C0" w:rsidRDefault="006955C0">
      <w:pPr>
        <w:pStyle w:val="CommentText"/>
      </w:pPr>
      <w:r>
        <w:rPr>
          <w:rStyle w:val="CommentReference"/>
        </w:rPr>
        <w:annotationRef/>
      </w:r>
      <w:r>
        <w:t>Please revisit this sentence for clarity</w:t>
      </w:r>
    </w:p>
  </w:comment>
  <w:comment w:id="127" w:author="doctor" w:date="2014-05-31T15:39:00Z" w:initials="hd">
    <w:p w14:paraId="05D3C6A1" w14:textId="77777777" w:rsidR="006955C0" w:rsidRDefault="006955C0">
      <w:pPr>
        <w:pStyle w:val="CommentText"/>
      </w:pPr>
      <w:r>
        <w:rPr>
          <w:rStyle w:val="CommentReference"/>
        </w:rPr>
        <w:annotationRef/>
      </w:r>
      <w:r>
        <w:t>A list of up to 10 sources (textual and digital) iis required.  Also, could you please recommend up to 3 images for illustrations.  Please provide as much detail as possible for the images, including the web address of the images and location//ownership as Routledge need to seek copyright.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629516" w14:textId="77777777" w:rsidR="00EC6648" w:rsidRDefault="00EC6648">
      <w:r>
        <w:separator/>
      </w:r>
    </w:p>
  </w:endnote>
  <w:endnote w:type="continuationSeparator" w:id="0">
    <w:p w14:paraId="23E24E3B" w14:textId="77777777" w:rsidR="00EC6648" w:rsidRDefault="00EC6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NewRomanPSMT">
    <w:altName w:val="Times New Roman"/>
    <w:charset w:val="00"/>
    <w:family w:val="roman"/>
    <w:pitch w:val="default"/>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258619" w14:textId="77777777" w:rsidR="006955C0" w:rsidRDefault="006955C0">
    <w:pPr>
      <w:autoSpaceDE w:val="0"/>
      <w:autoSpaceDN w:val="0"/>
      <w:adjustRightInd w:val="0"/>
      <w:jc w:val="center"/>
      <w:rPr>
        <w:sz w:val="28"/>
      </w:rPr>
    </w:pPr>
    <w:r>
      <w:rPr>
        <w:sz w:val="28"/>
      </w:rPr>
      <w:fldChar w:fldCharType="begin"/>
    </w:r>
    <w:r>
      <w:rPr>
        <w:sz w:val="28"/>
      </w:rPr>
      <w:instrText>PAGE</w:instrText>
    </w:r>
    <w:r>
      <w:rPr>
        <w:sz w:val="28"/>
      </w:rPr>
      <w:fldChar w:fldCharType="separate"/>
    </w:r>
    <w:r w:rsidR="00EC6648">
      <w:rPr>
        <w:noProof/>
        <w:sz w:val="28"/>
      </w:rPr>
      <w:t>1</w:t>
    </w:r>
    <w:r>
      <w:rPr>
        <w:sz w:val="2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7CB856" w14:textId="77777777" w:rsidR="00EC6648" w:rsidRDefault="00EC6648">
      <w:r>
        <w:separator/>
      </w:r>
    </w:p>
  </w:footnote>
  <w:footnote w:type="continuationSeparator" w:id="0">
    <w:p w14:paraId="46E8E790" w14:textId="77777777" w:rsidR="00EC6648" w:rsidRDefault="00EC66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6EA982" w14:textId="77777777" w:rsidR="006955C0" w:rsidRDefault="006955C0">
    <w:pPr>
      <w:autoSpaceDE w:val="0"/>
      <w:autoSpaceDN w:val="0"/>
      <w:adjustRightInd w:val="0"/>
      <w:jc w:val="right"/>
      <w:rPr>
        <w:sz w:val="28"/>
      </w:rPr>
    </w:pPr>
    <w:r>
      <w:rPr>
        <w:sz w:val="28"/>
      </w:rPr>
      <w:t xml:space="preserve">REM project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revisionView w:markup="0"/>
  <w:trackRevisions/>
  <w:defaultTabStop w:val="720"/>
  <w:doNotShadeFormData/>
  <w:characterSpacingControl w:val="doNotCompress"/>
  <w:savePreviewPicture/>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17E6"/>
    <w:rsid w:val="000129CD"/>
    <w:rsid w:val="000D2A76"/>
    <w:rsid w:val="001D17E6"/>
    <w:rsid w:val="00417A9A"/>
    <w:rsid w:val="00476899"/>
    <w:rsid w:val="00584B31"/>
    <w:rsid w:val="00587BE6"/>
    <w:rsid w:val="005C5E4A"/>
    <w:rsid w:val="005C61DC"/>
    <w:rsid w:val="005D4520"/>
    <w:rsid w:val="006955C0"/>
    <w:rsid w:val="00772D3F"/>
    <w:rsid w:val="007B4B71"/>
    <w:rsid w:val="00975654"/>
    <w:rsid w:val="009C358F"/>
    <w:rsid w:val="00B67ADD"/>
    <w:rsid w:val="00BD658F"/>
    <w:rsid w:val="00D221C2"/>
    <w:rsid w:val="00D8494F"/>
    <w:rsid w:val="00DB68B0"/>
    <w:rsid w:val="00E21F64"/>
    <w:rsid w:val="00E751EA"/>
    <w:rsid w:val="00EC6648"/>
    <w:rsid w:val="00ED15B9"/>
    <w:rsid w:val="00F45733"/>
    <w:rsid w:val="00FB3BF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301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NewRomanPSMT" w:eastAsia="TimesNewRomanPSMT" w:hAnsi="TimesNewRomanPSMT" w:cs="TimesNewRomanPSMT"/>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17A9A"/>
    <w:rPr>
      <w:sz w:val="16"/>
      <w:szCs w:val="16"/>
    </w:rPr>
  </w:style>
  <w:style w:type="paragraph" w:styleId="CommentText">
    <w:name w:val="annotation text"/>
    <w:basedOn w:val="Normal"/>
    <w:link w:val="CommentTextChar"/>
    <w:uiPriority w:val="99"/>
    <w:semiHidden/>
    <w:unhideWhenUsed/>
    <w:rsid w:val="00417A9A"/>
    <w:rPr>
      <w:sz w:val="20"/>
      <w:szCs w:val="20"/>
    </w:rPr>
  </w:style>
  <w:style w:type="character" w:customStyle="1" w:styleId="CommentTextChar">
    <w:name w:val="Comment Text Char"/>
    <w:basedOn w:val="DefaultParagraphFont"/>
    <w:link w:val="CommentText"/>
    <w:uiPriority w:val="99"/>
    <w:semiHidden/>
    <w:rsid w:val="00417A9A"/>
  </w:style>
  <w:style w:type="paragraph" w:styleId="CommentSubject">
    <w:name w:val="annotation subject"/>
    <w:basedOn w:val="CommentText"/>
    <w:next w:val="CommentText"/>
    <w:link w:val="CommentSubjectChar"/>
    <w:uiPriority w:val="99"/>
    <w:semiHidden/>
    <w:unhideWhenUsed/>
    <w:rsid w:val="00417A9A"/>
    <w:rPr>
      <w:b/>
      <w:bCs/>
    </w:rPr>
  </w:style>
  <w:style w:type="character" w:customStyle="1" w:styleId="CommentSubjectChar">
    <w:name w:val="Comment Subject Char"/>
    <w:basedOn w:val="CommentTextChar"/>
    <w:link w:val="CommentSubject"/>
    <w:uiPriority w:val="99"/>
    <w:semiHidden/>
    <w:rsid w:val="00417A9A"/>
    <w:rPr>
      <w:b/>
      <w:bCs/>
    </w:rPr>
  </w:style>
  <w:style w:type="paragraph" w:styleId="BalloonText">
    <w:name w:val="Balloon Text"/>
    <w:basedOn w:val="Normal"/>
    <w:link w:val="BalloonTextChar"/>
    <w:uiPriority w:val="99"/>
    <w:semiHidden/>
    <w:unhideWhenUsed/>
    <w:rsid w:val="00417A9A"/>
    <w:rPr>
      <w:rFonts w:ascii="Tahoma" w:hAnsi="Tahoma" w:cs="Tahoma"/>
      <w:sz w:val="16"/>
      <w:szCs w:val="16"/>
    </w:rPr>
  </w:style>
  <w:style w:type="character" w:customStyle="1" w:styleId="BalloonTextChar">
    <w:name w:val="Balloon Text Char"/>
    <w:basedOn w:val="DefaultParagraphFont"/>
    <w:link w:val="BalloonText"/>
    <w:uiPriority w:val="99"/>
    <w:semiHidden/>
    <w:rsid w:val="00417A9A"/>
    <w:rPr>
      <w:rFonts w:ascii="Tahoma" w:hAnsi="Tahoma" w:cs="Tahoma"/>
      <w:sz w:val="16"/>
      <w:szCs w:val="16"/>
    </w:rPr>
  </w:style>
  <w:style w:type="character" w:styleId="Hyperlink">
    <w:name w:val="Hyperlink"/>
    <w:basedOn w:val="DefaultParagraphFont"/>
    <w:uiPriority w:val="99"/>
    <w:unhideWhenUsed/>
    <w:rsid w:val="00ED15B9"/>
    <w:rPr>
      <w:color w:val="0000FF" w:themeColor="hyperlink"/>
      <w:u w:val="single"/>
    </w:rPr>
  </w:style>
  <w:style w:type="character" w:customStyle="1" w:styleId="apple-converted-space">
    <w:name w:val="apple-converted-space"/>
    <w:basedOn w:val="DefaultParagraphFont"/>
    <w:rsid w:val="009C358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NewRomanPSMT" w:eastAsia="TimesNewRomanPSMT" w:hAnsi="TimesNewRomanPSMT" w:cs="TimesNewRomanPSMT"/>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17A9A"/>
    <w:rPr>
      <w:sz w:val="16"/>
      <w:szCs w:val="16"/>
    </w:rPr>
  </w:style>
  <w:style w:type="paragraph" w:styleId="CommentText">
    <w:name w:val="annotation text"/>
    <w:basedOn w:val="Normal"/>
    <w:link w:val="CommentTextChar"/>
    <w:uiPriority w:val="99"/>
    <w:semiHidden/>
    <w:unhideWhenUsed/>
    <w:rsid w:val="00417A9A"/>
    <w:rPr>
      <w:sz w:val="20"/>
      <w:szCs w:val="20"/>
    </w:rPr>
  </w:style>
  <w:style w:type="character" w:customStyle="1" w:styleId="CommentTextChar">
    <w:name w:val="Comment Text Char"/>
    <w:basedOn w:val="DefaultParagraphFont"/>
    <w:link w:val="CommentText"/>
    <w:uiPriority w:val="99"/>
    <w:semiHidden/>
    <w:rsid w:val="00417A9A"/>
  </w:style>
  <w:style w:type="paragraph" w:styleId="CommentSubject">
    <w:name w:val="annotation subject"/>
    <w:basedOn w:val="CommentText"/>
    <w:next w:val="CommentText"/>
    <w:link w:val="CommentSubjectChar"/>
    <w:uiPriority w:val="99"/>
    <w:semiHidden/>
    <w:unhideWhenUsed/>
    <w:rsid w:val="00417A9A"/>
    <w:rPr>
      <w:b/>
      <w:bCs/>
    </w:rPr>
  </w:style>
  <w:style w:type="character" w:customStyle="1" w:styleId="CommentSubjectChar">
    <w:name w:val="Comment Subject Char"/>
    <w:basedOn w:val="CommentTextChar"/>
    <w:link w:val="CommentSubject"/>
    <w:uiPriority w:val="99"/>
    <w:semiHidden/>
    <w:rsid w:val="00417A9A"/>
    <w:rPr>
      <w:b/>
      <w:bCs/>
    </w:rPr>
  </w:style>
  <w:style w:type="paragraph" w:styleId="BalloonText">
    <w:name w:val="Balloon Text"/>
    <w:basedOn w:val="Normal"/>
    <w:link w:val="BalloonTextChar"/>
    <w:uiPriority w:val="99"/>
    <w:semiHidden/>
    <w:unhideWhenUsed/>
    <w:rsid w:val="00417A9A"/>
    <w:rPr>
      <w:rFonts w:ascii="Tahoma" w:hAnsi="Tahoma" w:cs="Tahoma"/>
      <w:sz w:val="16"/>
      <w:szCs w:val="16"/>
    </w:rPr>
  </w:style>
  <w:style w:type="character" w:customStyle="1" w:styleId="BalloonTextChar">
    <w:name w:val="Balloon Text Char"/>
    <w:basedOn w:val="DefaultParagraphFont"/>
    <w:link w:val="BalloonText"/>
    <w:uiPriority w:val="99"/>
    <w:semiHidden/>
    <w:rsid w:val="00417A9A"/>
    <w:rPr>
      <w:rFonts w:ascii="Tahoma" w:hAnsi="Tahoma" w:cs="Tahoma"/>
      <w:sz w:val="16"/>
      <w:szCs w:val="16"/>
    </w:rPr>
  </w:style>
  <w:style w:type="character" w:styleId="Hyperlink">
    <w:name w:val="Hyperlink"/>
    <w:basedOn w:val="DefaultParagraphFont"/>
    <w:uiPriority w:val="99"/>
    <w:unhideWhenUsed/>
    <w:rsid w:val="00ED15B9"/>
    <w:rPr>
      <w:color w:val="0000FF" w:themeColor="hyperlink"/>
      <w:u w:val="single"/>
    </w:rPr>
  </w:style>
  <w:style w:type="character" w:customStyle="1" w:styleId="apple-converted-space">
    <w:name w:val="apple-converted-space"/>
    <w:basedOn w:val="DefaultParagraphFont"/>
    <w:rsid w:val="009C35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634252">
      <w:bodyDiv w:val="1"/>
      <w:marLeft w:val="0"/>
      <w:marRight w:val="0"/>
      <w:marTop w:val="0"/>
      <w:marBottom w:val="0"/>
      <w:divBdr>
        <w:top w:val="none" w:sz="0" w:space="0" w:color="auto"/>
        <w:left w:val="none" w:sz="0" w:space="0" w:color="auto"/>
        <w:bottom w:val="none" w:sz="0" w:space="0" w:color="auto"/>
        <w:right w:val="none" w:sz="0" w:space="0" w:color="auto"/>
      </w:divBdr>
      <w:divsChild>
        <w:div w:id="2081903891">
          <w:marLeft w:val="0"/>
          <w:marRight w:val="0"/>
          <w:marTop w:val="0"/>
          <w:marBottom w:val="0"/>
          <w:divBdr>
            <w:top w:val="none" w:sz="0" w:space="0" w:color="auto"/>
            <w:left w:val="none" w:sz="0" w:space="0" w:color="auto"/>
            <w:bottom w:val="none" w:sz="0" w:space="0" w:color="auto"/>
            <w:right w:val="none" w:sz="0" w:space="0" w:color="auto"/>
          </w:divBdr>
        </w:div>
        <w:div w:id="35006666">
          <w:marLeft w:val="0"/>
          <w:marRight w:val="0"/>
          <w:marTop w:val="0"/>
          <w:marBottom w:val="0"/>
          <w:divBdr>
            <w:top w:val="none" w:sz="0" w:space="0" w:color="auto"/>
            <w:left w:val="none" w:sz="0" w:space="0" w:color="auto"/>
            <w:bottom w:val="none" w:sz="0" w:space="0" w:color="auto"/>
            <w:right w:val="none" w:sz="0" w:space="0" w:color="auto"/>
          </w:divBdr>
          <w:divsChild>
            <w:div w:id="1661343235">
              <w:marLeft w:val="0"/>
              <w:marRight w:val="0"/>
              <w:marTop w:val="0"/>
              <w:marBottom w:val="0"/>
              <w:divBdr>
                <w:top w:val="none" w:sz="0" w:space="0" w:color="auto"/>
                <w:left w:val="none" w:sz="0" w:space="0" w:color="auto"/>
                <w:bottom w:val="none" w:sz="0" w:space="0" w:color="auto"/>
                <w:right w:val="none" w:sz="0" w:space="0" w:color="auto"/>
              </w:divBdr>
            </w:div>
          </w:divsChild>
        </w:div>
        <w:div w:id="1362516575">
          <w:marLeft w:val="0"/>
          <w:marRight w:val="0"/>
          <w:marTop w:val="0"/>
          <w:marBottom w:val="0"/>
          <w:divBdr>
            <w:top w:val="none" w:sz="0" w:space="0" w:color="auto"/>
            <w:left w:val="none" w:sz="0" w:space="0" w:color="auto"/>
            <w:bottom w:val="none" w:sz="0" w:space="0" w:color="auto"/>
            <w:right w:val="none" w:sz="0" w:space="0" w:color="auto"/>
          </w:divBdr>
          <w:divsChild>
            <w:div w:id="189766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78993">
      <w:bodyDiv w:val="1"/>
      <w:marLeft w:val="0"/>
      <w:marRight w:val="0"/>
      <w:marTop w:val="0"/>
      <w:marBottom w:val="0"/>
      <w:divBdr>
        <w:top w:val="none" w:sz="0" w:space="0" w:color="auto"/>
        <w:left w:val="none" w:sz="0" w:space="0" w:color="auto"/>
        <w:bottom w:val="none" w:sz="0" w:space="0" w:color="auto"/>
        <w:right w:val="none" w:sz="0" w:space="0" w:color="auto"/>
      </w:divBdr>
      <w:divsChild>
        <w:div w:id="277027856">
          <w:marLeft w:val="0"/>
          <w:marRight w:val="0"/>
          <w:marTop w:val="0"/>
          <w:marBottom w:val="0"/>
          <w:divBdr>
            <w:top w:val="none" w:sz="0" w:space="0" w:color="auto"/>
            <w:left w:val="none" w:sz="0" w:space="0" w:color="auto"/>
            <w:bottom w:val="none" w:sz="0" w:space="0" w:color="auto"/>
            <w:right w:val="none" w:sz="0" w:space="0" w:color="auto"/>
          </w:divBdr>
          <w:divsChild>
            <w:div w:id="1234582453">
              <w:marLeft w:val="0"/>
              <w:marRight w:val="0"/>
              <w:marTop w:val="0"/>
              <w:marBottom w:val="0"/>
              <w:divBdr>
                <w:top w:val="none" w:sz="0" w:space="0" w:color="auto"/>
                <w:left w:val="none" w:sz="0" w:space="0" w:color="auto"/>
                <w:bottom w:val="none" w:sz="0" w:space="0" w:color="auto"/>
                <w:right w:val="none" w:sz="0" w:space="0" w:color="auto"/>
              </w:divBdr>
            </w:div>
            <w:div w:id="549457172">
              <w:marLeft w:val="0"/>
              <w:marRight w:val="0"/>
              <w:marTop w:val="0"/>
              <w:marBottom w:val="0"/>
              <w:divBdr>
                <w:top w:val="none" w:sz="0" w:space="0" w:color="auto"/>
                <w:left w:val="none" w:sz="0" w:space="0" w:color="auto"/>
                <w:bottom w:val="none" w:sz="0" w:space="0" w:color="auto"/>
                <w:right w:val="none" w:sz="0" w:space="0" w:color="auto"/>
              </w:divBdr>
            </w:div>
            <w:div w:id="1103458652">
              <w:marLeft w:val="0"/>
              <w:marRight w:val="0"/>
              <w:marTop w:val="0"/>
              <w:marBottom w:val="0"/>
              <w:divBdr>
                <w:top w:val="none" w:sz="0" w:space="0" w:color="auto"/>
                <w:left w:val="none" w:sz="0" w:space="0" w:color="auto"/>
                <w:bottom w:val="none" w:sz="0" w:space="0" w:color="auto"/>
                <w:right w:val="none" w:sz="0" w:space="0" w:color="auto"/>
              </w:divBdr>
            </w:div>
            <w:div w:id="291011989">
              <w:marLeft w:val="0"/>
              <w:marRight w:val="0"/>
              <w:marTop w:val="0"/>
              <w:marBottom w:val="0"/>
              <w:divBdr>
                <w:top w:val="none" w:sz="0" w:space="0" w:color="auto"/>
                <w:left w:val="none" w:sz="0" w:space="0" w:color="auto"/>
                <w:bottom w:val="none" w:sz="0" w:space="0" w:color="auto"/>
                <w:right w:val="none" w:sz="0" w:space="0" w:color="auto"/>
              </w:divBdr>
            </w:div>
            <w:div w:id="153881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56586">
      <w:bodyDiv w:val="1"/>
      <w:marLeft w:val="0"/>
      <w:marRight w:val="0"/>
      <w:marTop w:val="0"/>
      <w:marBottom w:val="0"/>
      <w:divBdr>
        <w:top w:val="none" w:sz="0" w:space="0" w:color="auto"/>
        <w:left w:val="none" w:sz="0" w:space="0" w:color="auto"/>
        <w:bottom w:val="none" w:sz="0" w:space="0" w:color="auto"/>
        <w:right w:val="none" w:sz="0" w:space="0" w:color="auto"/>
      </w:divBdr>
      <w:divsChild>
        <w:div w:id="1881896272">
          <w:marLeft w:val="0"/>
          <w:marRight w:val="0"/>
          <w:marTop w:val="0"/>
          <w:marBottom w:val="0"/>
          <w:divBdr>
            <w:top w:val="none" w:sz="0" w:space="0" w:color="auto"/>
            <w:left w:val="none" w:sz="0" w:space="0" w:color="auto"/>
            <w:bottom w:val="none" w:sz="0" w:space="0" w:color="auto"/>
            <w:right w:val="none" w:sz="0" w:space="0" w:color="auto"/>
          </w:divBdr>
        </w:div>
        <w:div w:id="1335451484">
          <w:marLeft w:val="0"/>
          <w:marRight w:val="0"/>
          <w:marTop w:val="0"/>
          <w:marBottom w:val="0"/>
          <w:divBdr>
            <w:top w:val="none" w:sz="0" w:space="0" w:color="auto"/>
            <w:left w:val="none" w:sz="0" w:space="0" w:color="auto"/>
            <w:bottom w:val="none" w:sz="0" w:space="0" w:color="auto"/>
            <w:right w:val="none" w:sz="0" w:space="0" w:color="auto"/>
          </w:divBdr>
          <w:divsChild>
            <w:div w:id="511648669">
              <w:marLeft w:val="0"/>
              <w:marRight w:val="0"/>
              <w:marTop w:val="0"/>
              <w:marBottom w:val="0"/>
              <w:divBdr>
                <w:top w:val="none" w:sz="0" w:space="0" w:color="auto"/>
                <w:left w:val="none" w:sz="0" w:space="0" w:color="auto"/>
                <w:bottom w:val="none" w:sz="0" w:space="0" w:color="auto"/>
                <w:right w:val="none" w:sz="0" w:space="0" w:color="auto"/>
              </w:divBdr>
            </w:div>
          </w:divsChild>
        </w:div>
        <w:div w:id="1987121642">
          <w:marLeft w:val="0"/>
          <w:marRight w:val="0"/>
          <w:marTop w:val="0"/>
          <w:marBottom w:val="0"/>
          <w:divBdr>
            <w:top w:val="none" w:sz="0" w:space="0" w:color="auto"/>
            <w:left w:val="none" w:sz="0" w:space="0" w:color="auto"/>
            <w:bottom w:val="none" w:sz="0" w:space="0" w:color="auto"/>
            <w:right w:val="none" w:sz="0" w:space="0" w:color="auto"/>
          </w:divBdr>
          <w:divsChild>
            <w:div w:id="194387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69167">
      <w:bodyDiv w:val="1"/>
      <w:marLeft w:val="0"/>
      <w:marRight w:val="0"/>
      <w:marTop w:val="0"/>
      <w:marBottom w:val="0"/>
      <w:divBdr>
        <w:top w:val="none" w:sz="0" w:space="0" w:color="auto"/>
        <w:left w:val="none" w:sz="0" w:space="0" w:color="auto"/>
        <w:bottom w:val="none" w:sz="0" w:space="0" w:color="auto"/>
        <w:right w:val="none" w:sz="0" w:space="0" w:color="auto"/>
      </w:divBdr>
      <w:divsChild>
        <w:div w:id="26222013">
          <w:marLeft w:val="0"/>
          <w:marRight w:val="0"/>
          <w:marTop w:val="0"/>
          <w:marBottom w:val="0"/>
          <w:divBdr>
            <w:top w:val="none" w:sz="0" w:space="0" w:color="auto"/>
            <w:left w:val="none" w:sz="0" w:space="0" w:color="auto"/>
            <w:bottom w:val="none" w:sz="0" w:space="0" w:color="auto"/>
            <w:right w:val="none" w:sz="0" w:space="0" w:color="auto"/>
          </w:divBdr>
          <w:divsChild>
            <w:div w:id="2089844346">
              <w:marLeft w:val="0"/>
              <w:marRight w:val="0"/>
              <w:marTop w:val="0"/>
              <w:marBottom w:val="0"/>
              <w:divBdr>
                <w:top w:val="none" w:sz="0" w:space="0" w:color="auto"/>
                <w:left w:val="none" w:sz="0" w:space="0" w:color="auto"/>
                <w:bottom w:val="none" w:sz="0" w:space="0" w:color="auto"/>
                <w:right w:val="none" w:sz="0" w:space="0" w:color="auto"/>
              </w:divBdr>
            </w:div>
            <w:div w:id="897932596">
              <w:marLeft w:val="0"/>
              <w:marRight w:val="0"/>
              <w:marTop w:val="0"/>
              <w:marBottom w:val="0"/>
              <w:divBdr>
                <w:top w:val="none" w:sz="0" w:space="0" w:color="auto"/>
                <w:left w:val="none" w:sz="0" w:space="0" w:color="auto"/>
                <w:bottom w:val="none" w:sz="0" w:space="0" w:color="auto"/>
                <w:right w:val="none" w:sz="0" w:space="0" w:color="auto"/>
              </w:divBdr>
            </w:div>
            <w:div w:id="897059397">
              <w:marLeft w:val="0"/>
              <w:marRight w:val="0"/>
              <w:marTop w:val="0"/>
              <w:marBottom w:val="0"/>
              <w:divBdr>
                <w:top w:val="none" w:sz="0" w:space="0" w:color="auto"/>
                <w:left w:val="none" w:sz="0" w:space="0" w:color="auto"/>
                <w:bottom w:val="none" w:sz="0" w:space="0" w:color="auto"/>
                <w:right w:val="none" w:sz="0" w:space="0" w:color="auto"/>
              </w:divBdr>
            </w:div>
            <w:div w:id="62073243">
              <w:marLeft w:val="0"/>
              <w:marRight w:val="0"/>
              <w:marTop w:val="0"/>
              <w:marBottom w:val="0"/>
              <w:divBdr>
                <w:top w:val="none" w:sz="0" w:space="0" w:color="auto"/>
                <w:left w:val="none" w:sz="0" w:space="0" w:color="auto"/>
                <w:bottom w:val="none" w:sz="0" w:space="0" w:color="auto"/>
                <w:right w:val="none" w:sz="0" w:space="0" w:color="auto"/>
              </w:divBdr>
            </w:div>
            <w:div w:id="626936197">
              <w:marLeft w:val="0"/>
              <w:marRight w:val="0"/>
              <w:marTop w:val="0"/>
              <w:marBottom w:val="0"/>
              <w:divBdr>
                <w:top w:val="none" w:sz="0" w:space="0" w:color="auto"/>
                <w:left w:val="none" w:sz="0" w:space="0" w:color="auto"/>
                <w:bottom w:val="none" w:sz="0" w:space="0" w:color="auto"/>
                <w:right w:val="none" w:sz="0" w:space="0" w:color="auto"/>
              </w:divBdr>
            </w:div>
            <w:div w:id="38109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oter" Target="footer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2277</Words>
  <Characters>12981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REM project</vt:lpstr>
    </vt:vector>
  </TitlesOfParts>
  <Company/>
  <LinksUpToDate>false</LinksUpToDate>
  <CharactersWithSpaces>15228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 project</dc:title>
  <dc:creator>john xaviers</dc:creator>
  <cp:lastModifiedBy>doctor</cp:lastModifiedBy>
  <cp:revision>2</cp:revision>
  <dcterms:created xsi:type="dcterms:W3CDTF">2014-06-17T10:23:00Z</dcterms:created>
  <dcterms:modified xsi:type="dcterms:W3CDTF">2014-06-17T10:23:00Z</dcterms:modified>
</cp:coreProperties>
</file>