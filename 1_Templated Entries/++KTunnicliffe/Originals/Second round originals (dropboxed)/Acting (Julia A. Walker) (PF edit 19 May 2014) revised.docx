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45EA" w:rsidRPr="00E63F72" w:rsidRDefault="003845EA">
      <w:pPr>
        <w:rPr>
          <w:rFonts w:ascii="Times New Roman" w:hAnsi="Times New Roman" w:cs="Times New Roman"/>
          <w:b/>
          <w:caps/>
        </w:rPr>
      </w:pPr>
      <w:bookmarkStart w:id="0" w:name="_GoBack"/>
      <w:bookmarkEnd w:id="0"/>
      <w:r w:rsidRPr="00E63F72">
        <w:rPr>
          <w:rFonts w:ascii="Times New Roman" w:hAnsi="Times New Roman" w:cs="Times New Roman"/>
          <w:b/>
          <w:caps/>
        </w:rPr>
        <w:t>Acting</w:t>
      </w:r>
    </w:p>
    <w:p w:rsidR="00E63F72" w:rsidRDefault="00E63F72" w:rsidP="00E63F72">
      <w:pPr>
        <w:tabs>
          <w:tab w:val="left" w:pos="720"/>
        </w:tabs>
        <w:rPr>
          <w:rFonts w:ascii="Times New Roman" w:hAnsi="Times New Roman" w:cs="Times New Roman"/>
        </w:rPr>
      </w:pPr>
    </w:p>
    <w:p w:rsidR="00C215AB" w:rsidRDefault="00E756EA" w:rsidP="00E63F72">
      <w:pPr>
        <w:tabs>
          <w:tab w:val="left" w:pos="720"/>
        </w:tabs>
        <w:rPr>
          <w:rFonts w:ascii="Times New Roman" w:hAnsi="Times New Roman" w:cs="Times New Roman"/>
        </w:rPr>
      </w:pPr>
      <w:r w:rsidRPr="00E63F72">
        <w:rPr>
          <w:rFonts w:ascii="Times New Roman" w:hAnsi="Times New Roman" w:cs="Times New Roman"/>
        </w:rPr>
        <w:t>Acting on the modern stage ranges from the psychological re</w:t>
      </w:r>
      <w:r w:rsidR="00295D89" w:rsidRPr="00E63F72">
        <w:rPr>
          <w:rFonts w:ascii="Times New Roman" w:hAnsi="Times New Roman" w:cs="Times New Roman"/>
        </w:rPr>
        <w:t xml:space="preserve">alism of </w:t>
      </w:r>
      <w:r w:rsidR="00E63F72">
        <w:rPr>
          <w:rFonts w:ascii="Times New Roman" w:hAnsi="Times New Roman" w:cs="Times New Roman"/>
        </w:rPr>
        <w:t xml:space="preserve">Konstantin Stanislavsky </w:t>
      </w:r>
      <w:r w:rsidR="00CB4C96" w:rsidRPr="00E63F72">
        <w:rPr>
          <w:rFonts w:ascii="Times New Roman" w:hAnsi="Times New Roman" w:cs="Times New Roman"/>
        </w:rPr>
        <w:t xml:space="preserve">(1863-1938) </w:t>
      </w:r>
      <w:r w:rsidRPr="00E63F72">
        <w:rPr>
          <w:rFonts w:ascii="Times New Roman" w:hAnsi="Times New Roman" w:cs="Times New Roman"/>
        </w:rPr>
        <w:t>to the sensory assau</w:t>
      </w:r>
      <w:r w:rsidR="003D062E" w:rsidRPr="00E63F72">
        <w:rPr>
          <w:rFonts w:ascii="Times New Roman" w:hAnsi="Times New Roman" w:cs="Times New Roman"/>
        </w:rPr>
        <w:t xml:space="preserve">lt of </w:t>
      </w:r>
      <w:r w:rsidR="00E63F72">
        <w:rPr>
          <w:rFonts w:ascii="Times New Roman" w:hAnsi="Times New Roman" w:cs="Times New Roman"/>
        </w:rPr>
        <w:t xml:space="preserve">Antonin </w:t>
      </w:r>
      <w:proofErr w:type="spellStart"/>
      <w:r w:rsidR="00E63F72">
        <w:rPr>
          <w:rFonts w:ascii="Times New Roman" w:hAnsi="Times New Roman" w:cs="Times New Roman"/>
        </w:rPr>
        <w:t>Artaud</w:t>
      </w:r>
      <w:proofErr w:type="spellEnd"/>
      <w:r w:rsidR="003D062E" w:rsidRPr="00E63F72">
        <w:rPr>
          <w:rFonts w:ascii="Times New Roman" w:hAnsi="Times New Roman" w:cs="Times New Roman"/>
        </w:rPr>
        <w:t xml:space="preserve"> </w:t>
      </w:r>
      <w:r w:rsidR="001C0281" w:rsidRPr="00E63F72">
        <w:rPr>
          <w:rFonts w:ascii="Times New Roman" w:hAnsi="Times New Roman" w:cs="Times New Roman"/>
        </w:rPr>
        <w:t xml:space="preserve">(1896-1948) </w:t>
      </w:r>
      <w:r w:rsidRPr="00E63F72">
        <w:rPr>
          <w:rFonts w:ascii="Times New Roman" w:hAnsi="Times New Roman" w:cs="Times New Roman"/>
        </w:rPr>
        <w:t>to the didactic</w:t>
      </w:r>
      <w:r w:rsidR="003D062E" w:rsidRPr="00E63F72">
        <w:rPr>
          <w:rFonts w:ascii="Times New Roman" w:hAnsi="Times New Roman" w:cs="Times New Roman"/>
        </w:rPr>
        <w:t xml:space="preserve"> presentation</w:t>
      </w:r>
      <w:r w:rsidRPr="00E63F72">
        <w:rPr>
          <w:rFonts w:ascii="Times New Roman" w:hAnsi="Times New Roman" w:cs="Times New Roman"/>
        </w:rPr>
        <w:t xml:space="preserve"> of </w:t>
      </w:r>
      <w:proofErr w:type="spellStart"/>
      <w:r w:rsidR="00E63F72">
        <w:rPr>
          <w:rFonts w:ascii="Times New Roman" w:hAnsi="Times New Roman" w:cs="Times New Roman"/>
        </w:rPr>
        <w:t>Bertolt</w:t>
      </w:r>
      <w:proofErr w:type="spellEnd"/>
      <w:r w:rsidR="00E63F72">
        <w:rPr>
          <w:rFonts w:ascii="Times New Roman" w:hAnsi="Times New Roman" w:cs="Times New Roman"/>
        </w:rPr>
        <w:t xml:space="preserve"> Brecht</w:t>
      </w:r>
      <w:r w:rsidR="001C0281" w:rsidRPr="00E63F72">
        <w:rPr>
          <w:rFonts w:ascii="Times New Roman" w:hAnsi="Times New Roman" w:cs="Times New Roman"/>
        </w:rPr>
        <w:t xml:space="preserve"> (1898-1956)</w:t>
      </w:r>
      <w:r w:rsidRPr="00E63F72">
        <w:rPr>
          <w:rFonts w:ascii="Times New Roman" w:hAnsi="Times New Roman" w:cs="Times New Roman"/>
        </w:rPr>
        <w:t xml:space="preserve">, to name only three </w:t>
      </w:r>
      <w:r w:rsidR="004C52B2" w:rsidRPr="00E63F72">
        <w:rPr>
          <w:rFonts w:ascii="Times New Roman" w:hAnsi="Times New Roman" w:cs="Times New Roman"/>
        </w:rPr>
        <w:t xml:space="preserve">of the </w:t>
      </w:r>
      <w:r w:rsidR="00E63F72">
        <w:rPr>
          <w:rFonts w:ascii="Times New Roman" w:hAnsi="Times New Roman" w:cs="Times New Roman"/>
        </w:rPr>
        <w:t>best-</w:t>
      </w:r>
      <w:r w:rsidRPr="00E63F72">
        <w:rPr>
          <w:rFonts w:ascii="Times New Roman" w:hAnsi="Times New Roman" w:cs="Times New Roman"/>
        </w:rPr>
        <w:t>known</w:t>
      </w:r>
      <w:r w:rsidR="001F28E4" w:rsidRPr="00E63F72">
        <w:rPr>
          <w:rFonts w:ascii="Times New Roman" w:hAnsi="Times New Roman" w:cs="Times New Roman"/>
        </w:rPr>
        <w:t xml:space="preserve"> styles</w:t>
      </w:r>
      <w:r w:rsidRPr="00E63F72">
        <w:rPr>
          <w:rFonts w:ascii="Times New Roman" w:hAnsi="Times New Roman" w:cs="Times New Roman"/>
        </w:rPr>
        <w:t xml:space="preserve">. </w:t>
      </w:r>
      <w:r w:rsidR="003845EA" w:rsidRPr="00E63F72">
        <w:rPr>
          <w:rFonts w:ascii="Times New Roman" w:hAnsi="Times New Roman" w:cs="Times New Roman"/>
        </w:rPr>
        <w:t xml:space="preserve">While the </w:t>
      </w:r>
      <w:r w:rsidRPr="00E63F72">
        <w:rPr>
          <w:rFonts w:ascii="Times New Roman" w:hAnsi="Times New Roman" w:cs="Times New Roman"/>
        </w:rPr>
        <w:t xml:space="preserve">range and </w:t>
      </w:r>
      <w:r w:rsidR="003845EA" w:rsidRPr="00E63F72">
        <w:rPr>
          <w:rFonts w:ascii="Times New Roman" w:hAnsi="Times New Roman" w:cs="Times New Roman"/>
        </w:rPr>
        <w:t>variety of acting styles is not unique to the mode</w:t>
      </w:r>
      <w:r w:rsidR="004C52B2" w:rsidRPr="00E63F72">
        <w:rPr>
          <w:rFonts w:ascii="Times New Roman" w:hAnsi="Times New Roman" w:cs="Times New Roman"/>
        </w:rPr>
        <w:t>rn stage, the self-conscious</w:t>
      </w:r>
      <w:r w:rsidR="003845EA" w:rsidRPr="00E63F72">
        <w:rPr>
          <w:rFonts w:ascii="Times New Roman" w:hAnsi="Times New Roman" w:cs="Times New Roman"/>
        </w:rPr>
        <w:t xml:space="preserve"> delineation of those styles</w:t>
      </w:r>
      <w:r w:rsidR="00295D89" w:rsidRPr="00E63F72">
        <w:rPr>
          <w:rFonts w:ascii="Times New Roman" w:hAnsi="Times New Roman" w:cs="Times New Roman"/>
        </w:rPr>
        <w:t>—both in relation to and as theories of representation—i</w:t>
      </w:r>
      <w:r w:rsidR="003845EA" w:rsidRPr="00E63F72">
        <w:rPr>
          <w:rFonts w:ascii="Times New Roman" w:hAnsi="Times New Roman" w:cs="Times New Roman"/>
        </w:rPr>
        <w:t xml:space="preserve">s. </w:t>
      </w:r>
      <w:r w:rsidR="007A05FF" w:rsidRPr="00E63F72">
        <w:rPr>
          <w:rFonts w:ascii="Times New Roman" w:hAnsi="Times New Roman" w:cs="Times New Roman"/>
        </w:rPr>
        <w:t>Previously</w:t>
      </w:r>
      <w:r w:rsidR="003845EA" w:rsidRPr="00E63F72">
        <w:rPr>
          <w:rFonts w:ascii="Times New Roman" w:hAnsi="Times New Roman" w:cs="Times New Roman"/>
        </w:rPr>
        <w:t xml:space="preserve">, an actor’s </w:t>
      </w:r>
      <w:r w:rsidR="007A05FF" w:rsidRPr="00E63F72">
        <w:rPr>
          <w:rFonts w:ascii="Times New Roman" w:hAnsi="Times New Roman" w:cs="Times New Roman"/>
        </w:rPr>
        <w:t>performance—</w:t>
      </w:r>
      <w:r w:rsidR="001E473A" w:rsidRPr="00E63F72">
        <w:rPr>
          <w:rFonts w:ascii="Times New Roman" w:hAnsi="Times New Roman" w:cs="Times New Roman"/>
        </w:rPr>
        <w:t>often</w:t>
      </w:r>
      <w:r w:rsidR="007A05FF" w:rsidRPr="00E63F72">
        <w:rPr>
          <w:rFonts w:ascii="Times New Roman" w:hAnsi="Times New Roman" w:cs="Times New Roman"/>
        </w:rPr>
        <w:t xml:space="preserve"> of</w:t>
      </w:r>
      <w:r w:rsidR="003845EA" w:rsidRPr="00E63F72">
        <w:rPr>
          <w:rFonts w:ascii="Times New Roman" w:hAnsi="Times New Roman" w:cs="Times New Roman"/>
        </w:rPr>
        <w:t xml:space="preserve"> a well-known dramatic text</w:t>
      </w:r>
      <w:r w:rsidR="007A05FF" w:rsidRPr="00E63F72">
        <w:rPr>
          <w:rFonts w:ascii="Times New Roman" w:hAnsi="Times New Roman" w:cs="Times New Roman"/>
        </w:rPr>
        <w:t>—</w:t>
      </w:r>
      <w:r w:rsidR="003845EA" w:rsidRPr="00E63F72">
        <w:rPr>
          <w:rFonts w:ascii="Times New Roman" w:hAnsi="Times New Roman" w:cs="Times New Roman"/>
        </w:rPr>
        <w:t xml:space="preserve">was regarded as </w:t>
      </w:r>
      <w:r w:rsidR="007A05FF" w:rsidRPr="00E63F72">
        <w:rPr>
          <w:rFonts w:ascii="Times New Roman" w:hAnsi="Times New Roman" w:cs="Times New Roman"/>
        </w:rPr>
        <w:t>his or her own</w:t>
      </w:r>
      <w:r w:rsidR="00C215AB" w:rsidRPr="00E63F72">
        <w:rPr>
          <w:rFonts w:ascii="Times New Roman" w:hAnsi="Times New Roman" w:cs="Times New Roman"/>
        </w:rPr>
        <w:t xml:space="preserve"> </w:t>
      </w:r>
      <w:r w:rsidR="00C215AB" w:rsidRPr="00E63F72">
        <w:rPr>
          <w:rFonts w:ascii="Times New Roman" w:hAnsi="Times New Roman" w:cs="Times New Roman"/>
          <w:i/>
        </w:rPr>
        <w:t>interpretatio</w:t>
      </w:r>
      <w:r w:rsidR="007A05FF" w:rsidRPr="00E63F72">
        <w:rPr>
          <w:rFonts w:ascii="Times New Roman" w:hAnsi="Times New Roman" w:cs="Times New Roman"/>
          <w:i/>
        </w:rPr>
        <w:t>n</w:t>
      </w:r>
      <w:r w:rsidR="00DD46ED" w:rsidRPr="00E63F72">
        <w:rPr>
          <w:rFonts w:ascii="Times New Roman" w:hAnsi="Times New Roman" w:cs="Times New Roman"/>
        </w:rPr>
        <w:t xml:space="preserve"> of a role</w:t>
      </w:r>
      <w:r w:rsidR="007A05FF" w:rsidRPr="00E63F72">
        <w:rPr>
          <w:rFonts w:ascii="Times New Roman" w:hAnsi="Times New Roman" w:cs="Times New Roman"/>
        </w:rPr>
        <w:t>,</w:t>
      </w:r>
      <w:r w:rsidR="00903B31" w:rsidRPr="00E63F72">
        <w:rPr>
          <w:rFonts w:ascii="Times New Roman" w:hAnsi="Times New Roman" w:cs="Times New Roman"/>
        </w:rPr>
        <w:t xml:space="preserve"> assessed in relation to other actors’</w:t>
      </w:r>
      <w:r w:rsidR="007A05FF" w:rsidRPr="00E63F72">
        <w:rPr>
          <w:rFonts w:ascii="Times New Roman" w:hAnsi="Times New Roman" w:cs="Times New Roman"/>
        </w:rPr>
        <w:t xml:space="preserve"> </w:t>
      </w:r>
      <w:r w:rsidR="00DD46ED" w:rsidRPr="00E63F72">
        <w:rPr>
          <w:rFonts w:ascii="Times New Roman" w:hAnsi="Times New Roman" w:cs="Times New Roman"/>
        </w:rPr>
        <w:t>forays in that part</w:t>
      </w:r>
      <w:r w:rsidR="007A05FF" w:rsidRPr="00E63F72">
        <w:rPr>
          <w:rFonts w:ascii="Times New Roman" w:hAnsi="Times New Roman" w:cs="Times New Roman"/>
        </w:rPr>
        <w:t xml:space="preserve">. But with the </w:t>
      </w:r>
      <w:r w:rsidR="00976431" w:rsidRPr="00E63F72">
        <w:rPr>
          <w:rFonts w:ascii="Times New Roman" w:hAnsi="Times New Roman" w:cs="Times New Roman"/>
        </w:rPr>
        <w:t xml:space="preserve">development of advanced stage machinery, allowing for elaborate scenic and lighting designs, </w:t>
      </w:r>
      <w:r w:rsidR="003845EA" w:rsidRPr="00E63F72">
        <w:rPr>
          <w:rFonts w:ascii="Times New Roman" w:hAnsi="Times New Roman" w:cs="Times New Roman"/>
        </w:rPr>
        <w:t xml:space="preserve">acting became </w:t>
      </w:r>
      <w:r w:rsidR="00976431" w:rsidRPr="00E63F72">
        <w:rPr>
          <w:rFonts w:ascii="Times New Roman" w:hAnsi="Times New Roman" w:cs="Times New Roman"/>
        </w:rPr>
        <w:t xml:space="preserve">only </w:t>
      </w:r>
      <w:r w:rsidR="003845EA" w:rsidRPr="00E63F72">
        <w:rPr>
          <w:rFonts w:ascii="Times New Roman" w:hAnsi="Times New Roman" w:cs="Times New Roman"/>
        </w:rPr>
        <w:t xml:space="preserve">one of many elements from which to </w:t>
      </w:r>
      <w:r w:rsidR="00976431" w:rsidRPr="00E63F72">
        <w:rPr>
          <w:rFonts w:ascii="Times New Roman" w:hAnsi="Times New Roman" w:cs="Times New Roman"/>
        </w:rPr>
        <w:t>make a</w:t>
      </w:r>
      <w:r w:rsidR="003845EA" w:rsidRPr="00E63F72">
        <w:rPr>
          <w:rFonts w:ascii="Times New Roman" w:hAnsi="Times New Roman" w:cs="Times New Roman"/>
        </w:rPr>
        <w:t xml:space="preserve"> theatrical work of art</w:t>
      </w:r>
      <w:r w:rsidR="00C215AB" w:rsidRPr="00E63F72">
        <w:rPr>
          <w:rFonts w:ascii="Times New Roman" w:hAnsi="Times New Roman" w:cs="Times New Roman"/>
        </w:rPr>
        <w:t xml:space="preserve">, displacing the actor </w:t>
      </w:r>
      <w:r w:rsidR="007A05FF" w:rsidRPr="00E63F72">
        <w:rPr>
          <w:rFonts w:ascii="Times New Roman" w:hAnsi="Times New Roman" w:cs="Times New Roman"/>
        </w:rPr>
        <w:t xml:space="preserve">from the </w:t>
      </w:r>
      <w:r w:rsidR="00B72068">
        <w:rPr>
          <w:rFonts w:ascii="Times New Roman" w:hAnsi="Times New Roman" w:cs="Times New Roman"/>
        </w:rPr>
        <w:t>centre</w:t>
      </w:r>
      <w:r w:rsidR="00B72068" w:rsidRPr="00E63F72">
        <w:rPr>
          <w:rFonts w:ascii="Times New Roman" w:hAnsi="Times New Roman" w:cs="Times New Roman"/>
        </w:rPr>
        <w:t xml:space="preserve"> </w:t>
      </w:r>
      <w:r w:rsidR="00C215AB" w:rsidRPr="00E63F72">
        <w:rPr>
          <w:rFonts w:ascii="Times New Roman" w:hAnsi="Times New Roman" w:cs="Times New Roman"/>
        </w:rPr>
        <w:t>to the margins of the creative process</w:t>
      </w:r>
      <w:r w:rsidR="003845EA" w:rsidRPr="00E63F72">
        <w:rPr>
          <w:rFonts w:ascii="Times New Roman" w:hAnsi="Times New Roman" w:cs="Times New Roman"/>
        </w:rPr>
        <w:t>.</w:t>
      </w:r>
      <w:r w:rsidR="00C215AB" w:rsidRPr="00E63F72">
        <w:rPr>
          <w:rFonts w:ascii="Times New Roman" w:hAnsi="Times New Roman" w:cs="Times New Roman"/>
        </w:rPr>
        <w:t xml:space="preserve"> </w:t>
      </w:r>
      <w:r w:rsidR="002364ED" w:rsidRPr="00E63F72">
        <w:rPr>
          <w:rFonts w:ascii="Times New Roman" w:hAnsi="Times New Roman" w:cs="Times New Roman"/>
        </w:rPr>
        <w:t>Assuming</w:t>
      </w:r>
      <w:r w:rsidR="001E473A" w:rsidRPr="00E63F72">
        <w:rPr>
          <w:rFonts w:ascii="Times New Roman" w:hAnsi="Times New Roman" w:cs="Times New Roman"/>
        </w:rPr>
        <w:t xml:space="preserve"> </w:t>
      </w:r>
      <w:r w:rsidR="00B72068">
        <w:rPr>
          <w:rFonts w:ascii="Times New Roman" w:hAnsi="Times New Roman" w:cs="Times New Roman"/>
        </w:rPr>
        <w:t>centre</w:t>
      </w:r>
      <w:r w:rsidR="00B72068" w:rsidRPr="00E63F72">
        <w:rPr>
          <w:rFonts w:ascii="Times New Roman" w:hAnsi="Times New Roman" w:cs="Times New Roman"/>
        </w:rPr>
        <w:t xml:space="preserve"> </w:t>
      </w:r>
      <w:r w:rsidR="001E473A" w:rsidRPr="00E63F72">
        <w:rPr>
          <w:rFonts w:ascii="Times New Roman" w:hAnsi="Times New Roman" w:cs="Times New Roman"/>
        </w:rPr>
        <w:t>stage</w:t>
      </w:r>
      <w:r w:rsidR="00CB3645" w:rsidRPr="00E63F72">
        <w:rPr>
          <w:rFonts w:ascii="Times New Roman" w:hAnsi="Times New Roman" w:cs="Times New Roman"/>
        </w:rPr>
        <w:t xml:space="preserve"> were the playwright and director. T</w:t>
      </w:r>
      <w:r w:rsidR="00C215AB" w:rsidRPr="00E63F72">
        <w:rPr>
          <w:rFonts w:ascii="Times New Roman" w:hAnsi="Times New Roman" w:cs="Times New Roman"/>
        </w:rPr>
        <w:t>he passage of an internatio</w:t>
      </w:r>
      <w:r w:rsidR="00CB3645" w:rsidRPr="00E63F72">
        <w:rPr>
          <w:rFonts w:ascii="Times New Roman" w:hAnsi="Times New Roman" w:cs="Times New Roman"/>
        </w:rPr>
        <w:t>nal copyright agreement in 1891 meant that</w:t>
      </w:r>
      <w:r w:rsidR="00C215AB" w:rsidRPr="00E63F72">
        <w:rPr>
          <w:rFonts w:ascii="Times New Roman" w:hAnsi="Times New Roman" w:cs="Times New Roman"/>
        </w:rPr>
        <w:t xml:space="preserve"> playwrights </w:t>
      </w:r>
      <w:r w:rsidR="00CB3645" w:rsidRPr="00E63F72">
        <w:rPr>
          <w:rFonts w:ascii="Times New Roman" w:hAnsi="Times New Roman" w:cs="Times New Roman"/>
        </w:rPr>
        <w:t>could</w:t>
      </w:r>
      <w:r w:rsidR="00976431" w:rsidRPr="00E63F72">
        <w:rPr>
          <w:rFonts w:ascii="Times New Roman" w:hAnsi="Times New Roman" w:cs="Times New Roman"/>
        </w:rPr>
        <w:t xml:space="preserve"> exercise more authorial control over their </w:t>
      </w:r>
      <w:r w:rsidR="001F28E4" w:rsidRPr="00E63F72">
        <w:rPr>
          <w:rFonts w:ascii="Times New Roman" w:hAnsi="Times New Roman" w:cs="Times New Roman"/>
        </w:rPr>
        <w:t>dramatic</w:t>
      </w:r>
      <w:r w:rsidR="00976431" w:rsidRPr="00E63F72">
        <w:rPr>
          <w:rFonts w:ascii="Times New Roman" w:hAnsi="Times New Roman" w:cs="Times New Roman"/>
        </w:rPr>
        <w:t xml:space="preserve"> designs. </w:t>
      </w:r>
      <w:r w:rsidR="00CB3645" w:rsidRPr="00E63F72">
        <w:rPr>
          <w:rFonts w:ascii="Times New Roman" w:hAnsi="Times New Roman" w:cs="Times New Roman"/>
        </w:rPr>
        <w:t xml:space="preserve">And, in order to realize </w:t>
      </w:r>
      <w:r w:rsidR="000C02A0" w:rsidRPr="00E63F72">
        <w:rPr>
          <w:rFonts w:ascii="Times New Roman" w:hAnsi="Times New Roman" w:cs="Times New Roman"/>
        </w:rPr>
        <w:t xml:space="preserve">the material dimensions of </w:t>
      </w:r>
      <w:r w:rsidR="00DD46ED" w:rsidRPr="00E63F72">
        <w:rPr>
          <w:rFonts w:ascii="Times New Roman" w:hAnsi="Times New Roman" w:cs="Times New Roman"/>
        </w:rPr>
        <w:t>such</w:t>
      </w:r>
      <w:r w:rsidR="00CB3645" w:rsidRPr="00E63F72">
        <w:rPr>
          <w:rFonts w:ascii="Times New Roman" w:hAnsi="Times New Roman" w:cs="Times New Roman"/>
        </w:rPr>
        <w:t xml:space="preserve"> </w:t>
      </w:r>
      <w:r w:rsidR="001F28E4" w:rsidRPr="00E63F72">
        <w:rPr>
          <w:rFonts w:ascii="Times New Roman" w:hAnsi="Times New Roman" w:cs="Times New Roman"/>
        </w:rPr>
        <w:t>dramas</w:t>
      </w:r>
      <w:r w:rsidR="00CB3645" w:rsidRPr="00E63F72">
        <w:rPr>
          <w:rFonts w:ascii="Times New Roman" w:hAnsi="Times New Roman" w:cs="Times New Roman"/>
        </w:rPr>
        <w:t xml:space="preserve"> in performance, the </w:t>
      </w:r>
      <w:r w:rsidR="001E473A" w:rsidRPr="00E63F72">
        <w:rPr>
          <w:rFonts w:ascii="Times New Roman" w:hAnsi="Times New Roman" w:cs="Times New Roman"/>
        </w:rPr>
        <w:t xml:space="preserve">specialized position of the </w:t>
      </w:r>
      <w:r w:rsidR="00CB3645" w:rsidRPr="00E63F72">
        <w:rPr>
          <w:rFonts w:ascii="Times New Roman" w:hAnsi="Times New Roman" w:cs="Times New Roman"/>
        </w:rPr>
        <w:t xml:space="preserve">director </w:t>
      </w:r>
      <w:r w:rsidR="001E473A" w:rsidRPr="00E63F72">
        <w:rPr>
          <w:rFonts w:ascii="Times New Roman" w:hAnsi="Times New Roman" w:cs="Times New Roman"/>
        </w:rPr>
        <w:t>emerged</w:t>
      </w:r>
      <w:r w:rsidR="00CB3645" w:rsidRPr="00E63F72">
        <w:rPr>
          <w:rFonts w:ascii="Times New Roman" w:hAnsi="Times New Roman" w:cs="Times New Roman"/>
        </w:rPr>
        <w:t xml:space="preserve"> </w:t>
      </w:r>
      <w:r w:rsidR="007C57AC" w:rsidRPr="00E63F72">
        <w:rPr>
          <w:rFonts w:ascii="Times New Roman" w:hAnsi="Times New Roman" w:cs="Times New Roman"/>
        </w:rPr>
        <w:t xml:space="preserve">to coordinate the </w:t>
      </w:r>
      <w:r w:rsidR="000C02A0" w:rsidRPr="00E63F72">
        <w:rPr>
          <w:rFonts w:ascii="Times New Roman" w:hAnsi="Times New Roman" w:cs="Times New Roman"/>
        </w:rPr>
        <w:t>increasingly complex</w:t>
      </w:r>
      <w:r w:rsidR="00CB3645" w:rsidRPr="00E63F72">
        <w:rPr>
          <w:rFonts w:ascii="Times New Roman" w:hAnsi="Times New Roman" w:cs="Times New Roman"/>
        </w:rPr>
        <w:t xml:space="preserve"> </w:t>
      </w:r>
      <w:r w:rsidR="007C57AC" w:rsidRPr="00E63F72">
        <w:rPr>
          <w:rFonts w:ascii="Times New Roman" w:hAnsi="Times New Roman" w:cs="Times New Roman"/>
        </w:rPr>
        <w:t>elements of the production</w:t>
      </w:r>
      <w:r w:rsidR="00976431" w:rsidRPr="00E63F72">
        <w:rPr>
          <w:rFonts w:ascii="Times New Roman" w:hAnsi="Times New Roman" w:cs="Times New Roman"/>
        </w:rPr>
        <w:t xml:space="preserve">. Consequently, modernist </w:t>
      </w:r>
      <w:r w:rsidR="001E473A" w:rsidRPr="00E63F72">
        <w:rPr>
          <w:rFonts w:ascii="Times New Roman" w:hAnsi="Times New Roman" w:cs="Times New Roman"/>
        </w:rPr>
        <w:t xml:space="preserve">styles of </w:t>
      </w:r>
      <w:r w:rsidR="00976431" w:rsidRPr="00E63F72">
        <w:rPr>
          <w:rFonts w:ascii="Times New Roman" w:hAnsi="Times New Roman" w:cs="Times New Roman"/>
        </w:rPr>
        <w:t xml:space="preserve">acting </w:t>
      </w:r>
      <w:r w:rsidR="001E473A" w:rsidRPr="00E63F72">
        <w:rPr>
          <w:rFonts w:ascii="Times New Roman" w:hAnsi="Times New Roman" w:cs="Times New Roman"/>
        </w:rPr>
        <w:t>developed</w:t>
      </w:r>
      <w:r w:rsidR="00976431" w:rsidRPr="00E63F72">
        <w:rPr>
          <w:rFonts w:ascii="Times New Roman" w:hAnsi="Times New Roman" w:cs="Times New Roman"/>
        </w:rPr>
        <w:t xml:space="preserve"> in relation to the textual and directorial constraints of </w:t>
      </w:r>
      <w:r w:rsidR="00CB3645" w:rsidRPr="00E63F72">
        <w:rPr>
          <w:rFonts w:ascii="Times New Roman" w:hAnsi="Times New Roman" w:cs="Times New Roman"/>
        </w:rPr>
        <w:t xml:space="preserve">the newly </w:t>
      </w:r>
      <w:r w:rsidR="000C02A0" w:rsidRPr="00E63F72">
        <w:rPr>
          <w:rFonts w:ascii="Times New Roman" w:hAnsi="Times New Roman" w:cs="Times New Roman"/>
        </w:rPr>
        <w:t>configured</w:t>
      </w:r>
      <w:r w:rsidR="00976431" w:rsidRPr="00E63F72">
        <w:rPr>
          <w:rFonts w:ascii="Times New Roman" w:hAnsi="Times New Roman" w:cs="Times New Roman"/>
        </w:rPr>
        <w:t xml:space="preserve"> modern theatre.</w:t>
      </w:r>
    </w:p>
    <w:p w:rsidR="00E63F72" w:rsidRDefault="00E63F72" w:rsidP="00E63F72">
      <w:pPr>
        <w:tabs>
          <w:tab w:val="left" w:pos="720"/>
        </w:tabs>
        <w:rPr>
          <w:rFonts w:ascii="Times New Roman" w:hAnsi="Times New Roman" w:cs="Times New Roman"/>
        </w:rPr>
      </w:pPr>
    </w:p>
    <w:p w:rsidR="003A48CD" w:rsidRPr="00E63F72" w:rsidRDefault="00F94134" w:rsidP="00E63F72">
      <w:pPr>
        <w:tabs>
          <w:tab w:val="left" w:pos="720"/>
        </w:tabs>
        <w:rPr>
          <w:rFonts w:ascii="Times New Roman" w:hAnsi="Times New Roman" w:cs="Times New Roman"/>
        </w:rPr>
      </w:pPr>
      <w:r w:rsidRPr="00E63F72">
        <w:rPr>
          <w:rFonts w:ascii="Times New Roman" w:hAnsi="Times New Roman" w:cs="Times New Roman"/>
        </w:rPr>
        <w:t>If t</w:t>
      </w:r>
      <w:r w:rsidR="00E12B98" w:rsidRPr="00E63F72">
        <w:rPr>
          <w:rFonts w:ascii="Times New Roman" w:hAnsi="Times New Roman" w:cs="Times New Roman"/>
        </w:rPr>
        <w:t xml:space="preserve">he </w:t>
      </w:r>
      <w:r w:rsidR="008F1843" w:rsidRPr="00E63F72">
        <w:rPr>
          <w:rFonts w:ascii="Times New Roman" w:hAnsi="Times New Roman" w:cs="Times New Roman"/>
        </w:rPr>
        <w:t>interpretive agency</w:t>
      </w:r>
      <w:r w:rsidRPr="00E63F72">
        <w:rPr>
          <w:rFonts w:ascii="Times New Roman" w:hAnsi="Times New Roman" w:cs="Times New Roman"/>
        </w:rPr>
        <w:t xml:space="preserve"> of </w:t>
      </w:r>
      <w:r w:rsidR="00DD46ED" w:rsidRPr="00E63F72">
        <w:rPr>
          <w:rFonts w:ascii="Times New Roman" w:hAnsi="Times New Roman" w:cs="Times New Roman"/>
        </w:rPr>
        <w:t xml:space="preserve">the </w:t>
      </w:r>
      <w:r w:rsidRPr="00E63F72">
        <w:rPr>
          <w:rFonts w:ascii="Times New Roman" w:hAnsi="Times New Roman" w:cs="Times New Roman"/>
        </w:rPr>
        <w:t xml:space="preserve">star </w:t>
      </w:r>
      <w:r w:rsidR="00DD46ED" w:rsidRPr="00E63F72">
        <w:rPr>
          <w:rFonts w:ascii="Times New Roman" w:hAnsi="Times New Roman" w:cs="Times New Roman"/>
        </w:rPr>
        <w:t xml:space="preserve">actor </w:t>
      </w:r>
      <w:r w:rsidRPr="00E63F72">
        <w:rPr>
          <w:rFonts w:ascii="Times New Roman" w:hAnsi="Times New Roman" w:cs="Times New Roman"/>
        </w:rPr>
        <w:t>diminished</w:t>
      </w:r>
      <w:r w:rsidR="002364ED" w:rsidRPr="00E63F72">
        <w:rPr>
          <w:rFonts w:ascii="Times New Roman" w:hAnsi="Times New Roman" w:cs="Times New Roman"/>
        </w:rPr>
        <w:t xml:space="preserve"> in the modern era</w:t>
      </w:r>
      <w:r w:rsidRPr="00E63F72">
        <w:rPr>
          <w:rFonts w:ascii="Times New Roman" w:hAnsi="Times New Roman" w:cs="Times New Roman"/>
        </w:rPr>
        <w:t>, that of the supporting actor was enhanced by the move toward ensemble playing and the implementation of a rehearsal system</w:t>
      </w:r>
      <w:r w:rsidR="00185487" w:rsidRPr="00E63F72">
        <w:rPr>
          <w:rFonts w:ascii="Times New Roman" w:hAnsi="Times New Roman" w:cs="Times New Roman"/>
        </w:rPr>
        <w:t xml:space="preserve"> for long runs. Previously, supporting actors played </w:t>
      </w:r>
      <w:r w:rsidR="00E63F72">
        <w:rPr>
          <w:rFonts w:ascii="Times New Roman" w:hAnsi="Times New Roman" w:cs="Times New Roman"/>
        </w:rPr>
        <w:t>‘</w:t>
      </w:r>
      <w:r w:rsidR="00185487" w:rsidRPr="00E63F72">
        <w:rPr>
          <w:rFonts w:ascii="Times New Roman" w:hAnsi="Times New Roman" w:cs="Times New Roman"/>
        </w:rPr>
        <w:t>lines of business,</w:t>
      </w:r>
      <w:r w:rsidR="00E63F72">
        <w:rPr>
          <w:rFonts w:ascii="Times New Roman" w:hAnsi="Times New Roman" w:cs="Times New Roman"/>
        </w:rPr>
        <w:t>’</w:t>
      </w:r>
      <w:r w:rsidR="00185487" w:rsidRPr="00E63F72">
        <w:rPr>
          <w:rFonts w:ascii="Times New Roman" w:hAnsi="Times New Roman" w:cs="Times New Roman"/>
        </w:rPr>
        <w:t xml:space="preserve"> typed roles that appeared </w:t>
      </w:r>
      <w:r w:rsidR="003A48CD" w:rsidRPr="00E63F72">
        <w:rPr>
          <w:rFonts w:ascii="Times New Roman" w:hAnsi="Times New Roman" w:cs="Times New Roman"/>
        </w:rPr>
        <w:t xml:space="preserve">regularly </w:t>
      </w:r>
      <w:r w:rsidR="00185487" w:rsidRPr="00E63F72">
        <w:rPr>
          <w:rFonts w:ascii="Times New Roman" w:hAnsi="Times New Roman" w:cs="Times New Roman"/>
        </w:rPr>
        <w:t xml:space="preserve">in </w:t>
      </w:r>
      <w:r w:rsidR="003A48CD" w:rsidRPr="00E63F72">
        <w:rPr>
          <w:rFonts w:ascii="Times New Roman" w:hAnsi="Times New Roman" w:cs="Times New Roman"/>
        </w:rPr>
        <w:t>plays of a specific</w:t>
      </w:r>
      <w:r w:rsidR="00185487" w:rsidRPr="00E63F72">
        <w:rPr>
          <w:rFonts w:ascii="Times New Roman" w:hAnsi="Times New Roman" w:cs="Times New Roman"/>
        </w:rPr>
        <w:t xml:space="preserve"> genre. As local stock repertory companies were replaced by </w:t>
      </w:r>
      <w:r w:rsidR="008A70B5" w:rsidRPr="00E63F72">
        <w:rPr>
          <w:rFonts w:ascii="Times New Roman" w:hAnsi="Times New Roman" w:cs="Times New Roman"/>
        </w:rPr>
        <w:t>traveling combination</w:t>
      </w:r>
      <w:r w:rsidR="003A48CD" w:rsidRPr="00E63F72">
        <w:rPr>
          <w:rFonts w:ascii="Times New Roman" w:hAnsi="Times New Roman" w:cs="Times New Roman"/>
        </w:rPr>
        <w:t xml:space="preserve"> troupes, </w:t>
      </w:r>
      <w:r w:rsidR="00DD46ED" w:rsidRPr="00E63F72">
        <w:rPr>
          <w:rFonts w:ascii="Times New Roman" w:hAnsi="Times New Roman" w:cs="Times New Roman"/>
        </w:rPr>
        <w:t xml:space="preserve">these </w:t>
      </w:r>
      <w:r w:rsidR="003A48CD" w:rsidRPr="00E63F72">
        <w:rPr>
          <w:rFonts w:ascii="Times New Roman" w:hAnsi="Times New Roman" w:cs="Times New Roman"/>
        </w:rPr>
        <w:t xml:space="preserve">actors shifted from embodying character types to imaginatively creating </w:t>
      </w:r>
      <w:r w:rsidR="008D104B" w:rsidRPr="00E63F72">
        <w:rPr>
          <w:rFonts w:ascii="Times New Roman" w:hAnsi="Times New Roman" w:cs="Times New Roman"/>
        </w:rPr>
        <w:t>their</w:t>
      </w:r>
      <w:r w:rsidR="00DD46ED" w:rsidRPr="00E63F72">
        <w:rPr>
          <w:rFonts w:ascii="Times New Roman" w:hAnsi="Times New Roman" w:cs="Times New Roman"/>
        </w:rPr>
        <w:t xml:space="preserve"> roles, albeit in accord with the playwright’s script and the director’s overarching vision. </w:t>
      </w:r>
      <w:r w:rsidR="008D104B" w:rsidRPr="00E63F72">
        <w:rPr>
          <w:rFonts w:ascii="Times New Roman" w:hAnsi="Times New Roman" w:cs="Times New Roman"/>
        </w:rPr>
        <w:t>To assist them in these efforts, various experts offered advice, as</w:t>
      </w:r>
      <w:r w:rsidR="003A48CD" w:rsidRPr="00E63F72">
        <w:rPr>
          <w:rFonts w:ascii="Times New Roman" w:hAnsi="Times New Roman" w:cs="Times New Roman"/>
        </w:rPr>
        <w:t xml:space="preserve"> acting manuals </w:t>
      </w:r>
      <w:r w:rsidR="00F132C7" w:rsidRPr="00E63F72">
        <w:rPr>
          <w:rFonts w:ascii="Times New Roman" w:hAnsi="Times New Roman" w:cs="Times New Roman"/>
        </w:rPr>
        <w:t xml:space="preserve">populated publishing lists </w:t>
      </w:r>
      <w:r w:rsidR="003A48CD" w:rsidRPr="00E63F72">
        <w:rPr>
          <w:rFonts w:ascii="Times New Roman" w:hAnsi="Times New Roman" w:cs="Times New Roman"/>
        </w:rPr>
        <w:t>and acting schools</w:t>
      </w:r>
      <w:r w:rsidR="00F132C7" w:rsidRPr="00E63F72">
        <w:rPr>
          <w:rFonts w:ascii="Times New Roman" w:hAnsi="Times New Roman" w:cs="Times New Roman"/>
        </w:rPr>
        <w:t xml:space="preserve"> </w:t>
      </w:r>
      <w:r w:rsidR="0008105D" w:rsidRPr="00E63F72">
        <w:rPr>
          <w:rFonts w:ascii="Times New Roman" w:hAnsi="Times New Roman" w:cs="Times New Roman"/>
        </w:rPr>
        <w:t>hung up their shingles</w:t>
      </w:r>
      <w:r w:rsidR="003A48CD" w:rsidRPr="00E63F72">
        <w:rPr>
          <w:rFonts w:ascii="Times New Roman" w:hAnsi="Times New Roman" w:cs="Times New Roman"/>
        </w:rPr>
        <w:t>.</w:t>
      </w:r>
      <w:r w:rsidR="008D104B" w:rsidRPr="00E63F72">
        <w:rPr>
          <w:rFonts w:ascii="Times New Roman" w:hAnsi="Times New Roman" w:cs="Times New Roman"/>
        </w:rPr>
        <w:t xml:space="preserve"> </w:t>
      </w:r>
    </w:p>
    <w:p w:rsidR="00E63F72" w:rsidRDefault="00E63F72" w:rsidP="00E63F72">
      <w:pPr>
        <w:tabs>
          <w:tab w:val="left" w:pos="720"/>
        </w:tabs>
        <w:rPr>
          <w:rFonts w:ascii="Times New Roman" w:hAnsi="Times New Roman" w:cs="Times New Roman"/>
        </w:rPr>
      </w:pPr>
    </w:p>
    <w:p w:rsidR="003845EA" w:rsidRPr="00E63F72" w:rsidRDefault="0008105D" w:rsidP="00E63F72">
      <w:pPr>
        <w:tabs>
          <w:tab w:val="left" w:pos="720"/>
        </w:tabs>
        <w:rPr>
          <w:rFonts w:ascii="Times New Roman" w:hAnsi="Times New Roman" w:cs="Times New Roman"/>
        </w:rPr>
      </w:pPr>
      <w:r w:rsidRPr="00E63F72">
        <w:rPr>
          <w:rFonts w:ascii="Times New Roman" w:hAnsi="Times New Roman" w:cs="Times New Roman"/>
        </w:rPr>
        <w:t>Among the first of these enterprises were</w:t>
      </w:r>
      <w:r w:rsidR="00DD46ED" w:rsidRPr="00E63F72">
        <w:rPr>
          <w:rFonts w:ascii="Times New Roman" w:hAnsi="Times New Roman" w:cs="Times New Roman"/>
        </w:rPr>
        <w:t xml:space="preserve"> schools</w:t>
      </w:r>
      <w:r w:rsidR="003845EA" w:rsidRPr="00E63F72">
        <w:rPr>
          <w:rFonts w:ascii="Times New Roman" w:hAnsi="Times New Roman" w:cs="Times New Roman"/>
        </w:rPr>
        <w:t xml:space="preserve"> </w:t>
      </w:r>
      <w:r w:rsidR="00DD46ED" w:rsidRPr="00E63F72">
        <w:rPr>
          <w:rFonts w:ascii="Times New Roman" w:hAnsi="Times New Roman" w:cs="Times New Roman"/>
        </w:rPr>
        <w:t xml:space="preserve">of </w:t>
      </w:r>
      <w:r w:rsidR="00E63F72">
        <w:rPr>
          <w:rFonts w:ascii="Times New Roman" w:hAnsi="Times New Roman" w:cs="Times New Roman"/>
        </w:rPr>
        <w:t>‘</w:t>
      </w:r>
      <w:r w:rsidR="00DD46ED" w:rsidRPr="00E63F72">
        <w:rPr>
          <w:rFonts w:ascii="Times New Roman" w:hAnsi="Times New Roman" w:cs="Times New Roman"/>
        </w:rPr>
        <w:t>expression</w:t>
      </w:r>
      <w:r w:rsidRPr="00E63F72">
        <w:rPr>
          <w:rFonts w:ascii="Times New Roman" w:hAnsi="Times New Roman" w:cs="Times New Roman"/>
        </w:rPr>
        <w:t>,</w:t>
      </w:r>
      <w:r w:rsidR="00E63F72">
        <w:rPr>
          <w:rFonts w:ascii="Times New Roman" w:hAnsi="Times New Roman" w:cs="Times New Roman"/>
        </w:rPr>
        <w:t>’</w:t>
      </w:r>
      <w:r w:rsidRPr="00E63F72">
        <w:rPr>
          <w:rFonts w:ascii="Times New Roman" w:hAnsi="Times New Roman" w:cs="Times New Roman"/>
        </w:rPr>
        <w:t xml:space="preserve"> founded </w:t>
      </w:r>
      <w:r w:rsidR="00915F49" w:rsidRPr="00E63F72">
        <w:rPr>
          <w:rFonts w:ascii="Times New Roman" w:hAnsi="Times New Roman" w:cs="Times New Roman"/>
        </w:rPr>
        <w:t xml:space="preserve">across the United States and Europe </w:t>
      </w:r>
      <w:r w:rsidRPr="00E63F72">
        <w:rPr>
          <w:rFonts w:ascii="Times New Roman" w:hAnsi="Times New Roman" w:cs="Times New Roman"/>
        </w:rPr>
        <w:t>by acolytes of French vocal instructor</w:t>
      </w:r>
      <w:r w:rsidR="00DD46ED" w:rsidRPr="00E63F72">
        <w:rPr>
          <w:rFonts w:ascii="Times New Roman" w:hAnsi="Times New Roman" w:cs="Times New Roman"/>
        </w:rPr>
        <w:t xml:space="preserve"> </w:t>
      </w:r>
      <w:r w:rsidR="003845EA" w:rsidRPr="00E63F72">
        <w:rPr>
          <w:rFonts w:ascii="Times New Roman" w:hAnsi="Times New Roman" w:cs="Times New Roman"/>
        </w:rPr>
        <w:t xml:space="preserve">François </w:t>
      </w:r>
      <w:proofErr w:type="spellStart"/>
      <w:r w:rsidR="003845EA" w:rsidRPr="00E63F72">
        <w:rPr>
          <w:rFonts w:ascii="Times New Roman" w:hAnsi="Times New Roman" w:cs="Times New Roman"/>
        </w:rPr>
        <w:t>Delsarte</w:t>
      </w:r>
      <w:proofErr w:type="spellEnd"/>
      <w:r w:rsidRPr="00E63F72">
        <w:rPr>
          <w:rFonts w:ascii="Times New Roman" w:hAnsi="Times New Roman" w:cs="Times New Roman"/>
        </w:rPr>
        <w:t xml:space="preserve"> (</w:t>
      </w:r>
      <w:r w:rsidR="00202C23" w:rsidRPr="00E63F72">
        <w:rPr>
          <w:rFonts w:ascii="Times New Roman" w:hAnsi="Times New Roman" w:cs="Times New Roman"/>
        </w:rPr>
        <w:t>1811-1871</w:t>
      </w:r>
      <w:r w:rsidRPr="00E63F72">
        <w:rPr>
          <w:rFonts w:ascii="Times New Roman" w:hAnsi="Times New Roman" w:cs="Times New Roman"/>
        </w:rPr>
        <w:t xml:space="preserve">). </w:t>
      </w:r>
      <w:commentRangeStart w:id="1"/>
      <w:r w:rsidRPr="00E63F72">
        <w:rPr>
          <w:rFonts w:ascii="Times New Roman" w:hAnsi="Times New Roman" w:cs="Times New Roman"/>
        </w:rPr>
        <w:t>Merging</w:t>
      </w:r>
      <w:r w:rsidR="00915F49" w:rsidRPr="00E63F72">
        <w:rPr>
          <w:rFonts w:ascii="Times New Roman" w:hAnsi="Times New Roman" w:cs="Times New Roman"/>
        </w:rPr>
        <w:t xml:space="preserve"> mysticism with science, </w:t>
      </w:r>
      <w:proofErr w:type="spellStart"/>
      <w:r w:rsidR="00915F49" w:rsidRPr="00E63F72">
        <w:rPr>
          <w:rFonts w:ascii="Times New Roman" w:hAnsi="Times New Roman" w:cs="Times New Roman"/>
        </w:rPr>
        <w:t>Delsarte</w:t>
      </w:r>
      <w:proofErr w:type="spellEnd"/>
      <w:r w:rsidR="00915F49" w:rsidRPr="00E63F72">
        <w:rPr>
          <w:rFonts w:ascii="Times New Roman" w:hAnsi="Times New Roman" w:cs="Times New Roman"/>
        </w:rPr>
        <w:t xml:space="preserve"> developed his </w:t>
      </w:r>
      <w:r w:rsidR="00A203A0">
        <w:rPr>
          <w:rFonts w:ascii="Times New Roman" w:hAnsi="Times New Roman" w:cs="Times New Roman"/>
        </w:rPr>
        <w:t>‘</w:t>
      </w:r>
      <w:proofErr w:type="spellStart"/>
      <w:r w:rsidR="00915F49" w:rsidRPr="00E63F72">
        <w:rPr>
          <w:rFonts w:ascii="Times New Roman" w:hAnsi="Times New Roman" w:cs="Times New Roman"/>
        </w:rPr>
        <w:t>systéme</w:t>
      </w:r>
      <w:proofErr w:type="spellEnd"/>
      <w:r w:rsidR="00A203A0">
        <w:rPr>
          <w:rFonts w:ascii="Times New Roman" w:hAnsi="Times New Roman" w:cs="Times New Roman"/>
        </w:rPr>
        <w:t>’</w:t>
      </w:r>
      <w:r w:rsidR="00915F49" w:rsidRPr="00E63F72">
        <w:rPr>
          <w:rFonts w:ascii="Times New Roman" w:hAnsi="Times New Roman" w:cs="Times New Roman"/>
        </w:rPr>
        <w:t xml:space="preserve"> in the 1840s, ‘50s</w:t>
      </w:r>
      <w:r w:rsidR="00A203A0">
        <w:rPr>
          <w:rFonts w:ascii="Times New Roman" w:hAnsi="Times New Roman" w:cs="Times New Roman"/>
        </w:rPr>
        <w:t>,</w:t>
      </w:r>
      <w:r w:rsidR="00915F49" w:rsidRPr="00E63F72">
        <w:rPr>
          <w:rFonts w:ascii="Times New Roman" w:hAnsi="Times New Roman" w:cs="Times New Roman"/>
        </w:rPr>
        <w:t xml:space="preserve"> and ‘60s, analyzing the human body into tripartite zones, each of which correlated with the three dominant faculties</w:t>
      </w:r>
      <w:r w:rsidR="00D02167" w:rsidRPr="00E63F72">
        <w:rPr>
          <w:rFonts w:ascii="Times New Roman" w:hAnsi="Times New Roman" w:cs="Times New Roman"/>
        </w:rPr>
        <w:t xml:space="preserve"> of </w:t>
      </w:r>
      <w:r w:rsidR="00915F49" w:rsidRPr="00E63F72">
        <w:rPr>
          <w:rFonts w:ascii="Times New Roman" w:hAnsi="Times New Roman" w:cs="Times New Roman"/>
        </w:rPr>
        <w:t xml:space="preserve">reason, sentiment, and will. </w:t>
      </w:r>
      <w:commentRangeEnd w:id="1"/>
      <w:r w:rsidR="00FF0348">
        <w:rPr>
          <w:rStyle w:val="CommentReference"/>
        </w:rPr>
        <w:commentReference w:id="1"/>
      </w:r>
      <w:r w:rsidR="00915F49" w:rsidRPr="00E63F72">
        <w:rPr>
          <w:rFonts w:ascii="Times New Roman" w:hAnsi="Times New Roman" w:cs="Times New Roman"/>
        </w:rPr>
        <w:t xml:space="preserve">Although </w:t>
      </w:r>
      <w:proofErr w:type="spellStart"/>
      <w:r w:rsidR="00915F49" w:rsidRPr="00E63F72">
        <w:rPr>
          <w:rFonts w:ascii="Times New Roman" w:hAnsi="Times New Roman" w:cs="Times New Roman"/>
        </w:rPr>
        <w:t>Delsarte’s</w:t>
      </w:r>
      <w:proofErr w:type="spellEnd"/>
      <w:r w:rsidR="00915F49" w:rsidRPr="00E63F72">
        <w:rPr>
          <w:rFonts w:ascii="Times New Roman" w:hAnsi="Times New Roman" w:cs="Times New Roman"/>
        </w:rPr>
        <w:t xml:space="preserve"> syst</w:t>
      </w:r>
      <w:r w:rsidR="00436E9D">
        <w:rPr>
          <w:rFonts w:ascii="Times New Roman" w:hAnsi="Times New Roman" w:cs="Times New Roman"/>
        </w:rPr>
        <w:t>e</w:t>
      </w:r>
      <w:r w:rsidR="00915F49" w:rsidRPr="00E63F72">
        <w:rPr>
          <w:rFonts w:ascii="Times New Roman" w:hAnsi="Times New Roman" w:cs="Times New Roman"/>
        </w:rPr>
        <w:t xml:space="preserve">m was anchored in </w:t>
      </w:r>
      <w:r w:rsidR="00A203A0">
        <w:rPr>
          <w:rFonts w:ascii="Times New Roman" w:hAnsi="Times New Roman" w:cs="Times New Roman"/>
        </w:rPr>
        <w:t>eighteenth-</w:t>
      </w:r>
      <w:r w:rsidR="00915F49" w:rsidRPr="00E63F72">
        <w:rPr>
          <w:rFonts w:ascii="Times New Roman" w:hAnsi="Times New Roman" w:cs="Times New Roman"/>
        </w:rPr>
        <w:t>century moral philosophy, its impa</w:t>
      </w:r>
      <w:r w:rsidR="00E86B5A" w:rsidRPr="00E63F72">
        <w:rPr>
          <w:rFonts w:ascii="Times New Roman" w:hAnsi="Times New Roman" w:cs="Times New Roman"/>
        </w:rPr>
        <w:t>ct on modernism was tremendous. T</w:t>
      </w:r>
      <w:r w:rsidR="00692D34" w:rsidRPr="00E63F72">
        <w:rPr>
          <w:rFonts w:ascii="Times New Roman" w:hAnsi="Times New Roman" w:cs="Times New Roman"/>
        </w:rPr>
        <w:t xml:space="preserve">he exquisite detail of </w:t>
      </w:r>
      <w:r w:rsidR="00E86B5A" w:rsidRPr="00E63F72">
        <w:rPr>
          <w:rFonts w:ascii="Times New Roman" w:hAnsi="Times New Roman" w:cs="Times New Roman"/>
        </w:rPr>
        <w:t>his</w:t>
      </w:r>
      <w:r w:rsidR="00692D34" w:rsidRPr="00E63F72">
        <w:rPr>
          <w:rFonts w:ascii="Times New Roman" w:hAnsi="Times New Roman" w:cs="Times New Roman"/>
        </w:rPr>
        <w:t xml:space="preserve"> </w:t>
      </w:r>
      <w:r w:rsidR="00E86B5A" w:rsidRPr="00E63F72">
        <w:rPr>
          <w:rFonts w:ascii="Times New Roman" w:hAnsi="Times New Roman" w:cs="Times New Roman"/>
        </w:rPr>
        <w:t>syst</w:t>
      </w:r>
      <w:r w:rsidR="00436E9D">
        <w:rPr>
          <w:rFonts w:ascii="Times New Roman" w:hAnsi="Times New Roman" w:cs="Times New Roman"/>
        </w:rPr>
        <w:t>e</w:t>
      </w:r>
      <w:r w:rsidR="00E86B5A" w:rsidRPr="00E63F72">
        <w:rPr>
          <w:rFonts w:ascii="Times New Roman" w:hAnsi="Times New Roman" w:cs="Times New Roman"/>
        </w:rPr>
        <w:t xml:space="preserve">m’s </w:t>
      </w:r>
      <w:r w:rsidR="00692D34" w:rsidRPr="00E63F72">
        <w:rPr>
          <w:rFonts w:ascii="Times New Roman" w:hAnsi="Times New Roman" w:cs="Times New Roman"/>
        </w:rPr>
        <w:t xml:space="preserve">pantomimic </w:t>
      </w:r>
      <w:r w:rsidR="00E86B5A" w:rsidRPr="00E63F72">
        <w:rPr>
          <w:rFonts w:ascii="Times New Roman" w:hAnsi="Times New Roman" w:cs="Times New Roman"/>
        </w:rPr>
        <w:t>vocabulary,</w:t>
      </w:r>
      <w:r w:rsidR="00692D34" w:rsidRPr="00E63F72">
        <w:rPr>
          <w:rFonts w:ascii="Times New Roman" w:hAnsi="Times New Roman" w:cs="Times New Roman"/>
        </w:rPr>
        <w:t xml:space="preserve"> </w:t>
      </w:r>
      <w:r w:rsidR="00E86B5A" w:rsidRPr="00E63F72">
        <w:rPr>
          <w:rFonts w:ascii="Times New Roman" w:hAnsi="Times New Roman" w:cs="Times New Roman"/>
        </w:rPr>
        <w:t>the grammar of relationships it described among the body’s moving parts, and the subtle</w:t>
      </w:r>
      <w:r w:rsidR="0099046F" w:rsidRPr="00E63F72">
        <w:rPr>
          <w:rFonts w:ascii="Times New Roman" w:hAnsi="Times New Roman" w:cs="Times New Roman"/>
        </w:rPr>
        <w:t xml:space="preserve"> composition</w:t>
      </w:r>
      <w:r w:rsidR="00E86B5A" w:rsidRPr="00E63F72">
        <w:rPr>
          <w:rFonts w:ascii="Times New Roman" w:hAnsi="Times New Roman" w:cs="Times New Roman"/>
        </w:rPr>
        <w:t xml:space="preserve"> of expression it made possible directly </w:t>
      </w:r>
      <w:r w:rsidR="00247886" w:rsidRPr="00E63F72">
        <w:rPr>
          <w:rFonts w:ascii="Times New Roman" w:hAnsi="Times New Roman" w:cs="Times New Roman"/>
        </w:rPr>
        <w:t>inspired the</w:t>
      </w:r>
      <w:r w:rsidR="00915F49" w:rsidRPr="00E63F72">
        <w:rPr>
          <w:rFonts w:ascii="Times New Roman" w:hAnsi="Times New Roman" w:cs="Times New Roman"/>
        </w:rPr>
        <w:t xml:space="preserve"> modern dance</w:t>
      </w:r>
      <w:r w:rsidR="00E86B5A" w:rsidRPr="00E63F72">
        <w:rPr>
          <w:rFonts w:ascii="Times New Roman" w:hAnsi="Times New Roman" w:cs="Times New Roman"/>
        </w:rPr>
        <w:t xml:space="preserve"> </w:t>
      </w:r>
      <w:r w:rsidR="001805B3" w:rsidRPr="00E63F72">
        <w:rPr>
          <w:rFonts w:ascii="Times New Roman" w:hAnsi="Times New Roman" w:cs="Times New Roman"/>
        </w:rPr>
        <w:t>practice</w:t>
      </w:r>
      <w:r w:rsidR="00247886" w:rsidRPr="00E63F72">
        <w:rPr>
          <w:rFonts w:ascii="Times New Roman" w:hAnsi="Times New Roman" w:cs="Times New Roman"/>
        </w:rPr>
        <w:t>s</w:t>
      </w:r>
      <w:r w:rsidR="001805B3" w:rsidRPr="00E63F72">
        <w:rPr>
          <w:rFonts w:ascii="Times New Roman" w:hAnsi="Times New Roman" w:cs="Times New Roman"/>
        </w:rPr>
        <w:t xml:space="preserve"> </w:t>
      </w:r>
      <w:r w:rsidR="00E86B5A" w:rsidRPr="00E63F72">
        <w:rPr>
          <w:rFonts w:ascii="Times New Roman" w:hAnsi="Times New Roman" w:cs="Times New Roman"/>
        </w:rPr>
        <w:t>of</w:t>
      </w:r>
      <w:r w:rsidR="0099046F" w:rsidRPr="00E63F72">
        <w:rPr>
          <w:rFonts w:ascii="Times New Roman" w:hAnsi="Times New Roman" w:cs="Times New Roman"/>
        </w:rPr>
        <w:t xml:space="preserve"> Isadora Duncan, Ruth St. Denis, </w:t>
      </w:r>
      <w:r w:rsidR="00E625CC" w:rsidRPr="00E63F72">
        <w:rPr>
          <w:rFonts w:ascii="Times New Roman" w:hAnsi="Times New Roman" w:cs="Times New Roman"/>
        </w:rPr>
        <w:t xml:space="preserve">and </w:t>
      </w:r>
      <w:r w:rsidR="0099046F" w:rsidRPr="00E63F72">
        <w:rPr>
          <w:rFonts w:ascii="Times New Roman" w:hAnsi="Times New Roman" w:cs="Times New Roman"/>
        </w:rPr>
        <w:t xml:space="preserve">Ted Shawn. </w:t>
      </w:r>
      <w:r w:rsidR="001805B3" w:rsidRPr="00E63F72">
        <w:rPr>
          <w:rFonts w:ascii="Times New Roman" w:hAnsi="Times New Roman" w:cs="Times New Roman"/>
        </w:rPr>
        <w:t xml:space="preserve">In the theatre, its </w:t>
      </w:r>
      <w:r w:rsidR="00247886" w:rsidRPr="00E63F72">
        <w:rPr>
          <w:rFonts w:ascii="Times New Roman" w:hAnsi="Times New Roman" w:cs="Times New Roman"/>
        </w:rPr>
        <w:t>influence</w:t>
      </w:r>
      <w:r w:rsidR="001805B3" w:rsidRPr="00E63F72">
        <w:rPr>
          <w:rFonts w:ascii="Times New Roman" w:hAnsi="Times New Roman" w:cs="Times New Roman"/>
        </w:rPr>
        <w:t xml:space="preserve"> was both positive and negative, </w:t>
      </w:r>
      <w:r w:rsidR="00247886" w:rsidRPr="00E63F72">
        <w:rPr>
          <w:rFonts w:ascii="Times New Roman" w:hAnsi="Times New Roman" w:cs="Times New Roman"/>
        </w:rPr>
        <w:t>prompting</w:t>
      </w:r>
      <w:r w:rsidR="001805B3" w:rsidRPr="00E63F72">
        <w:rPr>
          <w:rFonts w:ascii="Times New Roman" w:hAnsi="Times New Roman" w:cs="Times New Roman"/>
        </w:rPr>
        <w:t xml:space="preserve"> </w:t>
      </w:r>
      <w:r w:rsidR="00CD24E7" w:rsidRPr="00E63F72">
        <w:rPr>
          <w:rFonts w:ascii="Times New Roman" w:hAnsi="Times New Roman" w:cs="Times New Roman"/>
        </w:rPr>
        <w:t xml:space="preserve">second- and third-generation artists to </w:t>
      </w:r>
      <w:r w:rsidR="00247886" w:rsidRPr="00E63F72">
        <w:rPr>
          <w:rFonts w:ascii="Times New Roman" w:hAnsi="Times New Roman" w:cs="Times New Roman"/>
        </w:rPr>
        <w:t>articulate</w:t>
      </w:r>
      <w:r w:rsidR="00CD24E7" w:rsidRPr="00E63F72">
        <w:rPr>
          <w:rFonts w:ascii="Times New Roman" w:hAnsi="Times New Roman" w:cs="Times New Roman"/>
        </w:rPr>
        <w:t xml:space="preserve"> </w:t>
      </w:r>
      <w:r w:rsidR="001805B3" w:rsidRPr="00E63F72">
        <w:rPr>
          <w:rFonts w:ascii="Times New Roman" w:hAnsi="Times New Roman" w:cs="Times New Roman"/>
        </w:rPr>
        <w:t xml:space="preserve">varieties of </w:t>
      </w:r>
      <w:r w:rsidR="00E625CC" w:rsidRPr="00E63F72">
        <w:rPr>
          <w:rFonts w:ascii="Times New Roman" w:hAnsi="Times New Roman" w:cs="Times New Roman"/>
        </w:rPr>
        <w:t xml:space="preserve">pantomimic </w:t>
      </w:r>
      <w:r w:rsidR="001805B3" w:rsidRPr="00E63F72">
        <w:rPr>
          <w:rFonts w:ascii="Times New Roman" w:hAnsi="Times New Roman" w:cs="Times New Roman"/>
        </w:rPr>
        <w:t>naturalism</w:t>
      </w:r>
      <w:r w:rsidR="00CD24E7" w:rsidRPr="00E63F72">
        <w:rPr>
          <w:rFonts w:ascii="Times New Roman" w:hAnsi="Times New Roman" w:cs="Times New Roman"/>
        </w:rPr>
        <w:t>,</w:t>
      </w:r>
      <w:r w:rsidR="00A305AD" w:rsidRPr="00E63F72">
        <w:rPr>
          <w:rFonts w:ascii="Times New Roman" w:hAnsi="Times New Roman" w:cs="Times New Roman"/>
        </w:rPr>
        <w:t xml:space="preserve"> on the one hand, </w:t>
      </w:r>
      <w:r w:rsidR="00E625CC" w:rsidRPr="00E63F72">
        <w:rPr>
          <w:rFonts w:ascii="Times New Roman" w:hAnsi="Times New Roman" w:cs="Times New Roman"/>
        </w:rPr>
        <w:t>and</w:t>
      </w:r>
      <w:r w:rsidR="00247886" w:rsidRPr="00E63F72">
        <w:rPr>
          <w:rFonts w:ascii="Times New Roman" w:hAnsi="Times New Roman" w:cs="Times New Roman"/>
        </w:rPr>
        <w:t xml:space="preserve"> </w:t>
      </w:r>
      <w:r w:rsidR="00A305AD" w:rsidRPr="00E63F72">
        <w:rPr>
          <w:rFonts w:ascii="Times New Roman" w:hAnsi="Times New Roman" w:cs="Times New Roman"/>
        </w:rPr>
        <w:t>expressionism</w:t>
      </w:r>
      <w:r w:rsidR="00BB0B7E" w:rsidRPr="00E63F72">
        <w:rPr>
          <w:rFonts w:ascii="Times New Roman" w:hAnsi="Times New Roman" w:cs="Times New Roman"/>
        </w:rPr>
        <w:t>,</w:t>
      </w:r>
      <w:r w:rsidR="00CD24E7" w:rsidRPr="00E63F72">
        <w:rPr>
          <w:rFonts w:ascii="Times New Roman" w:hAnsi="Times New Roman" w:cs="Times New Roman"/>
        </w:rPr>
        <w:t xml:space="preserve"> </w:t>
      </w:r>
      <w:r w:rsidR="00A305AD" w:rsidRPr="00E63F72">
        <w:rPr>
          <w:rFonts w:ascii="Times New Roman" w:hAnsi="Times New Roman" w:cs="Times New Roman"/>
        </w:rPr>
        <w:t>on the other.</w:t>
      </w:r>
      <w:r w:rsidR="00E625CC" w:rsidRPr="00E63F72">
        <w:rPr>
          <w:rFonts w:ascii="Times New Roman" w:hAnsi="Times New Roman" w:cs="Times New Roman"/>
        </w:rPr>
        <w:t xml:space="preserve"> </w:t>
      </w:r>
      <w:proofErr w:type="spellStart"/>
      <w:r w:rsidR="00E625CC" w:rsidRPr="00E63F72">
        <w:rPr>
          <w:rFonts w:ascii="Times New Roman" w:hAnsi="Times New Roman" w:cs="Times New Roman"/>
        </w:rPr>
        <w:t>Émile</w:t>
      </w:r>
      <w:proofErr w:type="spellEnd"/>
      <w:r w:rsidR="00E625CC" w:rsidRPr="00E63F72">
        <w:rPr>
          <w:rFonts w:ascii="Times New Roman" w:hAnsi="Times New Roman" w:cs="Times New Roman"/>
        </w:rPr>
        <w:t xml:space="preserve"> Jaques-Dalcroze </w:t>
      </w:r>
      <w:r w:rsidR="00C05E5B" w:rsidRPr="00E63F72">
        <w:rPr>
          <w:rFonts w:ascii="Times New Roman" w:hAnsi="Times New Roman" w:cs="Times New Roman"/>
        </w:rPr>
        <w:t xml:space="preserve">(1865-1950) </w:t>
      </w:r>
      <w:r w:rsidR="00E625CC" w:rsidRPr="00E63F72">
        <w:rPr>
          <w:rFonts w:ascii="Times New Roman" w:hAnsi="Times New Roman" w:cs="Times New Roman"/>
        </w:rPr>
        <w:t xml:space="preserve">built </w:t>
      </w:r>
      <w:r w:rsidR="002364ED" w:rsidRPr="00E63F72">
        <w:rPr>
          <w:rFonts w:ascii="Times New Roman" w:hAnsi="Times New Roman" w:cs="Times New Roman"/>
        </w:rPr>
        <w:t>a method</w:t>
      </w:r>
      <w:r w:rsidR="00E625CC" w:rsidRPr="00E63F72">
        <w:rPr>
          <w:rFonts w:ascii="Times New Roman" w:hAnsi="Times New Roman" w:cs="Times New Roman"/>
        </w:rPr>
        <w:t xml:space="preserve"> of </w:t>
      </w:r>
      <w:r w:rsidR="00A203A0">
        <w:rPr>
          <w:rFonts w:ascii="Times New Roman" w:hAnsi="Times New Roman" w:cs="Times New Roman"/>
        </w:rPr>
        <w:t>‘</w:t>
      </w:r>
      <w:proofErr w:type="spellStart"/>
      <w:r w:rsidR="00E625CC" w:rsidRPr="00E63F72">
        <w:rPr>
          <w:rFonts w:ascii="Times New Roman" w:hAnsi="Times New Roman" w:cs="Times New Roman"/>
        </w:rPr>
        <w:t>eurythmics</w:t>
      </w:r>
      <w:proofErr w:type="spellEnd"/>
      <w:r w:rsidR="00A203A0">
        <w:rPr>
          <w:rFonts w:ascii="Times New Roman" w:hAnsi="Times New Roman" w:cs="Times New Roman"/>
        </w:rPr>
        <w:t>’</w:t>
      </w:r>
      <w:r w:rsidR="00E625CC" w:rsidRPr="00E63F72">
        <w:rPr>
          <w:rFonts w:ascii="Times New Roman" w:hAnsi="Times New Roman" w:cs="Times New Roman"/>
        </w:rPr>
        <w:t xml:space="preserve"> </w:t>
      </w:r>
      <w:r w:rsidR="00247886" w:rsidRPr="00E63F72">
        <w:rPr>
          <w:rFonts w:ascii="Times New Roman" w:hAnsi="Times New Roman" w:cs="Times New Roman"/>
        </w:rPr>
        <w:t xml:space="preserve">upon the foundation of </w:t>
      </w:r>
      <w:proofErr w:type="spellStart"/>
      <w:r w:rsidR="00247886" w:rsidRPr="00E63F72">
        <w:rPr>
          <w:rFonts w:ascii="Times New Roman" w:hAnsi="Times New Roman" w:cs="Times New Roman"/>
        </w:rPr>
        <w:t>Delsarte’s</w:t>
      </w:r>
      <w:proofErr w:type="spellEnd"/>
      <w:r w:rsidR="00247886" w:rsidRPr="00E63F72">
        <w:rPr>
          <w:rFonts w:ascii="Times New Roman" w:hAnsi="Times New Roman" w:cs="Times New Roman"/>
        </w:rPr>
        <w:t xml:space="preserve"> teachings, emphasizing the body’s </w:t>
      </w:r>
      <w:r w:rsidR="002364ED" w:rsidRPr="00E63F72">
        <w:rPr>
          <w:rFonts w:ascii="Times New Roman" w:hAnsi="Times New Roman" w:cs="Times New Roman"/>
        </w:rPr>
        <w:t>fluid motion</w:t>
      </w:r>
      <w:r w:rsidR="00247886" w:rsidRPr="00E63F72">
        <w:rPr>
          <w:rFonts w:ascii="Times New Roman" w:hAnsi="Times New Roman" w:cs="Times New Roman"/>
        </w:rPr>
        <w:t xml:space="preserve"> in relation to music in his orchestration of mass movem</w:t>
      </w:r>
      <w:r w:rsidR="001D785C" w:rsidRPr="00E63F72">
        <w:rPr>
          <w:rFonts w:ascii="Times New Roman" w:hAnsi="Times New Roman" w:cs="Times New Roman"/>
        </w:rPr>
        <w:t xml:space="preserve">ent pageantry. </w:t>
      </w:r>
    </w:p>
    <w:p w:rsidR="00DD46ED" w:rsidRPr="00E63F72" w:rsidRDefault="002364ED" w:rsidP="00E63F72">
      <w:pPr>
        <w:tabs>
          <w:tab w:val="left" w:pos="720"/>
        </w:tabs>
        <w:rPr>
          <w:rFonts w:ascii="Times New Roman" w:hAnsi="Times New Roman" w:cs="Times New Roman"/>
        </w:rPr>
      </w:pPr>
      <w:r w:rsidRPr="00E63F72">
        <w:rPr>
          <w:rFonts w:ascii="Times New Roman" w:hAnsi="Times New Roman" w:cs="Times New Roman"/>
        </w:rPr>
        <w:lastRenderedPageBreak/>
        <w:t>Such</w:t>
      </w:r>
      <w:r w:rsidR="001F28E4" w:rsidRPr="00E63F72">
        <w:rPr>
          <w:rFonts w:ascii="Times New Roman" w:hAnsi="Times New Roman" w:cs="Times New Roman"/>
        </w:rPr>
        <w:t xml:space="preserve"> </w:t>
      </w:r>
      <w:r w:rsidR="00A203A0">
        <w:rPr>
          <w:rFonts w:ascii="Times New Roman" w:hAnsi="Times New Roman" w:cs="Times New Roman"/>
        </w:rPr>
        <w:t>‘</w:t>
      </w:r>
      <w:r w:rsidR="001F28E4" w:rsidRPr="00E63F72">
        <w:rPr>
          <w:rFonts w:ascii="Times New Roman" w:hAnsi="Times New Roman" w:cs="Times New Roman"/>
        </w:rPr>
        <w:t>systems</w:t>
      </w:r>
      <w:r w:rsidR="00A203A0">
        <w:rPr>
          <w:rFonts w:ascii="Times New Roman" w:hAnsi="Times New Roman" w:cs="Times New Roman"/>
        </w:rPr>
        <w:t>’</w:t>
      </w:r>
      <w:r w:rsidR="001D785C" w:rsidRPr="00E63F72">
        <w:rPr>
          <w:rFonts w:ascii="Times New Roman" w:hAnsi="Times New Roman" w:cs="Times New Roman"/>
        </w:rPr>
        <w:t xml:space="preserve"> </w:t>
      </w:r>
      <w:r w:rsidR="001F28E4" w:rsidRPr="00E63F72">
        <w:rPr>
          <w:rFonts w:ascii="Times New Roman" w:hAnsi="Times New Roman" w:cs="Times New Roman"/>
        </w:rPr>
        <w:t xml:space="preserve">and </w:t>
      </w:r>
      <w:r w:rsidR="00A203A0">
        <w:rPr>
          <w:rFonts w:ascii="Times New Roman" w:hAnsi="Times New Roman" w:cs="Times New Roman"/>
        </w:rPr>
        <w:t>‘</w:t>
      </w:r>
      <w:r w:rsidR="001D785C" w:rsidRPr="00E63F72">
        <w:rPr>
          <w:rFonts w:ascii="Times New Roman" w:hAnsi="Times New Roman" w:cs="Times New Roman"/>
        </w:rPr>
        <w:t>methods</w:t>
      </w:r>
      <w:r w:rsidR="00A203A0">
        <w:rPr>
          <w:rFonts w:ascii="Times New Roman" w:hAnsi="Times New Roman" w:cs="Times New Roman"/>
        </w:rPr>
        <w:t>’</w:t>
      </w:r>
      <w:r w:rsidR="001D785C" w:rsidRPr="00E63F72">
        <w:rPr>
          <w:rFonts w:ascii="Times New Roman" w:hAnsi="Times New Roman" w:cs="Times New Roman"/>
        </w:rPr>
        <w:t xml:space="preserve"> </w:t>
      </w:r>
      <w:r w:rsidR="008843E8" w:rsidRPr="00E63F72">
        <w:rPr>
          <w:rFonts w:ascii="Times New Roman" w:hAnsi="Times New Roman" w:cs="Times New Roman"/>
        </w:rPr>
        <w:t>followed a scientific</w:t>
      </w:r>
      <w:r w:rsidRPr="00E63F72">
        <w:rPr>
          <w:rFonts w:ascii="Times New Roman" w:hAnsi="Times New Roman" w:cs="Times New Roman"/>
        </w:rPr>
        <w:t xml:space="preserve"> paradigm of knowledge, </w:t>
      </w:r>
      <w:r w:rsidR="008843E8" w:rsidRPr="00E63F72">
        <w:rPr>
          <w:rFonts w:ascii="Times New Roman" w:hAnsi="Times New Roman" w:cs="Times New Roman"/>
        </w:rPr>
        <w:t xml:space="preserve">as </w:t>
      </w:r>
      <w:r w:rsidRPr="00E63F72">
        <w:rPr>
          <w:rFonts w:ascii="Times New Roman" w:hAnsi="Times New Roman" w:cs="Times New Roman"/>
        </w:rPr>
        <w:t xml:space="preserve">acting theorists outlined programs of study </w:t>
      </w:r>
      <w:r w:rsidR="008843E8" w:rsidRPr="00E63F72">
        <w:rPr>
          <w:rFonts w:ascii="Times New Roman" w:hAnsi="Times New Roman" w:cs="Times New Roman"/>
        </w:rPr>
        <w:t>that</w:t>
      </w:r>
      <w:r w:rsidRPr="00E63F72">
        <w:rPr>
          <w:rFonts w:ascii="Times New Roman" w:hAnsi="Times New Roman" w:cs="Times New Roman"/>
        </w:rPr>
        <w:t xml:space="preserve"> </w:t>
      </w:r>
      <w:r w:rsidR="008843E8" w:rsidRPr="00E63F72">
        <w:rPr>
          <w:rFonts w:ascii="Times New Roman" w:hAnsi="Times New Roman" w:cs="Times New Roman"/>
        </w:rPr>
        <w:t>offered</w:t>
      </w:r>
      <w:r w:rsidR="001F28E4" w:rsidRPr="00E63F72">
        <w:rPr>
          <w:rFonts w:ascii="Times New Roman" w:hAnsi="Times New Roman" w:cs="Times New Roman"/>
        </w:rPr>
        <w:t xml:space="preserve"> schemas </w:t>
      </w:r>
      <w:r w:rsidR="001D785C" w:rsidRPr="00E63F72">
        <w:rPr>
          <w:rFonts w:ascii="Times New Roman" w:hAnsi="Times New Roman" w:cs="Times New Roman"/>
        </w:rPr>
        <w:t xml:space="preserve">for </w:t>
      </w:r>
      <w:r w:rsidR="001F28E4" w:rsidRPr="00E63F72">
        <w:rPr>
          <w:rFonts w:ascii="Times New Roman" w:hAnsi="Times New Roman" w:cs="Times New Roman"/>
        </w:rPr>
        <w:t xml:space="preserve">understanding the body’s expressive capabilities and exercises for </w:t>
      </w:r>
      <w:r w:rsidR="001D785C" w:rsidRPr="00E63F72">
        <w:rPr>
          <w:rFonts w:ascii="Times New Roman" w:hAnsi="Times New Roman" w:cs="Times New Roman"/>
        </w:rPr>
        <w:t>disciplining the actor’s mind and body</w:t>
      </w:r>
      <w:r w:rsidR="001F28E4" w:rsidRPr="00E63F72">
        <w:rPr>
          <w:rFonts w:ascii="Times New Roman" w:hAnsi="Times New Roman" w:cs="Times New Roman"/>
        </w:rPr>
        <w:t xml:space="preserve">. </w:t>
      </w:r>
      <w:r w:rsidR="002C6DB4" w:rsidRPr="00E63F72">
        <w:rPr>
          <w:rFonts w:ascii="Times New Roman" w:hAnsi="Times New Roman" w:cs="Times New Roman"/>
        </w:rPr>
        <w:t xml:space="preserve"> Recent </w:t>
      </w:r>
      <w:r w:rsidR="002C6DB4" w:rsidRPr="009646D0">
        <w:rPr>
          <w:rFonts w:ascii="Times New Roman" w:hAnsi="Times New Roman" w:cs="Times New Roman"/>
        </w:rPr>
        <w:t xml:space="preserve">scholarship on </w:t>
      </w:r>
      <w:r w:rsidR="009A6BED" w:rsidRPr="009646D0">
        <w:rPr>
          <w:rFonts w:ascii="Times New Roman" w:hAnsi="Times New Roman" w:cs="Times New Roman"/>
        </w:rPr>
        <w:t>Stanislavsk</w:t>
      </w:r>
      <w:r w:rsidR="00CB6EB2" w:rsidRPr="009646D0">
        <w:rPr>
          <w:rFonts w:ascii="Times New Roman" w:hAnsi="Times New Roman" w:cs="Times New Roman"/>
        </w:rPr>
        <w:t>y</w:t>
      </w:r>
      <w:r w:rsidR="002C6DB4" w:rsidRPr="009646D0">
        <w:rPr>
          <w:rFonts w:ascii="Times New Roman" w:hAnsi="Times New Roman" w:cs="Times New Roman"/>
        </w:rPr>
        <w:t>, for example, emphasizes</w:t>
      </w:r>
      <w:r w:rsidR="009A6BED" w:rsidRPr="009646D0">
        <w:rPr>
          <w:rFonts w:ascii="Times New Roman" w:hAnsi="Times New Roman" w:cs="Times New Roman"/>
        </w:rPr>
        <w:t xml:space="preserve"> his interest in the scientific experiments of contemporaries such as </w:t>
      </w:r>
      <w:proofErr w:type="spellStart"/>
      <w:r w:rsidR="009A6BED" w:rsidRPr="009646D0">
        <w:rPr>
          <w:rFonts w:ascii="Times New Roman" w:hAnsi="Times New Roman" w:cs="Times New Roman"/>
        </w:rPr>
        <w:t>behavioralists</w:t>
      </w:r>
      <w:proofErr w:type="spellEnd"/>
      <w:r w:rsidR="009A6BED" w:rsidRPr="009646D0">
        <w:rPr>
          <w:rFonts w:ascii="Times New Roman" w:hAnsi="Times New Roman" w:cs="Times New Roman"/>
        </w:rPr>
        <w:t xml:space="preserve"> </w:t>
      </w:r>
      <w:r w:rsidR="000874C1" w:rsidRPr="009646D0">
        <w:rPr>
          <w:rFonts w:ascii="Times New Roman" w:hAnsi="Times New Roman" w:cs="Times New Roman"/>
        </w:rPr>
        <w:t xml:space="preserve">Ivan </w:t>
      </w:r>
      <w:proofErr w:type="spellStart"/>
      <w:r w:rsidR="000874C1" w:rsidRPr="009646D0">
        <w:rPr>
          <w:rFonts w:ascii="Times New Roman" w:hAnsi="Times New Roman" w:cs="Times New Roman"/>
        </w:rPr>
        <w:t>Sechenov</w:t>
      </w:r>
      <w:proofErr w:type="spellEnd"/>
      <w:r w:rsidR="000874C1" w:rsidRPr="009646D0">
        <w:rPr>
          <w:rFonts w:ascii="Times New Roman" w:hAnsi="Times New Roman" w:cs="Times New Roman"/>
        </w:rPr>
        <w:t xml:space="preserve"> and Ivan</w:t>
      </w:r>
      <w:r w:rsidR="009A6BED" w:rsidRPr="009646D0">
        <w:rPr>
          <w:rFonts w:ascii="Times New Roman" w:hAnsi="Times New Roman" w:cs="Times New Roman"/>
        </w:rPr>
        <w:t xml:space="preserve"> Pavlov</w:t>
      </w:r>
      <w:r w:rsidR="009646D0" w:rsidRPr="009646D0">
        <w:rPr>
          <w:rFonts w:ascii="Times New Roman" w:hAnsi="Times New Roman" w:cs="Times New Roman"/>
        </w:rPr>
        <w:t xml:space="preserve"> (</w:t>
      </w:r>
      <w:proofErr w:type="spellStart"/>
      <w:r w:rsidR="009646D0" w:rsidRPr="009646D0">
        <w:rPr>
          <w:rFonts w:ascii="Times New Roman" w:hAnsi="Times New Roman" w:cs="Times New Roman"/>
        </w:rPr>
        <w:t>Whyman</w:t>
      </w:r>
      <w:proofErr w:type="spellEnd"/>
      <w:r w:rsidR="009646D0" w:rsidRPr="009646D0">
        <w:rPr>
          <w:rFonts w:ascii="Times New Roman" w:hAnsi="Times New Roman" w:cs="Times New Roman"/>
        </w:rPr>
        <w:t xml:space="preserve"> 2008)</w:t>
      </w:r>
      <w:r w:rsidR="009A6BED" w:rsidRPr="009646D0">
        <w:rPr>
          <w:rFonts w:ascii="Times New Roman" w:hAnsi="Times New Roman" w:cs="Times New Roman"/>
        </w:rPr>
        <w:t xml:space="preserve">. </w:t>
      </w:r>
      <w:r w:rsidR="002C6DB4" w:rsidRPr="009646D0">
        <w:rPr>
          <w:rFonts w:ascii="Times New Roman" w:hAnsi="Times New Roman" w:cs="Times New Roman"/>
        </w:rPr>
        <w:t>Noting the nervous pathway</w:t>
      </w:r>
      <w:r w:rsidR="00CB6EB2" w:rsidRPr="009646D0">
        <w:rPr>
          <w:rFonts w:ascii="Times New Roman" w:hAnsi="Times New Roman" w:cs="Times New Roman"/>
        </w:rPr>
        <w:t>s that link</w:t>
      </w:r>
      <w:r w:rsidR="002C6DB4" w:rsidRPr="009646D0">
        <w:rPr>
          <w:rFonts w:ascii="Times New Roman" w:hAnsi="Times New Roman" w:cs="Times New Roman"/>
        </w:rPr>
        <w:t xml:space="preserve"> motivation with physical acti</w:t>
      </w:r>
      <w:r w:rsidR="00CB6EB2" w:rsidRPr="009646D0">
        <w:rPr>
          <w:rFonts w:ascii="Times New Roman" w:hAnsi="Times New Roman" w:cs="Times New Roman"/>
        </w:rPr>
        <w:t>on, Stanislavsky</w:t>
      </w:r>
      <w:r w:rsidR="00A160E4" w:rsidRPr="009646D0">
        <w:rPr>
          <w:rFonts w:ascii="Times New Roman" w:hAnsi="Times New Roman" w:cs="Times New Roman"/>
        </w:rPr>
        <w:t xml:space="preserve"> developed his system</w:t>
      </w:r>
      <w:r w:rsidR="002C6DB4" w:rsidRPr="009646D0">
        <w:rPr>
          <w:rFonts w:ascii="Times New Roman" w:hAnsi="Times New Roman" w:cs="Times New Roman"/>
        </w:rPr>
        <w:t xml:space="preserve"> of psycho-physical exercises to assist actors in developing bodily reflexes of expression. As for the motivations they expressed,</w:t>
      </w:r>
      <w:r w:rsidR="002C6DB4" w:rsidRPr="00E63F72">
        <w:rPr>
          <w:rFonts w:ascii="Times New Roman" w:hAnsi="Times New Roman" w:cs="Times New Roman"/>
        </w:rPr>
        <w:t xml:space="preserve"> Stanislavsk</w:t>
      </w:r>
      <w:r w:rsidR="00A203A0">
        <w:rPr>
          <w:rFonts w:ascii="Times New Roman" w:hAnsi="Times New Roman" w:cs="Times New Roman"/>
        </w:rPr>
        <w:t>y</w:t>
      </w:r>
      <w:r w:rsidR="002C6DB4" w:rsidRPr="00E63F72">
        <w:rPr>
          <w:rFonts w:ascii="Times New Roman" w:hAnsi="Times New Roman" w:cs="Times New Roman"/>
        </w:rPr>
        <w:t xml:space="preserve"> directed his actors to </w:t>
      </w:r>
      <w:r w:rsidR="00DD46ED" w:rsidRPr="00E63F72">
        <w:rPr>
          <w:rFonts w:ascii="Times New Roman" w:hAnsi="Times New Roman" w:cs="Times New Roman"/>
        </w:rPr>
        <w:t>read</w:t>
      </w:r>
      <w:r w:rsidR="007059A0" w:rsidRPr="00E63F72">
        <w:rPr>
          <w:rFonts w:ascii="Times New Roman" w:hAnsi="Times New Roman" w:cs="Times New Roman"/>
        </w:rPr>
        <w:t xml:space="preserve"> the play hermeneutically</w:t>
      </w:r>
      <w:r w:rsidR="002C6DB4" w:rsidRPr="00E63F72">
        <w:rPr>
          <w:rFonts w:ascii="Times New Roman" w:hAnsi="Times New Roman" w:cs="Times New Roman"/>
        </w:rPr>
        <w:t xml:space="preserve">, </w:t>
      </w:r>
      <w:r w:rsidR="00DD46ED" w:rsidRPr="00E63F72">
        <w:rPr>
          <w:rFonts w:ascii="Times New Roman" w:hAnsi="Times New Roman" w:cs="Times New Roman"/>
        </w:rPr>
        <w:t xml:space="preserve">tracing </w:t>
      </w:r>
      <w:r w:rsidR="007059A0" w:rsidRPr="00E63F72">
        <w:rPr>
          <w:rFonts w:ascii="Times New Roman" w:hAnsi="Times New Roman" w:cs="Times New Roman"/>
        </w:rPr>
        <w:t xml:space="preserve">its </w:t>
      </w:r>
      <w:r w:rsidR="00A203A0">
        <w:rPr>
          <w:rFonts w:ascii="Times New Roman" w:hAnsi="Times New Roman" w:cs="Times New Roman"/>
        </w:rPr>
        <w:t>‘</w:t>
      </w:r>
      <w:proofErr w:type="spellStart"/>
      <w:r w:rsidR="007059A0" w:rsidRPr="00E63F72">
        <w:rPr>
          <w:rFonts w:ascii="Times New Roman" w:hAnsi="Times New Roman" w:cs="Times New Roman"/>
        </w:rPr>
        <w:t>throughline</w:t>
      </w:r>
      <w:proofErr w:type="spellEnd"/>
      <w:r w:rsidR="00A203A0">
        <w:rPr>
          <w:rFonts w:ascii="Times New Roman" w:hAnsi="Times New Roman" w:cs="Times New Roman"/>
        </w:rPr>
        <w:t>’</w:t>
      </w:r>
      <w:r w:rsidR="007059A0" w:rsidRPr="00E63F72">
        <w:rPr>
          <w:rFonts w:ascii="Times New Roman" w:hAnsi="Times New Roman" w:cs="Times New Roman"/>
        </w:rPr>
        <w:t xml:space="preserve"> of action from the perspective of their characters. By analyzing </w:t>
      </w:r>
      <w:r w:rsidR="00DD46ED" w:rsidRPr="00E63F72">
        <w:rPr>
          <w:rFonts w:ascii="Times New Roman" w:hAnsi="Times New Roman" w:cs="Times New Roman"/>
        </w:rPr>
        <w:t>the</w:t>
      </w:r>
      <w:r w:rsidR="007059A0" w:rsidRPr="00E63F72">
        <w:rPr>
          <w:rFonts w:ascii="Times New Roman" w:hAnsi="Times New Roman" w:cs="Times New Roman"/>
        </w:rPr>
        <w:t>ir lines</w:t>
      </w:r>
      <w:del w:id="2" w:author="test" w:date="2014-05-22T09:38:00Z">
        <w:r w:rsidR="007059A0" w:rsidRPr="00E63F72" w:rsidDel="00ED3E4C">
          <w:rPr>
            <w:rFonts w:ascii="Times New Roman" w:hAnsi="Times New Roman" w:cs="Times New Roman"/>
          </w:rPr>
          <w:delText xml:space="preserve"> syntagmatically</w:delText>
        </w:r>
      </w:del>
      <w:r w:rsidR="007059A0" w:rsidRPr="00E63F72">
        <w:rPr>
          <w:rFonts w:ascii="Times New Roman" w:hAnsi="Times New Roman" w:cs="Times New Roman"/>
        </w:rPr>
        <w:t xml:space="preserve">, they could find clues to the character’s overarching motivation in the play’s </w:t>
      </w:r>
      <w:r w:rsidR="00A203A0">
        <w:rPr>
          <w:rFonts w:ascii="Times New Roman" w:hAnsi="Times New Roman" w:cs="Times New Roman"/>
        </w:rPr>
        <w:t>‘</w:t>
      </w:r>
      <w:r w:rsidR="007059A0" w:rsidRPr="00E63F72">
        <w:rPr>
          <w:rFonts w:ascii="Times New Roman" w:hAnsi="Times New Roman" w:cs="Times New Roman"/>
        </w:rPr>
        <w:t>subtext</w:t>
      </w:r>
      <w:r w:rsidR="00DD46ED" w:rsidRPr="00E63F72">
        <w:rPr>
          <w:rFonts w:ascii="Times New Roman" w:hAnsi="Times New Roman" w:cs="Times New Roman"/>
        </w:rPr>
        <w:t>.</w:t>
      </w:r>
      <w:r w:rsidR="00A203A0">
        <w:rPr>
          <w:rFonts w:ascii="Times New Roman" w:hAnsi="Times New Roman" w:cs="Times New Roman"/>
        </w:rPr>
        <w:t>’</w:t>
      </w:r>
      <w:r w:rsidR="007059A0" w:rsidRPr="00E63F72">
        <w:rPr>
          <w:rFonts w:ascii="Times New Roman" w:hAnsi="Times New Roman" w:cs="Times New Roman"/>
        </w:rPr>
        <w:t xml:space="preserve"> </w:t>
      </w:r>
      <w:commentRangeStart w:id="3"/>
      <w:r w:rsidR="007059A0" w:rsidRPr="00E63F72">
        <w:rPr>
          <w:rFonts w:ascii="Times New Roman" w:hAnsi="Times New Roman" w:cs="Times New Roman"/>
        </w:rPr>
        <w:t xml:space="preserve">The next step would be to internalize </w:t>
      </w:r>
      <w:r w:rsidR="00CB6EB2" w:rsidRPr="00E63F72">
        <w:rPr>
          <w:rFonts w:ascii="Times New Roman" w:hAnsi="Times New Roman" w:cs="Times New Roman"/>
        </w:rPr>
        <w:t>the emotional and spiritual dimensions of the character</w:t>
      </w:r>
      <w:r w:rsidR="007059A0" w:rsidRPr="00E63F72">
        <w:rPr>
          <w:rFonts w:ascii="Times New Roman" w:hAnsi="Times New Roman" w:cs="Times New Roman"/>
        </w:rPr>
        <w:t xml:space="preserve"> </w:t>
      </w:r>
      <w:r w:rsidR="000F1447" w:rsidRPr="00E63F72">
        <w:rPr>
          <w:rFonts w:ascii="Times New Roman" w:hAnsi="Times New Roman" w:cs="Times New Roman"/>
        </w:rPr>
        <w:t xml:space="preserve">through the actor’s </w:t>
      </w:r>
      <w:r w:rsidR="00CB6EB2" w:rsidRPr="00E63F72">
        <w:rPr>
          <w:rFonts w:ascii="Times New Roman" w:hAnsi="Times New Roman" w:cs="Times New Roman"/>
        </w:rPr>
        <w:t xml:space="preserve">imaginative </w:t>
      </w:r>
      <w:r w:rsidR="000F1447" w:rsidRPr="00E63F72">
        <w:rPr>
          <w:rFonts w:ascii="Times New Roman" w:hAnsi="Times New Roman" w:cs="Times New Roman"/>
        </w:rPr>
        <w:t>powers of</w:t>
      </w:r>
      <w:r w:rsidR="007059A0" w:rsidRPr="00E63F72">
        <w:rPr>
          <w:rFonts w:ascii="Times New Roman" w:hAnsi="Times New Roman" w:cs="Times New Roman"/>
        </w:rPr>
        <w:t xml:space="preserve"> </w:t>
      </w:r>
      <w:r w:rsidR="00A203A0">
        <w:rPr>
          <w:rFonts w:ascii="Times New Roman" w:hAnsi="Times New Roman" w:cs="Times New Roman"/>
        </w:rPr>
        <w:t>‘</w:t>
      </w:r>
      <w:r w:rsidR="00CB6EB2" w:rsidRPr="00E63F72">
        <w:rPr>
          <w:rFonts w:ascii="Times New Roman" w:hAnsi="Times New Roman" w:cs="Times New Roman"/>
        </w:rPr>
        <w:t>experiencing</w:t>
      </w:r>
      <w:r w:rsidR="007059A0" w:rsidRPr="00E63F72">
        <w:rPr>
          <w:rFonts w:ascii="Times New Roman" w:hAnsi="Times New Roman" w:cs="Times New Roman"/>
        </w:rPr>
        <w:t>,</w:t>
      </w:r>
      <w:r w:rsidR="00A203A0">
        <w:rPr>
          <w:rFonts w:ascii="Times New Roman" w:hAnsi="Times New Roman" w:cs="Times New Roman"/>
        </w:rPr>
        <w:t>’</w:t>
      </w:r>
      <w:r w:rsidR="007059A0" w:rsidRPr="00E63F72">
        <w:rPr>
          <w:rFonts w:ascii="Times New Roman" w:hAnsi="Times New Roman" w:cs="Times New Roman"/>
        </w:rPr>
        <w:t xml:space="preserve"> while </w:t>
      </w:r>
      <w:r w:rsidR="000F1447" w:rsidRPr="00E63F72">
        <w:rPr>
          <w:rFonts w:ascii="Times New Roman" w:hAnsi="Times New Roman" w:cs="Times New Roman"/>
        </w:rPr>
        <w:t xml:space="preserve">simultaneously </w:t>
      </w:r>
      <w:r w:rsidR="007059A0" w:rsidRPr="00E63F72">
        <w:rPr>
          <w:rFonts w:ascii="Times New Roman" w:hAnsi="Times New Roman" w:cs="Times New Roman"/>
        </w:rPr>
        <w:t xml:space="preserve">manifesting them physically in </w:t>
      </w:r>
      <w:r w:rsidR="00CB6EB2" w:rsidRPr="00E63F72">
        <w:rPr>
          <w:rFonts w:ascii="Times New Roman" w:hAnsi="Times New Roman" w:cs="Times New Roman"/>
        </w:rPr>
        <w:t xml:space="preserve">a </w:t>
      </w:r>
      <w:r w:rsidR="007059A0" w:rsidRPr="00E63F72">
        <w:rPr>
          <w:rFonts w:ascii="Times New Roman" w:hAnsi="Times New Roman" w:cs="Times New Roman"/>
        </w:rPr>
        <w:t xml:space="preserve">bodily </w:t>
      </w:r>
      <w:r w:rsidR="00A203A0">
        <w:rPr>
          <w:rFonts w:ascii="Times New Roman" w:hAnsi="Times New Roman" w:cs="Times New Roman"/>
        </w:rPr>
        <w:t>‘</w:t>
      </w:r>
      <w:r w:rsidR="00CB6EB2" w:rsidRPr="00E63F72">
        <w:rPr>
          <w:rFonts w:ascii="Times New Roman" w:hAnsi="Times New Roman" w:cs="Times New Roman"/>
        </w:rPr>
        <w:t>incarnation</w:t>
      </w:r>
      <w:r w:rsidR="007059A0" w:rsidRPr="00E63F72">
        <w:rPr>
          <w:rFonts w:ascii="Times New Roman" w:hAnsi="Times New Roman" w:cs="Times New Roman"/>
        </w:rPr>
        <w:t>.</w:t>
      </w:r>
      <w:r w:rsidR="00A203A0">
        <w:rPr>
          <w:rFonts w:ascii="Times New Roman" w:hAnsi="Times New Roman" w:cs="Times New Roman"/>
        </w:rPr>
        <w:t>’</w:t>
      </w:r>
      <w:r w:rsidR="00736FAA" w:rsidRPr="00E63F72">
        <w:rPr>
          <w:rFonts w:ascii="Times New Roman" w:hAnsi="Times New Roman" w:cs="Times New Roman"/>
        </w:rPr>
        <w:t xml:space="preserve"> </w:t>
      </w:r>
      <w:commentRangeEnd w:id="3"/>
      <w:r w:rsidR="00FF0348">
        <w:rPr>
          <w:rStyle w:val="CommentReference"/>
        </w:rPr>
        <w:commentReference w:id="3"/>
      </w:r>
      <w:r w:rsidR="002F7EF3" w:rsidRPr="00E63F72">
        <w:rPr>
          <w:rFonts w:ascii="Times New Roman" w:hAnsi="Times New Roman" w:cs="Times New Roman"/>
        </w:rPr>
        <w:t>Although</w:t>
      </w:r>
      <w:r w:rsidR="00133896" w:rsidRPr="00E63F72">
        <w:rPr>
          <w:rFonts w:ascii="Times New Roman" w:hAnsi="Times New Roman" w:cs="Times New Roman"/>
        </w:rPr>
        <w:t xml:space="preserve"> </w:t>
      </w:r>
      <w:r w:rsidR="000F1447" w:rsidRPr="00E63F72">
        <w:rPr>
          <w:rFonts w:ascii="Times New Roman" w:hAnsi="Times New Roman" w:cs="Times New Roman"/>
        </w:rPr>
        <w:t xml:space="preserve">American followers </w:t>
      </w:r>
      <w:r w:rsidR="00133896" w:rsidRPr="00E63F72">
        <w:rPr>
          <w:rFonts w:ascii="Times New Roman" w:hAnsi="Times New Roman" w:cs="Times New Roman"/>
        </w:rPr>
        <w:t xml:space="preserve">such as Stella Adler </w:t>
      </w:r>
      <w:r w:rsidR="006D03B0" w:rsidRPr="00E63F72">
        <w:rPr>
          <w:rFonts w:ascii="Times New Roman" w:hAnsi="Times New Roman" w:cs="Times New Roman"/>
        </w:rPr>
        <w:t xml:space="preserve">(1901-1992) </w:t>
      </w:r>
      <w:r w:rsidR="00133896" w:rsidRPr="00E63F72">
        <w:rPr>
          <w:rFonts w:ascii="Times New Roman" w:hAnsi="Times New Roman" w:cs="Times New Roman"/>
        </w:rPr>
        <w:t>taught both parts of Stanislavsk</w:t>
      </w:r>
      <w:r w:rsidR="00CB6EB2" w:rsidRPr="00E63F72">
        <w:rPr>
          <w:rFonts w:ascii="Times New Roman" w:hAnsi="Times New Roman" w:cs="Times New Roman"/>
        </w:rPr>
        <w:t>y</w:t>
      </w:r>
      <w:r w:rsidR="00133896" w:rsidRPr="00E63F72">
        <w:rPr>
          <w:rFonts w:ascii="Times New Roman" w:hAnsi="Times New Roman" w:cs="Times New Roman"/>
        </w:rPr>
        <w:t>’s system</w:t>
      </w:r>
      <w:r w:rsidR="00771ABD" w:rsidRPr="00E63F72">
        <w:rPr>
          <w:rFonts w:ascii="Times New Roman" w:hAnsi="Times New Roman" w:cs="Times New Roman"/>
        </w:rPr>
        <w:t>, others</w:t>
      </w:r>
      <w:r w:rsidR="00133896" w:rsidRPr="00E63F72">
        <w:rPr>
          <w:rFonts w:ascii="Times New Roman" w:hAnsi="Times New Roman" w:cs="Times New Roman"/>
        </w:rPr>
        <w:t xml:space="preserve"> such as</w:t>
      </w:r>
      <w:r w:rsidR="000F1447" w:rsidRPr="00E63F72">
        <w:rPr>
          <w:rFonts w:ascii="Times New Roman" w:hAnsi="Times New Roman" w:cs="Times New Roman"/>
        </w:rPr>
        <w:t xml:space="preserve"> Lee Strasb</w:t>
      </w:r>
      <w:r w:rsidR="006D03B0" w:rsidRPr="00E63F72">
        <w:rPr>
          <w:rFonts w:ascii="Times New Roman" w:hAnsi="Times New Roman" w:cs="Times New Roman"/>
        </w:rPr>
        <w:t>e</w:t>
      </w:r>
      <w:r w:rsidR="000F1447" w:rsidRPr="00E63F72">
        <w:rPr>
          <w:rFonts w:ascii="Times New Roman" w:hAnsi="Times New Roman" w:cs="Times New Roman"/>
        </w:rPr>
        <w:t xml:space="preserve">rg </w:t>
      </w:r>
      <w:r w:rsidR="006D03B0" w:rsidRPr="00E63F72">
        <w:rPr>
          <w:rFonts w:ascii="Times New Roman" w:hAnsi="Times New Roman" w:cs="Times New Roman"/>
        </w:rPr>
        <w:t xml:space="preserve">(1901-1982) </w:t>
      </w:r>
      <w:r w:rsidR="00133896" w:rsidRPr="00E63F72">
        <w:rPr>
          <w:rFonts w:ascii="Times New Roman" w:hAnsi="Times New Roman" w:cs="Times New Roman"/>
        </w:rPr>
        <w:t>emphasized</w:t>
      </w:r>
      <w:r w:rsidR="000F1447" w:rsidRPr="00E63F72">
        <w:rPr>
          <w:rFonts w:ascii="Times New Roman" w:hAnsi="Times New Roman" w:cs="Times New Roman"/>
        </w:rPr>
        <w:t xml:space="preserve"> </w:t>
      </w:r>
      <w:r w:rsidR="00771ABD" w:rsidRPr="00E63F72">
        <w:rPr>
          <w:rFonts w:ascii="Times New Roman" w:hAnsi="Times New Roman" w:cs="Times New Roman"/>
        </w:rPr>
        <w:t xml:space="preserve">his </w:t>
      </w:r>
      <w:r w:rsidR="00133896" w:rsidRPr="00E63F72">
        <w:rPr>
          <w:rFonts w:ascii="Times New Roman" w:hAnsi="Times New Roman" w:cs="Times New Roman"/>
        </w:rPr>
        <w:t xml:space="preserve">approach to </w:t>
      </w:r>
      <w:r w:rsidR="00974C09" w:rsidRPr="00E63F72">
        <w:rPr>
          <w:rFonts w:ascii="Times New Roman" w:hAnsi="Times New Roman" w:cs="Times New Roman"/>
        </w:rPr>
        <w:t>experiencing</w:t>
      </w:r>
      <w:r w:rsidR="00133896" w:rsidRPr="00E63F72">
        <w:rPr>
          <w:rFonts w:ascii="Times New Roman" w:hAnsi="Times New Roman" w:cs="Times New Roman"/>
        </w:rPr>
        <w:t xml:space="preserve">, developing </w:t>
      </w:r>
      <w:r w:rsidR="006D03B0" w:rsidRPr="00E63F72">
        <w:rPr>
          <w:rFonts w:ascii="Times New Roman" w:hAnsi="Times New Roman" w:cs="Times New Roman"/>
        </w:rPr>
        <w:t>his early exercises in emotion memory</w:t>
      </w:r>
      <w:r w:rsidR="00771ABD" w:rsidRPr="00E63F72">
        <w:rPr>
          <w:rFonts w:ascii="Times New Roman" w:hAnsi="Times New Roman" w:cs="Times New Roman"/>
        </w:rPr>
        <w:t xml:space="preserve"> into an influential </w:t>
      </w:r>
      <w:r w:rsidR="001E316D" w:rsidRPr="00E63F72">
        <w:rPr>
          <w:rFonts w:ascii="Times New Roman" w:hAnsi="Times New Roman" w:cs="Times New Roman"/>
        </w:rPr>
        <w:t>program</w:t>
      </w:r>
      <w:r w:rsidR="00771ABD" w:rsidRPr="00E63F72">
        <w:rPr>
          <w:rFonts w:ascii="Times New Roman" w:hAnsi="Times New Roman" w:cs="Times New Roman"/>
        </w:rPr>
        <w:t xml:space="preserve"> of</w:t>
      </w:r>
      <w:r w:rsidR="001E316D" w:rsidRPr="00E63F72">
        <w:rPr>
          <w:rFonts w:ascii="Times New Roman" w:hAnsi="Times New Roman" w:cs="Times New Roman"/>
        </w:rPr>
        <w:t xml:space="preserve"> psychological realist acting</w:t>
      </w:r>
      <w:r w:rsidR="00771ABD" w:rsidRPr="00E63F72">
        <w:rPr>
          <w:rFonts w:ascii="Times New Roman" w:hAnsi="Times New Roman" w:cs="Times New Roman"/>
        </w:rPr>
        <w:t xml:space="preserve"> known as the</w:t>
      </w:r>
      <w:r w:rsidR="00A160E4" w:rsidRPr="00E63F72">
        <w:rPr>
          <w:rFonts w:ascii="Times New Roman" w:hAnsi="Times New Roman" w:cs="Times New Roman"/>
        </w:rPr>
        <w:t xml:space="preserve"> Method.</w:t>
      </w:r>
    </w:p>
    <w:p w:rsidR="00E63F72" w:rsidRDefault="00E63F72" w:rsidP="00E63F72">
      <w:pPr>
        <w:tabs>
          <w:tab w:val="left" w:pos="720"/>
        </w:tabs>
        <w:rPr>
          <w:rFonts w:ascii="Times New Roman" w:hAnsi="Times New Roman" w:cs="Times New Roman"/>
        </w:rPr>
      </w:pPr>
    </w:p>
    <w:p w:rsidR="002D40EE" w:rsidRPr="00E63F72" w:rsidRDefault="00665326" w:rsidP="00E63F72">
      <w:pPr>
        <w:tabs>
          <w:tab w:val="left" w:pos="720"/>
        </w:tabs>
        <w:rPr>
          <w:rFonts w:ascii="Times New Roman" w:hAnsi="Times New Roman" w:cs="Times New Roman"/>
        </w:rPr>
      </w:pPr>
      <w:r w:rsidRPr="00E63F72">
        <w:rPr>
          <w:rFonts w:ascii="Times New Roman" w:hAnsi="Times New Roman" w:cs="Times New Roman"/>
        </w:rPr>
        <w:t xml:space="preserve">Antonin </w:t>
      </w:r>
      <w:proofErr w:type="spellStart"/>
      <w:r w:rsidR="009A6BED" w:rsidRPr="00E63F72">
        <w:rPr>
          <w:rFonts w:ascii="Times New Roman" w:hAnsi="Times New Roman" w:cs="Times New Roman"/>
        </w:rPr>
        <w:t>Artaud</w:t>
      </w:r>
      <w:r w:rsidRPr="00E63F72">
        <w:rPr>
          <w:rFonts w:ascii="Times New Roman" w:hAnsi="Times New Roman" w:cs="Times New Roman"/>
        </w:rPr>
        <w:t>’s</w:t>
      </w:r>
      <w:proofErr w:type="spellEnd"/>
      <w:r w:rsidRPr="00E63F72">
        <w:rPr>
          <w:rFonts w:ascii="Times New Roman" w:hAnsi="Times New Roman" w:cs="Times New Roman"/>
        </w:rPr>
        <w:t xml:space="preserve"> theatre of cruelty </w:t>
      </w:r>
      <w:r w:rsidR="006E7326" w:rsidRPr="00E63F72">
        <w:rPr>
          <w:rFonts w:ascii="Times New Roman" w:hAnsi="Times New Roman" w:cs="Times New Roman"/>
        </w:rPr>
        <w:t xml:space="preserve">was </w:t>
      </w:r>
      <w:r w:rsidR="002F7EF3" w:rsidRPr="00E63F72">
        <w:rPr>
          <w:rFonts w:ascii="Times New Roman" w:hAnsi="Times New Roman" w:cs="Times New Roman"/>
        </w:rPr>
        <w:t xml:space="preserve">less a practical system </w:t>
      </w:r>
      <w:r w:rsidR="00FA0CA7" w:rsidRPr="00E63F72">
        <w:rPr>
          <w:rFonts w:ascii="Times New Roman" w:hAnsi="Times New Roman" w:cs="Times New Roman"/>
        </w:rPr>
        <w:t>of actor</w:t>
      </w:r>
      <w:r w:rsidR="002F7EF3" w:rsidRPr="00E63F72">
        <w:rPr>
          <w:rFonts w:ascii="Times New Roman" w:hAnsi="Times New Roman" w:cs="Times New Roman"/>
        </w:rPr>
        <w:t xml:space="preserve"> training than </w:t>
      </w:r>
      <w:r w:rsidR="006E7326" w:rsidRPr="00E63F72">
        <w:rPr>
          <w:rFonts w:ascii="Times New Roman" w:hAnsi="Times New Roman" w:cs="Times New Roman"/>
        </w:rPr>
        <w:t xml:space="preserve">an </w:t>
      </w:r>
      <w:r w:rsidR="00FA0CA7" w:rsidRPr="00E63F72">
        <w:rPr>
          <w:rFonts w:ascii="Times New Roman" w:hAnsi="Times New Roman" w:cs="Times New Roman"/>
        </w:rPr>
        <w:t>anarchistic</w:t>
      </w:r>
      <w:r w:rsidR="006E7326" w:rsidRPr="00E63F72">
        <w:rPr>
          <w:rFonts w:ascii="Times New Roman" w:hAnsi="Times New Roman" w:cs="Times New Roman"/>
        </w:rPr>
        <w:t xml:space="preserve"> program for </w:t>
      </w:r>
      <w:r w:rsidR="00FA0CA7" w:rsidRPr="00E63F72">
        <w:rPr>
          <w:rFonts w:ascii="Times New Roman" w:hAnsi="Times New Roman" w:cs="Times New Roman"/>
        </w:rPr>
        <w:t>retooling the theatre by</w:t>
      </w:r>
      <w:r w:rsidR="007942E2" w:rsidRPr="00E63F72">
        <w:rPr>
          <w:rFonts w:ascii="Times New Roman" w:hAnsi="Times New Roman" w:cs="Times New Roman"/>
        </w:rPr>
        <w:t xml:space="preserve"> </w:t>
      </w:r>
      <w:r w:rsidR="002F7EF3" w:rsidRPr="00E63F72">
        <w:rPr>
          <w:rFonts w:ascii="Times New Roman" w:hAnsi="Times New Roman" w:cs="Times New Roman"/>
        </w:rPr>
        <w:t xml:space="preserve">exploding </w:t>
      </w:r>
      <w:r w:rsidR="00FA0CA7" w:rsidRPr="00E63F72">
        <w:rPr>
          <w:rFonts w:ascii="Times New Roman" w:hAnsi="Times New Roman" w:cs="Times New Roman"/>
        </w:rPr>
        <w:t>bourgeois</w:t>
      </w:r>
      <w:r w:rsidR="002F7EF3" w:rsidRPr="00E63F72">
        <w:rPr>
          <w:rFonts w:ascii="Times New Roman" w:hAnsi="Times New Roman" w:cs="Times New Roman"/>
        </w:rPr>
        <w:t xml:space="preserve"> conventions </w:t>
      </w:r>
      <w:r w:rsidR="007942E2" w:rsidRPr="00E63F72">
        <w:rPr>
          <w:rFonts w:ascii="Times New Roman" w:hAnsi="Times New Roman" w:cs="Times New Roman"/>
        </w:rPr>
        <w:t xml:space="preserve">and replacing them with </w:t>
      </w:r>
      <w:r w:rsidR="00FA0CA7" w:rsidRPr="00E63F72">
        <w:rPr>
          <w:rFonts w:ascii="Times New Roman" w:hAnsi="Times New Roman" w:cs="Times New Roman"/>
        </w:rPr>
        <w:t xml:space="preserve">a visceral appeal to </w:t>
      </w:r>
      <w:r w:rsidR="00BF16A9" w:rsidRPr="00E63F72">
        <w:rPr>
          <w:rFonts w:ascii="Times New Roman" w:hAnsi="Times New Roman" w:cs="Times New Roman"/>
        </w:rPr>
        <w:t xml:space="preserve">the audience’s </w:t>
      </w:r>
      <w:r w:rsidR="00FA0CA7" w:rsidRPr="00E63F72">
        <w:rPr>
          <w:rFonts w:ascii="Times New Roman" w:hAnsi="Times New Roman" w:cs="Times New Roman"/>
        </w:rPr>
        <w:t xml:space="preserve">sense and reason. Nonetheless, acting was an important part of his </w:t>
      </w:r>
      <w:r w:rsidR="00F67E41" w:rsidRPr="00E63F72">
        <w:rPr>
          <w:rFonts w:ascii="Times New Roman" w:hAnsi="Times New Roman" w:cs="Times New Roman"/>
        </w:rPr>
        <w:t>program</w:t>
      </w:r>
      <w:r w:rsidR="00FA0CA7" w:rsidRPr="00E63F72">
        <w:rPr>
          <w:rFonts w:ascii="Times New Roman" w:hAnsi="Times New Roman" w:cs="Times New Roman"/>
        </w:rPr>
        <w:t xml:space="preserve"> insofar as </w:t>
      </w:r>
      <w:r w:rsidR="00D53AF5" w:rsidRPr="00E63F72">
        <w:rPr>
          <w:rFonts w:ascii="Times New Roman" w:hAnsi="Times New Roman" w:cs="Times New Roman"/>
        </w:rPr>
        <w:t>performers</w:t>
      </w:r>
      <w:r w:rsidR="00FA0CA7" w:rsidRPr="00E63F72">
        <w:rPr>
          <w:rFonts w:ascii="Times New Roman" w:hAnsi="Times New Roman" w:cs="Times New Roman"/>
        </w:rPr>
        <w:t xml:space="preserve"> </w:t>
      </w:r>
      <w:r w:rsidR="00F67E41" w:rsidRPr="00E63F72">
        <w:rPr>
          <w:rFonts w:ascii="Times New Roman" w:hAnsi="Times New Roman" w:cs="Times New Roman"/>
        </w:rPr>
        <w:t>functioned like</w:t>
      </w:r>
      <w:r w:rsidR="009A6BED" w:rsidRPr="00E63F72">
        <w:rPr>
          <w:rFonts w:ascii="Times New Roman" w:hAnsi="Times New Roman" w:cs="Times New Roman"/>
        </w:rPr>
        <w:t xml:space="preserve"> </w:t>
      </w:r>
      <w:r w:rsidR="00D81F18">
        <w:rPr>
          <w:rFonts w:ascii="Times New Roman" w:hAnsi="Times New Roman" w:cs="Times New Roman"/>
        </w:rPr>
        <w:t>‘</w:t>
      </w:r>
      <w:r w:rsidR="009A6BED" w:rsidRPr="00E63F72">
        <w:rPr>
          <w:rFonts w:ascii="Times New Roman" w:hAnsi="Times New Roman" w:cs="Times New Roman"/>
        </w:rPr>
        <w:t>hieroglyph</w:t>
      </w:r>
      <w:r w:rsidR="00F67E41" w:rsidRPr="00E63F72">
        <w:rPr>
          <w:rFonts w:ascii="Times New Roman" w:hAnsi="Times New Roman" w:cs="Times New Roman"/>
        </w:rPr>
        <w:t>s,</w:t>
      </w:r>
      <w:r w:rsidR="00D81F18">
        <w:rPr>
          <w:rFonts w:ascii="Times New Roman" w:hAnsi="Times New Roman" w:cs="Times New Roman"/>
        </w:rPr>
        <w:t>’</w:t>
      </w:r>
      <w:r w:rsidR="00F67E41" w:rsidRPr="00E63F72">
        <w:rPr>
          <w:rFonts w:ascii="Times New Roman" w:hAnsi="Times New Roman" w:cs="Times New Roman"/>
        </w:rPr>
        <w:t xml:space="preserve"> signaling through the flames of </w:t>
      </w:r>
      <w:r w:rsidR="00D53AF5" w:rsidRPr="00E63F72">
        <w:rPr>
          <w:rFonts w:ascii="Times New Roman" w:hAnsi="Times New Roman" w:cs="Times New Roman"/>
        </w:rPr>
        <w:t xml:space="preserve">acting’s self-destruction. </w:t>
      </w:r>
      <w:proofErr w:type="spellStart"/>
      <w:r w:rsidR="00D53AF5" w:rsidRPr="00E63F72">
        <w:rPr>
          <w:rFonts w:ascii="Times New Roman" w:hAnsi="Times New Roman" w:cs="Times New Roman"/>
        </w:rPr>
        <w:t>Bertolt</w:t>
      </w:r>
      <w:proofErr w:type="spellEnd"/>
      <w:r w:rsidR="009A6BED" w:rsidRPr="00E63F72">
        <w:rPr>
          <w:rFonts w:ascii="Times New Roman" w:hAnsi="Times New Roman" w:cs="Times New Roman"/>
        </w:rPr>
        <w:t xml:space="preserve"> Brecht </w:t>
      </w:r>
      <w:r w:rsidR="00D53AF5" w:rsidRPr="00E63F72">
        <w:rPr>
          <w:rFonts w:ascii="Times New Roman" w:hAnsi="Times New Roman" w:cs="Times New Roman"/>
        </w:rPr>
        <w:t xml:space="preserve">likewise sought to dismantle conventional </w:t>
      </w:r>
      <w:r w:rsidR="00A160E4" w:rsidRPr="00E63F72">
        <w:rPr>
          <w:rFonts w:ascii="Times New Roman" w:hAnsi="Times New Roman" w:cs="Times New Roman"/>
        </w:rPr>
        <w:t>natur</w:t>
      </w:r>
      <w:r w:rsidR="00D53AF5" w:rsidRPr="00E63F72">
        <w:rPr>
          <w:rFonts w:ascii="Times New Roman" w:hAnsi="Times New Roman" w:cs="Times New Roman"/>
        </w:rPr>
        <w:t>alistic acting</w:t>
      </w:r>
      <w:r w:rsidR="00974C09" w:rsidRPr="00E63F72">
        <w:rPr>
          <w:rFonts w:ascii="Times New Roman" w:hAnsi="Times New Roman" w:cs="Times New Roman"/>
        </w:rPr>
        <w:t xml:space="preserve"> in his epic theatre</w:t>
      </w:r>
      <w:r w:rsidR="00D53AF5" w:rsidRPr="00E63F72">
        <w:rPr>
          <w:rFonts w:ascii="Times New Roman" w:hAnsi="Times New Roman" w:cs="Times New Roman"/>
        </w:rPr>
        <w:t xml:space="preserve">, </w:t>
      </w:r>
      <w:r w:rsidR="00A160E4" w:rsidRPr="00E63F72">
        <w:rPr>
          <w:rFonts w:ascii="Times New Roman" w:hAnsi="Times New Roman" w:cs="Times New Roman"/>
        </w:rPr>
        <w:t xml:space="preserve">substituting </w:t>
      </w:r>
      <w:r w:rsidR="00425B11" w:rsidRPr="00E63F72">
        <w:rPr>
          <w:rFonts w:ascii="Times New Roman" w:hAnsi="Times New Roman" w:cs="Times New Roman"/>
        </w:rPr>
        <w:t xml:space="preserve">a self-conscious presentation of the actor as such </w:t>
      </w:r>
      <w:r w:rsidR="00A160E4" w:rsidRPr="00E63F72">
        <w:rPr>
          <w:rFonts w:ascii="Times New Roman" w:hAnsi="Times New Roman" w:cs="Times New Roman"/>
        </w:rPr>
        <w:t>for a seamless representation of character</w:t>
      </w:r>
      <w:r w:rsidR="00425B11" w:rsidRPr="00E63F72">
        <w:rPr>
          <w:rFonts w:ascii="Times New Roman" w:hAnsi="Times New Roman" w:cs="Times New Roman"/>
        </w:rPr>
        <w:t xml:space="preserve">. Like </w:t>
      </w:r>
      <w:proofErr w:type="spellStart"/>
      <w:r w:rsidR="00425B11" w:rsidRPr="00E63F72">
        <w:rPr>
          <w:rFonts w:ascii="Times New Roman" w:hAnsi="Times New Roman" w:cs="Times New Roman"/>
        </w:rPr>
        <w:t>Artaud</w:t>
      </w:r>
      <w:proofErr w:type="spellEnd"/>
      <w:r w:rsidR="00425B11" w:rsidRPr="00E63F72">
        <w:rPr>
          <w:rFonts w:ascii="Times New Roman" w:hAnsi="Times New Roman" w:cs="Times New Roman"/>
        </w:rPr>
        <w:t xml:space="preserve">, whose notion of the </w:t>
      </w:r>
      <w:r w:rsidR="00D81F18">
        <w:rPr>
          <w:rFonts w:ascii="Times New Roman" w:hAnsi="Times New Roman" w:cs="Times New Roman"/>
        </w:rPr>
        <w:t>‘</w:t>
      </w:r>
      <w:r w:rsidR="00425B11" w:rsidRPr="00E63F72">
        <w:rPr>
          <w:rFonts w:ascii="Times New Roman" w:hAnsi="Times New Roman" w:cs="Times New Roman"/>
        </w:rPr>
        <w:t>hieroglyph</w:t>
      </w:r>
      <w:r w:rsidR="00D81F18">
        <w:rPr>
          <w:rFonts w:ascii="Times New Roman" w:hAnsi="Times New Roman" w:cs="Times New Roman"/>
        </w:rPr>
        <w:t>’</w:t>
      </w:r>
      <w:r w:rsidR="00425B11" w:rsidRPr="00E63F72">
        <w:rPr>
          <w:rFonts w:ascii="Times New Roman" w:hAnsi="Times New Roman" w:cs="Times New Roman"/>
        </w:rPr>
        <w:t xml:space="preserve"> derived from his encounter with Balinese performers, Brecht claimed that his </w:t>
      </w:r>
      <w:proofErr w:type="spellStart"/>
      <w:r w:rsidR="00425B11" w:rsidRPr="00E63F72">
        <w:rPr>
          <w:rFonts w:ascii="Times New Roman" w:hAnsi="Times New Roman" w:cs="Times New Roman"/>
          <w:i/>
        </w:rPr>
        <w:t>Verfremdungseffekt</w:t>
      </w:r>
      <w:proofErr w:type="spellEnd"/>
      <w:r w:rsidR="00425B11" w:rsidRPr="00E63F72">
        <w:rPr>
          <w:rFonts w:ascii="Times New Roman" w:hAnsi="Times New Roman" w:cs="Times New Roman"/>
        </w:rPr>
        <w:t xml:space="preserve"> (alienation or estrangement effect) was influenced by the </w:t>
      </w:r>
      <w:r w:rsidR="00D81F18">
        <w:rPr>
          <w:rFonts w:ascii="Times New Roman" w:hAnsi="Times New Roman" w:cs="Times New Roman"/>
        </w:rPr>
        <w:t>‘</w:t>
      </w:r>
      <w:r w:rsidR="00425B11" w:rsidRPr="00E63F72">
        <w:rPr>
          <w:rFonts w:ascii="Times New Roman" w:hAnsi="Times New Roman" w:cs="Times New Roman"/>
        </w:rPr>
        <w:t>Chinese acting</w:t>
      </w:r>
      <w:r w:rsidR="00D81F18">
        <w:rPr>
          <w:rFonts w:ascii="Times New Roman" w:hAnsi="Times New Roman" w:cs="Times New Roman"/>
        </w:rPr>
        <w:t>’</w:t>
      </w:r>
      <w:r w:rsidR="00425B11" w:rsidRPr="00E63F72">
        <w:rPr>
          <w:rFonts w:ascii="Times New Roman" w:hAnsi="Times New Roman" w:cs="Times New Roman"/>
        </w:rPr>
        <w:t xml:space="preserve"> of Mei </w:t>
      </w:r>
      <w:proofErr w:type="spellStart"/>
      <w:r w:rsidR="00425B11" w:rsidRPr="00E63F72">
        <w:rPr>
          <w:rFonts w:ascii="Times New Roman" w:hAnsi="Times New Roman" w:cs="Times New Roman"/>
        </w:rPr>
        <w:t>Lanfang</w:t>
      </w:r>
      <w:proofErr w:type="spellEnd"/>
      <w:r w:rsidR="009646D0">
        <w:rPr>
          <w:rFonts w:ascii="Times New Roman" w:hAnsi="Times New Roman" w:cs="Times New Roman"/>
        </w:rPr>
        <w:t xml:space="preserve"> (‘Alienation Effects in Chinese Acting,’ </w:t>
      </w:r>
      <w:r w:rsidR="009646D0">
        <w:rPr>
          <w:rFonts w:ascii="Times New Roman" w:hAnsi="Times New Roman" w:cs="Times New Roman"/>
          <w:i/>
        </w:rPr>
        <w:t xml:space="preserve">Brecht on </w:t>
      </w:r>
      <w:r w:rsidR="009646D0" w:rsidRPr="009646D0">
        <w:rPr>
          <w:rFonts w:ascii="Times New Roman" w:hAnsi="Times New Roman" w:cs="Times New Roman"/>
          <w:i/>
        </w:rPr>
        <w:t>Theatre</w:t>
      </w:r>
      <w:r w:rsidR="009646D0">
        <w:rPr>
          <w:rFonts w:ascii="Times New Roman" w:hAnsi="Times New Roman" w:cs="Times New Roman"/>
        </w:rPr>
        <w:t>)</w:t>
      </w:r>
      <w:r w:rsidR="00425B11" w:rsidRPr="00E63F72">
        <w:rPr>
          <w:rFonts w:ascii="Times New Roman" w:hAnsi="Times New Roman" w:cs="Times New Roman"/>
        </w:rPr>
        <w:t xml:space="preserve">. </w:t>
      </w:r>
      <w:r w:rsidR="00B83D9B" w:rsidRPr="00E63F72">
        <w:rPr>
          <w:rFonts w:ascii="Times New Roman" w:hAnsi="Times New Roman" w:cs="Times New Roman"/>
        </w:rPr>
        <w:t>While both theorists have been appropriately criticized for t</w:t>
      </w:r>
      <w:r w:rsidR="00106B30" w:rsidRPr="00E63F72">
        <w:rPr>
          <w:rFonts w:ascii="Times New Roman" w:hAnsi="Times New Roman" w:cs="Times New Roman"/>
        </w:rPr>
        <w:t xml:space="preserve">he orientalist assumptions </w:t>
      </w:r>
      <w:r w:rsidR="00B83D9B" w:rsidRPr="00E63F72">
        <w:rPr>
          <w:rFonts w:ascii="Times New Roman" w:hAnsi="Times New Roman" w:cs="Times New Roman"/>
        </w:rPr>
        <w:t xml:space="preserve">in </w:t>
      </w:r>
      <w:r w:rsidR="000C706E" w:rsidRPr="00E63F72">
        <w:rPr>
          <w:rFonts w:ascii="Times New Roman" w:hAnsi="Times New Roman" w:cs="Times New Roman"/>
        </w:rPr>
        <w:t xml:space="preserve">the cultural vehicle </w:t>
      </w:r>
      <w:r w:rsidR="00974C09" w:rsidRPr="00E63F72">
        <w:rPr>
          <w:rFonts w:ascii="Times New Roman" w:hAnsi="Times New Roman" w:cs="Times New Roman"/>
        </w:rPr>
        <w:t>in</w:t>
      </w:r>
      <w:r w:rsidR="000C706E" w:rsidRPr="00E63F72">
        <w:rPr>
          <w:rFonts w:ascii="Times New Roman" w:hAnsi="Times New Roman" w:cs="Times New Roman"/>
        </w:rPr>
        <w:t xml:space="preserve"> their aesthetic metaphor</w:t>
      </w:r>
      <w:r w:rsidR="00B83D9B" w:rsidRPr="00E63F72">
        <w:rPr>
          <w:rFonts w:ascii="Times New Roman" w:hAnsi="Times New Roman" w:cs="Times New Roman"/>
        </w:rPr>
        <w:t xml:space="preserve">, the modernist notion of estrangement is key to their </w:t>
      </w:r>
      <w:r w:rsidR="000C706E" w:rsidRPr="00E63F72">
        <w:rPr>
          <w:rFonts w:ascii="Times New Roman" w:hAnsi="Times New Roman" w:cs="Times New Roman"/>
        </w:rPr>
        <w:t>formal</w:t>
      </w:r>
      <w:r w:rsidR="00B83D9B" w:rsidRPr="00E63F72">
        <w:rPr>
          <w:rFonts w:ascii="Times New Roman" w:hAnsi="Times New Roman" w:cs="Times New Roman"/>
        </w:rPr>
        <w:t xml:space="preserve"> programs</w:t>
      </w:r>
      <w:r w:rsidR="000C706E" w:rsidRPr="00E63F72">
        <w:rPr>
          <w:rFonts w:ascii="Times New Roman" w:hAnsi="Times New Roman" w:cs="Times New Roman"/>
        </w:rPr>
        <w:t>. As an aesthetic device, it was meant to</w:t>
      </w:r>
      <w:r w:rsidR="00B83D9B" w:rsidRPr="00E63F72">
        <w:rPr>
          <w:rFonts w:ascii="Times New Roman" w:hAnsi="Times New Roman" w:cs="Times New Roman"/>
        </w:rPr>
        <w:t xml:space="preserve"> </w:t>
      </w:r>
      <w:proofErr w:type="spellStart"/>
      <w:r w:rsidR="000C706E" w:rsidRPr="00E63F72">
        <w:rPr>
          <w:rFonts w:ascii="Times New Roman" w:hAnsi="Times New Roman" w:cs="Times New Roman"/>
        </w:rPr>
        <w:t>defamiliarize</w:t>
      </w:r>
      <w:proofErr w:type="spellEnd"/>
      <w:r w:rsidR="00B83D9B" w:rsidRPr="00E63F72">
        <w:rPr>
          <w:rFonts w:ascii="Times New Roman" w:hAnsi="Times New Roman" w:cs="Times New Roman"/>
        </w:rPr>
        <w:t xml:space="preserve"> the work of representation </w:t>
      </w:r>
      <w:r w:rsidR="00A160E4" w:rsidRPr="00E63F72">
        <w:rPr>
          <w:rFonts w:ascii="Times New Roman" w:hAnsi="Times New Roman" w:cs="Times New Roman"/>
        </w:rPr>
        <w:t xml:space="preserve">itself </w:t>
      </w:r>
      <w:r w:rsidR="00B83D9B" w:rsidRPr="00E63F72">
        <w:rPr>
          <w:rFonts w:ascii="Times New Roman" w:hAnsi="Times New Roman" w:cs="Times New Roman"/>
        </w:rPr>
        <w:t xml:space="preserve">in order to change </w:t>
      </w:r>
      <w:r w:rsidR="000C706E" w:rsidRPr="00E63F72">
        <w:rPr>
          <w:rFonts w:ascii="Times New Roman" w:hAnsi="Times New Roman" w:cs="Times New Roman"/>
        </w:rPr>
        <w:t>the audience’s</w:t>
      </w:r>
      <w:r w:rsidR="00B83D9B" w:rsidRPr="00E63F72">
        <w:rPr>
          <w:rFonts w:ascii="Times New Roman" w:hAnsi="Times New Roman" w:cs="Times New Roman"/>
        </w:rPr>
        <w:t xml:space="preserve"> </w:t>
      </w:r>
      <w:r w:rsidR="00BF16A9" w:rsidRPr="00E63F72">
        <w:rPr>
          <w:rFonts w:ascii="Times New Roman" w:hAnsi="Times New Roman" w:cs="Times New Roman"/>
        </w:rPr>
        <w:t xml:space="preserve">experience and </w:t>
      </w:r>
      <w:r w:rsidR="00B83D9B" w:rsidRPr="00E63F72">
        <w:rPr>
          <w:rFonts w:ascii="Times New Roman" w:hAnsi="Times New Roman" w:cs="Times New Roman"/>
        </w:rPr>
        <w:t>consciousness of the world.</w:t>
      </w:r>
      <w:r w:rsidR="00BF16A9" w:rsidRPr="00E63F72">
        <w:rPr>
          <w:rFonts w:ascii="Times New Roman" w:hAnsi="Times New Roman" w:cs="Times New Roman"/>
        </w:rPr>
        <w:t xml:space="preserve"> </w:t>
      </w:r>
      <w:r w:rsidR="00FE05C8" w:rsidRPr="00E63F72">
        <w:rPr>
          <w:rFonts w:ascii="Times New Roman" w:hAnsi="Times New Roman" w:cs="Times New Roman"/>
        </w:rPr>
        <w:t xml:space="preserve">For </w:t>
      </w:r>
      <w:proofErr w:type="spellStart"/>
      <w:r w:rsidR="00FE05C8" w:rsidRPr="00E63F72">
        <w:rPr>
          <w:rFonts w:ascii="Times New Roman" w:hAnsi="Times New Roman" w:cs="Times New Roman"/>
        </w:rPr>
        <w:t>Artaud</w:t>
      </w:r>
      <w:proofErr w:type="spellEnd"/>
      <w:r w:rsidR="00FE05C8" w:rsidRPr="00E63F72">
        <w:rPr>
          <w:rFonts w:ascii="Times New Roman" w:hAnsi="Times New Roman" w:cs="Times New Roman"/>
        </w:rPr>
        <w:t xml:space="preserve">, the theatre of cruelty was aimed at galvanizing its audience’s sensibilities. </w:t>
      </w:r>
      <w:r w:rsidR="00B83D9B" w:rsidRPr="00E63F72">
        <w:rPr>
          <w:rFonts w:ascii="Times New Roman" w:hAnsi="Times New Roman" w:cs="Times New Roman"/>
        </w:rPr>
        <w:t xml:space="preserve">For Brecht, epic theatre </w:t>
      </w:r>
      <w:r w:rsidR="006A39FE" w:rsidRPr="00E63F72">
        <w:rPr>
          <w:rFonts w:ascii="Times New Roman" w:hAnsi="Times New Roman" w:cs="Times New Roman"/>
        </w:rPr>
        <w:t>aimed to</w:t>
      </w:r>
      <w:r w:rsidR="00B83D9B" w:rsidRPr="00E63F72">
        <w:rPr>
          <w:rFonts w:ascii="Times New Roman" w:hAnsi="Times New Roman" w:cs="Times New Roman"/>
        </w:rPr>
        <w:t xml:space="preserve"> expose </w:t>
      </w:r>
      <w:r w:rsidR="006A39FE" w:rsidRPr="00E63F72">
        <w:rPr>
          <w:rFonts w:ascii="Times New Roman" w:hAnsi="Times New Roman" w:cs="Times New Roman"/>
        </w:rPr>
        <w:t xml:space="preserve">the </w:t>
      </w:r>
      <w:r w:rsidR="003B25CE" w:rsidRPr="00E63F72">
        <w:rPr>
          <w:rFonts w:ascii="Times New Roman" w:hAnsi="Times New Roman" w:cs="Times New Roman"/>
        </w:rPr>
        <w:t xml:space="preserve">way </w:t>
      </w:r>
      <w:r w:rsidR="006A39FE" w:rsidRPr="00E63F72">
        <w:rPr>
          <w:rFonts w:ascii="Times New Roman" w:hAnsi="Times New Roman" w:cs="Times New Roman"/>
        </w:rPr>
        <w:t>ideology</w:t>
      </w:r>
      <w:r w:rsidR="00BF16A9" w:rsidRPr="00E63F72">
        <w:rPr>
          <w:rFonts w:ascii="Times New Roman" w:hAnsi="Times New Roman" w:cs="Times New Roman"/>
        </w:rPr>
        <w:t xml:space="preserve"> </w:t>
      </w:r>
      <w:r w:rsidR="006A39FE" w:rsidRPr="00E63F72">
        <w:rPr>
          <w:rFonts w:ascii="Times New Roman" w:hAnsi="Times New Roman" w:cs="Times New Roman"/>
        </w:rPr>
        <w:t>was</w:t>
      </w:r>
      <w:r w:rsidR="000C706E" w:rsidRPr="00E63F72">
        <w:rPr>
          <w:rFonts w:ascii="Times New Roman" w:hAnsi="Times New Roman" w:cs="Times New Roman"/>
        </w:rPr>
        <w:t xml:space="preserve"> </w:t>
      </w:r>
      <w:r w:rsidR="002D40EE" w:rsidRPr="00E63F72">
        <w:rPr>
          <w:rFonts w:ascii="Times New Roman" w:hAnsi="Times New Roman" w:cs="Times New Roman"/>
        </w:rPr>
        <w:t>natural</w:t>
      </w:r>
      <w:r w:rsidR="003B25CE" w:rsidRPr="00E63F72">
        <w:rPr>
          <w:rFonts w:ascii="Times New Roman" w:hAnsi="Times New Roman" w:cs="Times New Roman"/>
        </w:rPr>
        <w:t>ized</w:t>
      </w:r>
      <w:r w:rsidR="002D40EE" w:rsidRPr="00E63F72">
        <w:rPr>
          <w:rFonts w:ascii="Times New Roman" w:hAnsi="Times New Roman" w:cs="Times New Roman"/>
        </w:rPr>
        <w:t xml:space="preserve"> </w:t>
      </w:r>
      <w:r w:rsidR="00FE05C8" w:rsidRPr="00E63F72">
        <w:rPr>
          <w:rFonts w:ascii="Times New Roman" w:hAnsi="Times New Roman" w:cs="Times New Roman"/>
        </w:rPr>
        <w:t>within the frame of illusion</w:t>
      </w:r>
      <w:r w:rsidR="00CB0C85" w:rsidRPr="00E63F72">
        <w:rPr>
          <w:rFonts w:ascii="Times New Roman" w:hAnsi="Times New Roman" w:cs="Times New Roman"/>
        </w:rPr>
        <w:t xml:space="preserve"> by revealing the </w:t>
      </w:r>
      <w:r w:rsidR="00D81F18">
        <w:rPr>
          <w:rFonts w:ascii="Times New Roman" w:hAnsi="Times New Roman" w:cs="Times New Roman"/>
        </w:rPr>
        <w:t>‘</w:t>
      </w:r>
      <w:proofErr w:type="spellStart"/>
      <w:r w:rsidR="00CB0C85" w:rsidRPr="00E63F72">
        <w:rPr>
          <w:rFonts w:ascii="Times New Roman" w:hAnsi="Times New Roman" w:cs="Times New Roman"/>
        </w:rPr>
        <w:t>literarization</w:t>
      </w:r>
      <w:proofErr w:type="spellEnd"/>
      <w:r w:rsidR="00D81F18">
        <w:rPr>
          <w:rFonts w:ascii="Times New Roman" w:hAnsi="Times New Roman" w:cs="Times New Roman"/>
        </w:rPr>
        <w:t xml:space="preserve">’ </w:t>
      </w:r>
      <w:r w:rsidR="00CB0C85" w:rsidRPr="00E63F72">
        <w:rPr>
          <w:rFonts w:ascii="Times New Roman" w:hAnsi="Times New Roman" w:cs="Times New Roman"/>
        </w:rPr>
        <w:t>of the play’s narrative design</w:t>
      </w:r>
      <w:r w:rsidR="009646D0">
        <w:rPr>
          <w:rFonts w:ascii="Times New Roman" w:hAnsi="Times New Roman" w:cs="Times New Roman"/>
        </w:rPr>
        <w:t xml:space="preserve"> </w:t>
      </w:r>
      <w:r w:rsidR="009646D0" w:rsidRPr="009646D0">
        <w:rPr>
          <w:rFonts w:ascii="Times New Roman" w:hAnsi="Times New Roman" w:cs="Times New Roman"/>
        </w:rPr>
        <w:t xml:space="preserve">(‘The </w:t>
      </w:r>
      <w:proofErr w:type="spellStart"/>
      <w:r w:rsidR="009646D0" w:rsidRPr="009646D0">
        <w:rPr>
          <w:rFonts w:ascii="Times New Roman" w:hAnsi="Times New Roman" w:cs="Times New Roman"/>
        </w:rPr>
        <w:t>Literarization</w:t>
      </w:r>
      <w:proofErr w:type="spellEnd"/>
      <w:r w:rsidR="009646D0" w:rsidRPr="009646D0">
        <w:rPr>
          <w:rFonts w:ascii="Times New Roman" w:hAnsi="Times New Roman" w:cs="Times New Roman"/>
        </w:rPr>
        <w:t xml:space="preserve"> of the Theatre,’ </w:t>
      </w:r>
      <w:r w:rsidR="009646D0" w:rsidRPr="009646D0">
        <w:rPr>
          <w:rFonts w:ascii="Times New Roman" w:hAnsi="Times New Roman" w:cs="Times New Roman"/>
          <w:i/>
        </w:rPr>
        <w:t>Brecht on Theatre</w:t>
      </w:r>
      <w:r w:rsidR="009646D0" w:rsidRPr="009646D0">
        <w:rPr>
          <w:rFonts w:ascii="Times New Roman" w:hAnsi="Times New Roman" w:cs="Times New Roman"/>
        </w:rPr>
        <w:t>)</w:t>
      </w:r>
      <w:r w:rsidR="00FE05C8" w:rsidRPr="009646D0">
        <w:rPr>
          <w:rFonts w:ascii="Times New Roman" w:hAnsi="Times New Roman" w:cs="Times New Roman"/>
        </w:rPr>
        <w:t>.</w:t>
      </w:r>
      <w:r w:rsidR="002D40EE" w:rsidRPr="009646D0">
        <w:rPr>
          <w:rFonts w:ascii="Times New Roman" w:hAnsi="Times New Roman" w:cs="Times New Roman"/>
        </w:rPr>
        <w:t xml:space="preserve"> Calling for actor</w:t>
      </w:r>
      <w:r w:rsidR="000F545A" w:rsidRPr="009646D0">
        <w:rPr>
          <w:rFonts w:ascii="Times New Roman" w:hAnsi="Times New Roman" w:cs="Times New Roman"/>
        </w:rPr>
        <w:t>s</w:t>
      </w:r>
      <w:r w:rsidR="002D40EE" w:rsidRPr="009646D0">
        <w:rPr>
          <w:rFonts w:ascii="Times New Roman" w:hAnsi="Times New Roman" w:cs="Times New Roman"/>
        </w:rPr>
        <w:t xml:space="preserve"> to refer to</w:t>
      </w:r>
      <w:r w:rsidR="002D40EE" w:rsidRPr="00E63F72">
        <w:rPr>
          <w:rFonts w:ascii="Times New Roman" w:hAnsi="Times New Roman" w:cs="Times New Roman"/>
        </w:rPr>
        <w:t xml:space="preserve"> the</w:t>
      </w:r>
      <w:r w:rsidR="000F545A" w:rsidRPr="00E63F72">
        <w:rPr>
          <w:rFonts w:ascii="Times New Roman" w:hAnsi="Times New Roman" w:cs="Times New Roman"/>
        </w:rPr>
        <w:t>ir</w:t>
      </w:r>
      <w:r w:rsidR="002D40EE" w:rsidRPr="00E63F72">
        <w:rPr>
          <w:rFonts w:ascii="Times New Roman" w:hAnsi="Times New Roman" w:cs="Times New Roman"/>
        </w:rPr>
        <w:t xml:space="preserve"> character</w:t>
      </w:r>
      <w:r w:rsidR="000F545A" w:rsidRPr="00E63F72">
        <w:rPr>
          <w:rFonts w:ascii="Times New Roman" w:hAnsi="Times New Roman" w:cs="Times New Roman"/>
        </w:rPr>
        <w:t>s</w:t>
      </w:r>
      <w:r w:rsidR="002D40EE" w:rsidRPr="00E63F72">
        <w:rPr>
          <w:rFonts w:ascii="Times New Roman" w:hAnsi="Times New Roman" w:cs="Times New Roman"/>
        </w:rPr>
        <w:t xml:space="preserve"> with indirect pronouns, to speak </w:t>
      </w:r>
      <w:r w:rsidR="000F545A" w:rsidRPr="00E63F72">
        <w:rPr>
          <w:rFonts w:ascii="Times New Roman" w:hAnsi="Times New Roman" w:cs="Times New Roman"/>
        </w:rPr>
        <w:t xml:space="preserve">their lines </w:t>
      </w:r>
      <w:r w:rsidR="002D40EE" w:rsidRPr="00E63F72">
        <w:rPr>
          <w:rFonts w:ascii="Times New Roman" w:hAnsi="Times New Roman" w:cs="Times New Roman"/>
        </w:rPr>
        <w:t>in the past tense</w:t>
      </w:r>
      <w:r w:rsidR="002A4921" w:rsidRPr="00E63F72">
        <w:rPr>
          <w:rFonts w:ascii="Times New Roman" w:hAnsi="Times New Roman" w:cs="Times New Roman"/>
        </w:rPr>
        <w:t xml:space="preserve">, to </w:t>
      </w:r>
      <w:r w:rsidR="00095B71" w:rsidRPr="00E63F72">
        <w:rPr>
          <w:rFonts w:ascii="Times New Roman" w:hAnsi="Times New Roman" w:cs="Times New Roman"/>
        </w:rPr>
        <w:t xml:space="preserve">read the stage directions out loud, to </w:t>
      </w:r>
      <w:r w:rsidR="000F545A" w:rsidRPr="00E63F72">
        <w:rPr>
          <w:rFonts w:ascii="Times New Roman" w:hAnsi="Times New Roman" w:cs="Times New Roman"/>
        </w:rPr>
        <w:t xml:space="preserve">address the audience directly and reveal the decisions behind the </w:t>
      </w:r>
      <w:r w:rsidR="000F545A" w:rsidRPr="009646D0">
        <w:rPr>
          <w:rFonts w:ascii="Times New Roman" w:hAnsi="Times New Roman" w:cs="Times New Roman"/>
        </w:rPr>
        <w:t>character’s actions (</w:t>
      </w:r>
      <w:r w:rsidR="00D81F18" w:rsidRPr="009646D0">
        <w:rPr>
          <w:rFonts w:ascii="Times New Roman" w:hAnsi="Times New Roman" w:cs="Times New Roman"/>
        </w:rPr>
        <w:t>‘</w:t>
      </w:r>
      <w:r w:rsidR="005F541C" w:rsidRPr="009646D0">
        <w:rPr>
          <w:rFonts w:ascii="Times New Roman" w:hAnsi="Times New Roman" w:cs="Times New Roman"/>
        </w:rPr>
        <w:t xml:space="preserve">fixing the </w:t>
      </w:r>
      <w:r w:rsidR="00D81F18" w:rsidRPr="009646D0">
        <w:rPr>
          <w:rFonts w:ascii="Times New Roman" w:hAnsi="Times New Roman" w:cs="Times New Roman"/>
        </w:rPr>
        <w:t>“</w:t>
      </w:r>
      <w:r w:rsidR="000F545A" w:rsidRPr="009646D0">
        <w:rPr>
          <w:rFonts w:ascii="Times New Roman" w:hAnsi="Times New Roman" w:cs="Times New Roman"/>
        </w:rPr>
        <w:t>not</w:t>
      </w:r>
      <w:r w:rsidR="005F541C" w:rsidRPr="009646D0">
        <w:rPr>
          <w:rFonts w:ascii="Times New Roman" w:hAnsi="Times New Roman" w:cs="Times New Roman"/>
        </w:rPr>
        <w:t>…</w:t>
      </w:r>
      <w:r w:rsidR="000F545A" w:rsidRPr="009646D0">
        <w:rPr>
          <w:rFonts w:ascii="Times New Roman" w:hAnsi="Times New Roman" w:cs="Times New Roman"/>
        </w:rPr>
        <w:t>but”</w:t>
      </w:r>
      <w:r w:rsidR="00D81F18" w:rsidRPr="009646D0">
        <w:rPr>
          <w:rFonts w:ascii="Times New Roman" w:hAnsi="Times New Roman" w:cs="Times New Roman"/>
        </w:rPr>
        <w:t>’</w:t>
      </w:r>
      <w:r w:rsidR="009646D0" w:rsidRPr="009646D0">
        <w:rPr>
          <w:rFonts w:ascii="Times New Roman" w:hAnsi="Times New Roman" w:cs="Times New Roman"/>
        </w:rPr>
        <w:t xml:space="preserve"> [</w:t>
      </w:r>
      <w:r w:rsidR="00351897">
        <w:rPr>
          <w:rFonts w:ascii="Times New Roman" w:hAnsi="Times New Roman" w:cs="Times New Roman"/>
        </w:rPr>
        <w:t>‘</w:t>
      </w:r>
      <w:r w:rsidR="009646D0" w:rsidRPr="009646D0">
        <w:rPr>
          <w:rFonts w:ascii="Times New Roman" w:hAnsi="Times New Roman" w:cs="Times New Roman"/>
        </w:rPr>
        <w:t>Short Description of a New Technique of Acting which Produces an Alienation Effect,</w:t>
      </w:r>
      <w:r w:rsidR="00351897">
        <w:rPr>
          <w:rFonts w:ascii="Times New Roman" w:hAnsi="Times New Roman" w:cs="Times New Roman"/>
        </w:rPr>
        <w:t>’</w:t>
      </w:r>
      <w:r w:rsidR="009646D0" w:rsidRPr="009646D0">
        <w:rPr>
          <w:rFonts w:ascii="Times New Roman" w:hAnsi="Times New Roman" w:cs="Times New Roman"/>
        </w:rPr>
        <w:t xml:space="preserve"> </w:t>
      </w:r>
      <w:r w:rsidR="009646D0" w:rsidRPr="009646D0">
        <w:rPr>
          <w:rFonts w:ascii="Times New Roman" w:hAnsi="Times New Roman" w:cs="Times New Roman"/>
          <w:i/>
        </w:rPr>
        <w:t>Brecht on Theatre</w:t>
      </w:r>
      <w:r w:rsidR="009646D0" w:rsidRPr="009646D0">
        <w:rPr>
          <w:rFonts w:ascii="Times New Roman" w:hAnsi="Times New Roman" w:cs="Times New Roman"/>
        </w:rPr>
        <w:t>, 137</w:t>
      </w:r>
      <w:r w:rsidR="00351897">
        <w:rPr>
          <w:rFonts w:ascii="Times New Roman" w:hAnsi="Times New Roman" w:cs="Times New Roman"/>
        </w:rPr>
        <w:t>]</w:t>
      </w:r>
      <w:r w:rsidR="000F545A" w:rsidRPr="009646D0">
        <w:rPr>
          <w:rFonts w:ascii="Times New Roman" w:hAnsi="Times New Roman" w:cs="Times New Roman"/>
        </w:rPr>
        <w:t>),</w:t>
      </w:r>
      <w:r w:rsidR="000F545A" w:rsidRPr="00E63F72">
        <w:rPr>
          <w:rFonts w:ascii="Times New Roman" w:hAnsi="Times New Roman" w:cs="Times New Roman"/>
        </w:rPr>
        <w:t xml:space="preserve"> Brecht </w:t>
      </w:r>
      <w:r w:rsidR="001F728C" w:rsidRPr="00E63F72">
        <w:rPr>
          <w:rFonts w:ascii="Times New Roman" w:hAnsi="Times New Roman" w:cs="Times New Roman"/>
        </w:rPr>
        <w:t xml:space="preserve">sought to educate his audiences by </w:t>
      </w:r>
      <w:r w:rsidR="002A4921" w:rsidRPr="00E63F72">
        <w:rPr>
          <w:rFonts w:ascii="Times New Roman" w:hAnsi="Times New Roman" w:cs="Times New Roman"/>
        </w:rPr>
        <w:t>revealing</w:t>
      </w:r>
      <w:r w:rsidR="001F728C" w:rsidRPr="00E63F72">
        <w:rPr>
          <w:rFonts w:ascii="Times New Roman" w:hAnsi="Times New Roman" w:cs="Times New Roman"/>
        </w:rPr>
        <w:t xml:space="preserve"> not only the theatrical device</w:t>
      </w:r>
      <w:r w:rsidR="00095B71" w:rsidRPr="00E63F72">
        <w:rPr>
          <w:rFonts w:ascii="Times New Roman" w:hAnsi="Times New Roman" w:cs="Times New Roman"/>
        </w:rPr>
        <w:t>s</w:t>
      </w:r>
      <w:r w:rsidR="001F728C" w:rsidRPr="00E63F72">
        <w:rPr>
          <w:rFonts w:ascii="Times New Roman" w:hAnsi="Times New Roman" w:cs="Times New Roman"/>
        </w:rPr>
        <w:t xml:space="preserve"> but—by extension—the ideological apparatuses through which </w:t>
      </w:r>
      <w:r w:rsidR="00D07819" w:rsidRPr="00E63F72">
        <w:rPr>
          <w:rFonts w:ascii="Times New Roman" w:hAnsi="Times New Roman" w:cs="Times New Roman"/>
        </w:rPr>
        <w:t>one’s</w:t>
      </w:r>
      <w:r w:rsidR="00095B71" w:rsidRPr="00E63F72">
        <w:rPr>
          <w:rFonts w:ascii="Times New Roman" w:hAnsi="Times New Roman" w:cs="Times New Roman"/>
        </w:rPr>
        <w:t xml:space="preserve"> vision of the world i</w:t>
      </w:r>
      <w:r w:rsidR="001F728C" w:rsidRPr="00E63F72">
        <w:rPr>
          <w:rFonts w:ascii="Times New Roman" w:hAnsi="Times New Roman" w:cs="Times New Roman"/>
        </w:rPr>
        <w:t xml:space="preserve">s </w:t>
      </w:r>
      <w:r w:rsidR="002A4921" w:rsidRPr="00E63F72">
        <w:rPr>
          <w:rFonts w:ascii="Times New Roman" w:hAnsi="Times New Roman" w:cs="Times New Roman"/>
        </w:rPr>
        <w:t>produced</w:t>
      </w:r>
      <w:r w:rsidR="00D07819" w:rsidRPr="00E63F72">
        <w:rPr>
          <w:rFonts w:ascii="Times New Roman" w:hAnsi="Times New Roman" w:cs="Times New Roman"/>
        </w:rPr>
        <w:t>.</w:t>
      </w:r>
    </w:p>
    <w:p w:rsidR="00E63F72" w:rsidRDefault="00E63F72" w:rsidP="00E63F72">
      <w:pPr>
        <w:tabs>
          <w:tab w:val="left" w:pos="720"/>
        </w:tabs>
        <w:rPr>
          <w:rFonts w:ascii="Times New Roman" w:hAnsi="Times New Roman" w:cs="Times New Roman"/>
        </w:rPr>
      </w:pPr>
    </w:p>
    <w:p w:rsidR="0089747D" w:rsidRPr="00E63F72" w:rsidRDefault="00FB5932" w:rsidP="00E63F72">
      <w:pPr>
        <w:tabs>
          <w:tab w:val="left" w:pos="720"/>
        </w:tabs>
        <w:rPr>
          <w:rFonts w:ascii="Times New Roman" w:hAnsi="Times New Roman" w:cs="Times New Roman"/>
        </w:rPr>
      </w:pPr>
      <w:r w:rsidRPr="00E63F72">
        <w:rPr>
          <w:rFonts w:ascii="Times New Roman" w:hAnsi="Times New Roman" w:cs="Times New Roman"/>
        </w:rPr>
        <w:lastRenderedPageBreak/>
        <w:t xml:space="preserve">All of these </w:t>
      </w:r>
      <w:r w:rsidR="00511F28" w:rsidRPr="00E63F72">
        <w:rPr>
          <w:rFonts w:ascii="Times New Roman" w:hAnsi="Times New Roman" w:cs="Times New Roman"/>
        </w:rPr>
        <w:t>modern</w:t>
      </w:r>
      <w:r w:rsidRPr="00E63F72">
        <w:rPr>
          <w:rFonts w:ascii="Times New Roman" w:hAnsi="Times New Roman" w:cs="Times New Roman"/>
        </w:rPr>
        <w:t xml:space="preserve"> theorists discussed </w:t>
      </w:r>
      <w:r w:rsidR="00974C09" w:rsidRPr="00E63F72">
        <w:rPr>
          <w:rFonts w:ascii="Times New Roman" w:hAnsi="Times New Roman" w:cs="Times New Roman"/>
        </w:rPr>
        <w:t>acting</w:t>
      </w:r>
      <w:r w:rsidRPr="00E63F72">
        <w:rPr>
          <w:rFonts w:ascii="Times New Roman" w:hAnsi="Times New Roman" w:cs="Times New Roman"/>
        </w:rPr>
        <w:t xml:space="preserve"> </w:t>
      </w:r>
      <w:r w:rsidRPr="00E63F72">
        <w:rPr>
          <w:rFonts w:ascii="Times New Roman" w:hAnsi="Times New Roman" w:cs="Times New Roman"/>
          <w:i/>
        </w:rPr>
        <w:t>as a system of representation</w:t>
      </w:r>
      <w:r w:rsidRPr="00E63F72">
        <w:rPr>
          <w:rFonts w:ascii="Times New Roman" w:hAnsi="Times New Roman" w:cs="Times New Roman"/>
        </w:rPr>
        <w:t xml:space="preserve">. Contextualized within a theatre of embellished scenic </w:t>
      </w:r>
      <w:r w:rsidR="0089747D" w:rsidRPr="00E63F72">
        <w:rPr>
          <w:rFonts w:ascii="Times New Roman" w:hAnsi="Times New Roman" w:cs="Times New Roman"/>
        </w:rPr>
        <w:t xml:space="preserve">elements </w:t>
      </w:r>
      <w:r w:rsidRPr="00E63F72">
        <w:rPr>
          <w:rFonts w:ascii="Times New Roman" w:hAnsi="Times New Roman" w:cs="Times New Roman"/>
        </w:rPr>
        <w:t xml:space="preserve">and </w:t>
      </w:r>
      <w:r w:rsidR="0089747D" w:rsidRPr="00E63F72">
        <w:rPr>
          <w:rFonts w:ascii="Times New Roman" w:hAnsi="Times New Roman" w:cs="Times New Roman"/>
        </w:rPr>
        <w:t xml:space="preserve">sophisticated </w:t>
      </w:r>
      <w:r w:rsidRPr="00E63F72">
        <w:rPr>
          <w:rFonts w:ascii="Times New Roman" w:hAnsi="Times New Roman" w:cs="Times New Roman"/>
        </w:rPr>
        <w:t>lighting design</w:t>
      </w:r>
      <w:r w:rsidR="0089747D" w:rsidRPr="00E63F72">
        <w:rPr>
          <w:rFonts w:ascii="Times New Roman" w:hAnsi="Times New Roman" w:cs="Times New Roman"/>
        </w:rPr>
        <w:t>s</w:t>
      </w:r>
      <w:r w:rsidRPr="00E63F72">
        <w:rPr>
          <w:rFonts w:ascii="Times New Roman" w:hAnsi="Times New Roman" w:cs="Times New Roman"/>
        </w:rPr>
        <w:t xml:space="preserve">, acting </w:t>
      </w:r>
      <w:r w:rsidR="00C758B9" w:rsidRPr="00E63F72">
        <w:rPr>
          <w:rFonts w:ascii="Times New Roman" w:hAnsi="Times New Roman" w:cs="Times New Roman"/>
        </w:rPr>
        <w:t xml:space="preserve">in the modern era </w:t>
      </w:r>
      <w:r w:rsidR="00B03BBA" w:rsidRPr="00E63F72">
        <w:rPr>
          <w:rFonts w:ascii="Times New Roman" w:hAnsi="Times New Roman" w:cs="Times New Roman"/>
        </w:rPr>
        <w:t>became</w:t>
      </w:r>
      <w:r w:rsidRPr="00E63F72">
        <w:rPr>
          <w:rFonts w:ascii="Times New Roman" w:hAnsi="Times New Roman" w:cs="Times New Roman"/>
        </w:rPr>
        <w:t xml:space="preserve"> understood as a single—</w:t>
      </w:r>
      <w:r w:rsidR="006463AA" w:rsidRPr="00E63F72">
        <w:rPr>
          <w:rFonts w:ascii="Times New Roman" w:hAnsi="Times New Roman" w:cs="Times New Roman"/>
        </w:rPr>
        <w:t>if</w:t>
      </w:r>
      <w:r w:rsidRPr="00E63F72">
        <w:rPr>
          <w:rFonts w:ascii="Times New Roman" w:hAnsi="Times New Roman" w:cs="Times New Roman"/>
        </w:rPr>
        <w:t xml:space="preserve"> complex—</w:t>
      </w:r>
      <w:r w:rsidR="0089747D" w:rsidRPr="00E63F72">
        <w:rPr>
          <w:rFonts w:ascii="Times New Roman" w:hAnsi="Times New Roman" w:cs="Times New Roman"/>
        </w:rPr>
        <w:t>register</w:t>
      </w:r>
      <w:r w:rsidRPr="00E63F72">
        <w:rPr>
          <w:rFonts w:ascii="Times New Roman" w:hAnsi="Times New Roman" w:cs="Times New Roman"/>
        </w:rPr>
        <w:t xml:space="preserve"> of signification. </w:t>
      </w:r>
      <w:r w:rsidR="00D51D61" w:rsidRPr="00E63F72">
        <w:rPr>
          <w:rFonts w:ascii="Times New Roman" w:hAnsi="Times New Roman" w:cs="Times New Roman"/>
        </w:rPr>
        <w:t xml:space="preserve">Although some theorists—such as </w:t>
      </w:r>
      <w:proofErr w:type="spellStart"/>
      <w:r w:rsidR="00D51D61" w:rsidRPr="00E63F72">
        <w:rPr>
          <w:rFonts w:ascii="Times New Roman" w:hAnsi="Times New Roman" w:cs="Times New Roman"/>
        </w:rPr>
        <w:t>Delsarte</w:t>
      </w:r>
      <w:proofErr w:type="spellEnd"/>
      <w:r w:rsidR="00D51D61" w:rsidRPr="00E63F72">
        <w:rPr>
          <w:rFonts w:ascii="Times New Roman" w:hAnsi="Times New Roman" w:cs="Times New Roman"/>
        </w:rPr>
        <w:t xml:space="preserve"> and, with greater success, Stanislavsky—developed their systems to approach a verisimilar ideal,</w:t>
      </w:r>
      <w:r w:rsidR="00CE089A" w:rsidRPr="00E63F72">
        <w:rPr>
          <w:rFonts w:ascii="Times New Roman" w:hAnsi="Times New Roman" w:cs="Times New Roman"/>
        </w:rPr>
        <w:t xml:space="preserve"> others—such as </w:t>
      </w:r>
      <w:proofErr w:type="spellStart"/>
      <w:r w:rsidR="00CE089A" w:rsidRPr="00E63F72">
        <w:rPr>
          <w:rFonts w:ascii="Times New Roman" w:hAnsi="Times New Roman" w:cs="Times New Roman"/>
        </w:rPr>
        <w:t>Artaud</w:t>
      </w:r>
      <w:proofErr w:type="spellEnd"/>
      <w:r w:rsidR="00CE089A" w:rsidRPr="00E63F72">
        <w:rPr>
          <w:rFonts w:ascii="Times New Roman" w:hAnsi="Times New Roman" w:cs="Times New Roman"/>
        </w:rPr>
        <w:t xml:space="preserve"> and Brecht—</w:t>
      </w:r>
      <w:r w:rsidR="00333749" w:rsidRPr="00E63F72">
        <w:rPr>
          <w:rFonts w:ascii="Times New Roman" w:hAnsi="Times New Roman" w:cs="Times New Roman"/>
        </w:rPr>
        <w:t xml:space="preserve">aimed to expose the relationship between the signifier of the actor’s body and the signified </w:t>
      </w:r>
      <w:r w:rsidR="00CE089A" w:rsidRPr="00E63F72">
        <w:rPr>
          <w:rFonts w:ascii="Times New Roman" w:hAnsi="Times New Roman" w:cs="Times New Roman"/>
        </w:rPr>
        <w:t xml:space="preserve">idea of the </w:t>
      </w:r>
      <w:r w:rsidR="00333749" w:rsidRPr="00E63F72">
        <w:rPr>
          <w:rFonts w:ascii="Times New Roman" w:hAnsi="Times New Roman" w:cs="Times New Roman"/>
        </w:rPr>
        <w:t>character.</w:t>
      </w:r>
      <w:r w:rsidR="00CE089A" w:rsidRPr="00E63F72">
        <w:rPr>
          <w:rFonts w:ascii="Times New Roman" w:hAnsi="Times New Roman" w:cs="Times New Roman"/>
        </w:rPr>
        <w:t xml:space="preserve"> </w:t>
      </w:r>
      <w:r w:rsidR="00C536BB" w:rsidRPr="00E63F72">
        <w:rPr>
          <w:rFonts w:ascii="Times New Roman" w:hAnsi="Times New Roman" w:cs="Times New Roman"/>
        </w:rPr>
        <w:t xml:space="preserve">The </w:t>
      </w:r>
      <w:r w:rsidR="008F6C16" w:rsidRPr="00E63F72">
        <w:rPr>
          <w:rFonts w:ascii="Times New Roman" w:hAnsi="Times New Roman" w:cs="Times New Roman"/>
        </w:rPr>
        <w:t>variety of acting styles on the latter</w:t>
      </w:r>
      <w:r w:rsidR="00C536BB" w:rsidRPr="00E63F72">
        <w:rPr>
          <w:rFonts w:ascii="Times New Roman" w:hAnsi="Times New Roman" w:cs="Times New Roman"/>
        </w:rPr>
        <w:t xml:space="preserve"> end of the spectrum </w:t>
      </w:r>
      <w:r w:rsidR="00F51052" w:rsidRPr="00E63F72">
        <w:rPr>
          <w:rFonts w:ascii="Times New Roman" w:hAnsi="Times New Roman" w:cs="Times New Roman"/>
        </w:rPr>
        <w:t>are more typically</w:t>
      </w:r>
      <w:r w:rsidR="00CE089A" w:rsidRPr="00E63F72">
        <w:rPr>
          <w:rFonts w:ascii="Times New Roman" w:hAnsi="Times New Roman" w:cs="Times New Roman"/>
        </w:rPr>
        <w:t xml:space="preserve"> considered “modern</w:t>
      </w:r>
      <w:r w:rsidR="00CE089A" w:rsidRPr="00E63F72">
        <w:rPr>
          <w:rFonts w:ascii="Times New Roman" w:hAnsi="Times New Roman" w:cs="Times New Roman"/>
          <w:i/>
        </w:rPr>
        <w:t>ist</w:t>
      </w:r>
      <w:r w:rsidR="00C536BB" w:rsidRPr="00E63F72">
        <w:rPr>
          <w:rFonts w:ascii="Times New Roman" w:hAnsi="Times New Roman" w:cs="Times New Roman"/>
        </w:rPr>
        <w:t>,</w:t>
      </w:r>
      <w:r w:rsidR="00CE089A" w:rsidRPr="00E63F72">
        <w:rPr>
          <w:rFonts w:ascii="Times New Roman" w:hAnsi="Times New Roman" w:cs="Times New Roman"/>
        </w:rPr>
        <w:t>”</w:t>
      </w:r>
      <w:r w:rsidR="00C536BB" w:rsidRPr="00E63F72">
        <w:rPr>
          <w:rFonts w:ascii="Times New Roman" w:hAnsi="Times New Roman" w:cs="Times New Roman"/>
        </w:rPr>
        <w:t xml:space="preserve"> treat</w:t>
      </w:r>
      <w:r w:rsidR="00F51052" w:rsidRPr="00E63F72">
        <w:rPr>
          <w:rFonts w:ascii="Times New Roman" w:hAnsi="Times New Roman" w:cs="Times New Roman"/>
        </w:rPr>
        <w:t>ing</w:t>
      </w:r>
      <w:r w:rsidR="0089747D" w:rsidRPr="00E63F72">
        <w:rPr>
          <w:rFonts w:ascii="Times New Roman" w:hAnsi="Times New Roman" w:cs="Times New Roman"/>
        </w:rPr>
        <w:t xml:space="preserve"> the actor’s body</w:t>
      </w:r>
      <w:r w:rsidR="00C758B9" w:rsidRPr="00E63F72">
        <w:rPr>
          <w:rFonts w:ascii="Times New Roman" w:hAnsi="Times New Roman" w:cs="Times New Roman"/>
        </w:rPr>
        <w:t xml:space="preserve"> as a self-conscious medium of expression</w:t>
      </w:r>
      <w:r w:rsidR="00F51052" w:rsidRPr="00E63F72">
        <w:rPr>
          <w:rFonts w:ascii="Times New Roman" w:hAnsi="Times New Roman" w:cs="Times New Roman"/>
        </w:rPr>
        <w:t xml:space="preserve"> both </w:t>
      </w:r>
      <w:r w:rsidR="00974C09" w:rsidRPr="00E63F72">
        <w:rPr>
          <w:rFonts w:ascii="Times New Roman" w:hAnsi="Times New Roman" w:cs="Times New Roman"/>
        </w:rPr>
        <w:t xml:space="preserve">on the modern stage and </w:t>
      </w:r>
      <w:r w:rsidR="0089747D" w:rsidRPr="00E63F72">
        <w:rPr>
          <w:rFonts w:ascii="Times New Roman" w:hAnsi="Times New Roman" w:cs="Times New Roman"/>
        </w:rPr>
        <w:t xml:space="preserve">in </w:t>
      </w:r>
      <w:r w:rsidR="008F6C16" w:rsidRPr="00E63F72">
        <w:rPr>
          <w:rFonts w:ascii="Times New Roman" w:hAnsi="Times New Roman" w:cs="Times New Roman"/>
        </w:rPr>
        <w:t xml:space="preserve">relation to </w:t>
      </w:r>
      <w:r w:rsidR="00F51052" w:rsidRPr="00E63F72">
        <w:rPr>
          <w:rFonts w:ascii="Times New Roman" w:hAnsi="Times New Roman" w:cs="Times New Roman"/>
        </w:rPr>
        <w:t>a</w:t>
      </w:r>
      <w:r w:rsidR="00EB6F75" w:rsidRPr="00E63F72">
        <w:rPr>
          <w:rFonts w:ascii="Times New Roman" w:hAnsi="Times New Roman" w:cs="Times New Roman"/>
        </w:rPr>
        <w:t xml:space="preserve"> modern</w:t>
      </w:r>
      <w:r w:rsidR="00C536BB" w:rsidRPr="00E63F72">
        <w:rPr>
          <w:rFonts w:ascii="Times New Roman" w:hAnsi="Times New Roman" w:cs="Times New Roman"/>
        </w:rPr>
        <w:t>izing</w:t>
      </w:r>
      <w:r w:rsidR="00EB6F75" w:rsidRPr="00E63F72">
        <w:rPr>
          <w:rFonts w:ascii="Times New Roman" w:hAnsi="Times New Roman" w:cs="Times New Roman"/>
        </w:rPr>
        <w:t xml:space="preserve"> world.</w:t>
      </w:r>
    </w:p>
    <w:p w:rsidR="007903BF" w:rsidRPr="00E63F72" w:rsidRDefault="007903BF" w:rsidP="001E473A">
      <w:pPr>
        <w:tabs>
          <w:tab w:val="left" w:pos="720"/>
        </w:tabs>
        <w:ind w:firstLine="720"/>
        <w:rPr>
          <w:rFonts w:ascii="Times New Roman" w:hAnsi="Times New Roman" w:cs="Times New Roman"/>
        </w:rPr>
      </w:pPr>
    </w:p>
    <w:p w:rsidR="00D81F18" w:rsidRDefault="00D81F18" w:rsidP="00D81F18">
      <w:pPr>
        <w:tabs>
          <w:tab w:val="left" w:pos="0"/>
        </w:tabs>
        <w:rPr>
          <w:rFonts w:ascii="Times New Roman" w:hAnsi="Times New Roman" w:cs="Times New Roman"/>
          <w:b/>
        </w:rPr>
      </w:pPr>
      <w:commentRangeStart w:id="4"/>
      <w:r>
        <w:rPr>
          <w:rFonts w:ascii="Times New Roman" w:hAnsi="Times New Roman" w:cs="Times New Roman"/>
          <w:b/>
        </w:rPr>
        <w:t xml:space="preserve">List of </w:t>
      </w:r>
      <w:r w:rsidR="000844D4">
        <w:rPr>
          <w:rFonts w:ascii="Times New Roman" w:hAnsi="Times New Roman" w:cs="Times New Roman"/>
          <w:b/>
        </w:rPr>
        <w:t xml:space="preserve">Primary </w:t>
      </w:r>
      <w:r>
        <w:rPr>
          <w:rFonts w:ascii="Times New Roman" w:hAnsi="Times New Roman" w:cs="Times New Roman"/>
          <w:b/>
        </w:rPr>
        <w:t>Works</w:t>
      </w:r>
      <w:commentRangeEnd w:id="4"/>
      <w:r w:rsidR="009646D0">
        <w:rPr>
          <w:rStyle w:val="CommentReference"/>
        </w:rPr>
        <w:commentReference w:id="4"/>
      </w:r>
    </w:p>
    <w:p w:rsidR="009646D0" w:rsidRDefault="009646D0" w:rsidP="00D81F18">
      <w:pPr>
        <w:tabs>
          <w:tab w:val="left" w:pos="0"/>
        </w:tabs>
        <w:rPr>
          <w:rFonts w:ascii="Times New Roman" w:hAnsi="Times New Roman" w:cs="Times New Roman"/>
          <w:b/>
        </w:rPr>
      </w:pPr>
    </w:p>
    <w:p w:rsidR="00BB26BA" w:rsidRDefault="00BB26BA" w:rsidP="00D81F18">
      <w:pPr>
        <w:tabs>
          <w:tab w:val="left" w:pos="0"/>
        </w:tabs>
        <w:rPr>
          <w:rFonts w:ascii="Times New Roman" w:hAnsi="Times New Roman" w:cs="Times New Roman"/>
        </w:rPr>
      </w:pPr>
      <w:proofErr w:type="spellStart"/>
      <w:r>
        <w:rPr>
          <w:rFonts w:ascii="Times New Roman" w:hAnsi="Times New Roman" w:cs="Times New Roman"/>
        </w:rPr>
        <w:t>Artaud</w:t>
      </w:r>
      <w:proofErr w:type="spellEnd"/>
      <w:r>
        <w:rPr>
          <w:rFonts w:ascii="Times New Roman" w:hAnsi="Times New Roman" w:cs="Times New Roman"/>
        </w:rPr>
        <w:t xml:space="preserve">, Antonin. (1988) </w:t>
      </w:r>
      <w:r w:rsidRPr="00E63F72">
        <w:rPr>
          <w:rFonts w:ascii="Times New Roman" w:hAnsi="Times New Roman" w:cs="Times New Roman"/>
          <w:i/>
        </w:rPr>
        <w:t xml:space="preserve">Antonin </w:t>
      </w:r>
      <w:proofErr w:type="spellStart"/>
      <w:r w:rsidRPr="00E63F72">
        <w:rPr>
          <w:rFonts w:ascii="Times New Roman" w:hAnsi="Times New Roman" w:cs="Times New Roman"/>
          <w:i/>
        </w:rPr>
        <w:t>Artaud</w:t>
      </w:r>
      <w:proofErr w:type="spellEnd"/>
      <w:r w:rsidRPr="00E63F72">
        <w:rPr>
          <w:rFonts w:ascii="Times New Roman" w:hAnsi="Times New Roman" w:cs="Times New Roman"/>
          <w:i/>
        </w:rPr>
        <w:t>: Selected Writings</w:t>
      </w:r>
      <w:r>
        <w:rPr>
          <w:rFonts w:ascii="Times New Roman" w:hAnsi="Times New Roman" w:cs="Times New Roman"/>
        </w:rPr>
        <w:t>.</w:t>
      </w:r>
      <w:r w:rsidRPr="00E63F72">
        <w:rPr>
          <w:rFonts w:ascii="Times New Roman" w:hAnsi="Times New Roman" w:cs="Times New Roman"/>
        </w:rPr>
        <w:t xml:space="preserve"> Berkeley: University of California Press.</w:t>
      </w:r>
    </w:p>
    <w:p w:rsidR="00BB26BA" w:rsidRDefault="00BB26BA" w:rsidP="00D81F18">
      <w:pPr>
        <w:tabs>
          <w:tab w:val="left" w:pos="0"/>
        </w:tabs>
        <w:rPr>
          <w:rFonts w:ascii="Times New Roman" w:hAnsi="Times New Roman" w:cs="Times New Roman"/>
        </w:rPr>
      </w:pPr>
    </w:p>
    <w:p w:rsidR="00D81F18" w:rsidRDefault="00131D8B" w:rsidP="00D81F18">
      <w:pPr>
        <w:tabs>
          <w:tab w:val="left" w:pos="0"/>
        </w:tabs>
        <w:rPr>
          <w:rFonts w:ascii="Times New Roman" w:hAnsi="Times New Roman" w:cs="Times New Roman"/>
        </w:rPr>
      </w:pPr>
      <w:r w:rsidRPr="00131D8B">
        <w:rPr>
          <w:rFonts w:ascii="Times New Roman" w:hAnsi="Times New Roman" w:cs="Times New Roman"/>
        </w:rPr>
        <w:t xml:space="preserve">Brecht, </w:t>
      </w:r>
      <w:proofErr w:type="spellStart"/>
      <w:r w:rsidRPr="00131D8B">
        <w:rPr>
          <w:rFonts w:ascii="Times New Roman" w:hAnsi="Times New Roman" w:cs="Times New Roman"/>
        </w:rPr>
        <w:t>Bertolt</w:t>
      </w:r>
      <w:proofErr w:type="spellEnd"/>
      <w:r w:rsidRPr="00131D8B">
        <w:rPr>
          <w:rFonts w:ascii="Times New Roman" w:hAnsi="Times New Roman" w:cs="Times New Roman"/>
        </w:rPr>
        <w:t xml:space="preserve">. (1957) </w:t>
      </w:r>
      <w:r w:rsidRPr="00131D8B">
        <w:rPr>
          <w:rFonts w:ascii="Times New Roman" w:hAnsi="Times New Roman" w:cs="Times New Roman"/>
          <w:i/>
        </w:rPr>
        <w:t>Brecht on Theatre: The Development of an Aesthetic</w:t>
      </w:r>
      <w:r w:rsidRPr="00131D8B">
        <w:rPr>
          <w:rFonts w:ascii="Times New Roman" w:hAnsi="Times New Roman" w:cs="Times New Roman"/>
        </w:rPr>
        <w:t xml:space="preserve">, ed. </w:t>
      </w:r>
      <w:r>
        <w:rPr>
          <w:rFonts w:ascii="Times New Roman" w:hAnsi="Times New Roman" w:cs="Times New Roman"/>
        </w:rPr>
        <w:t>a</w:t>
      </w:r>
      <w:r w:rsidRPr="00131D8B">
        <w:rPr>
          <w:rFonts w:ascii="Times New Roman" w:hAnsi="Times New Roman" w:cs="Times New Roman"/>
        </w:rPr>
        <w:t>nd trans. John Willett. New York: Hill and Wang; London: Methuen.</w:t>
      </w:r>
    </w:p>
    <w:p w:rsidR="00BB26BA" w:rsidRDefault="00BB26BA" w:rsidP="00D81F18">
      <w:pPr>
        <w:tabs>
          <w:tab w:val="left" w:pos="0"/>
        </w:tabs>
        <w:rPr>
          <w:rFonts w:ascii="Times New Roman" w:hAnsi="Times New Roman" w:cs="Times New Roman"/>
        </w:rPr>
      </w:pPr>
    </w:p>
    <w:p w:rsidR="00BB26BA" w:rsidRPr="00131D8B" w:rsidRDefault="00BB26BA" w:rsidP="00D81F18">
      <w:pPr>
        <w:tabs>
          <w:tab w:val="left" w:pos="0"/>
        </w:tabs>
        <w:rPr>
          <w:rFonts w:ascii="Times New Roman" w:hAnsi="Times New Roman" w:cs="Times New Roman"/>
        </w:rPr>
      </w:pPr>
      <w:r>
        <w:rPr>
          <w:rFonts w:ascii="Times New Roman" w:hAnsi="Times New Roman" w:cs="Times New Roman"/>
        </w:rPr>
        <w:t xml:space="preserve">Stanislavsky, Konstantin. </w:t>
      </w:r>
      <w:proofErr w:type="gramStart"/>
      <w:r>
        <w:rPr>
          <w:rFonts w:ascii="Times New Roman" w:hAnsi="Times New Roman" w:cs="Times New Roman"/>
        </w:rPr>
        <w:t>(</w:t>
      </w:r>
      <w:r w:rsidR="00A8078A">
        <w:rPr>
          <w:rFonts w:ascii="Times New Roman" w:hAnsi="Times New Roman" w:cs="Times New Roman"/>
        </w:rPr>
        <w:t xml:space="preserve">2010) </w:t>
      </w:r>
      <w:r w:rsidR="00A8078A" w:rsidRPr="00A8078A">
        <w:rPr>
          <w:rFonts w:ascii="Times New Roman" w:hAnsi="Times New Roman" w:cs="Times New Roman"/>
          <w:i/>
        </w:rPr>
        <w:t>An Actor’s Work on a Role</w:t>
      </w:r>
      <w:r w:rsidR="00A8078A">
        <w:rPr>
          <w:rFonts w:ascii="Times New Roman" w:hAnsi="Times New Roman" w:cs="Times New Roman"/>
        </w:rPr>
        <w:t>, trans. Jean Benedetti.</w:t>
      </w:r>
      <w:proofErr w:type="gramEnd"/>
      <w:r w:rsidR="00A8078A">
        <w:rPr>
          <w:rFonts w:ascii="Times New Roman" w:hAnsi="Times New Roman" w:cs="Times New Roman"/>
        </w:rPr>
        <w:t xml:space="preserve"> London and New York: </w:t>
      </w:r>
      <w:proofErr w:type="spellStart"/>
      <w:r w:rsidR="00A8078A">
        <w:rPr>
          <w:rFonts w:ascii="Times New Roman" w:hAnsi="Times New Roman" w:cs="Times New Roman"/>
        </w:rPr>
        <w:t>Routledge</w:t>
      </w:r>
      <w:proofErr w:type="spellEnd"/>
      <w:r w:rsidR="00A8078A">
        <w:rPr>
          <w:rFonts w:ascii="Times New Roman" w:hAnsi="Times New Roman" w:cs="Times New Roman"/>
        </w:rPr>
        <w:t>.</w:t>
      </w:r>
    </w:p>
    <w:p w:rsidR="00D81F18" w:rsidRDefault="00D81F18" w:rsidP="00D81F18">
      <w:pPr>
        <w:tabs>
          <w:tab w:val="left" w:pos="0"/>
        </w:tabs>
        <w:rPr>
          <w:rFonts w:ascii="Times New Roman" w:hAnsi="Times New Roman" w:cs="Times New Roman"/>
          <w:b/>
        </w:rPr>
      </w:pPr>
    </w:p>
    <w:p w:rsidR="007903BF" w:rsidRPr="00D81F18" w:rsidRDefault="00D81F18" w:rsidP="00D81F18">
      <w:pPr>
        <w:tabs>
          <w:tab w:val="left" w:pos="0"/>
        </w:tabs>
        <w:rPr>
          <w:rFonts w:ascii="Times New Roman" w:hAnsi="Times New Roman" w:cs="Times New Roman"/>
          <w:b/>
        </w:rPr>
      </w:pPr>
      <w:commentRangeStart w:id="5"/>
      <w:r w:rsidRPr="00D81F18">
        <w:rPr>
          <w:rFonts w:ascii="Times New Roman" w:hAnsi="Times New Roman" w:cs="Times New Roman"/>
          <w:b/>
        </w:rPr>
        <w:t>References and Further Reading</w:t>
      </w:r>
      <w:commentRangeEnd w:id="5"/>
      <w:r w:rsidR="00CF158F">
        <w:rPr>
          <w:rStyle w:val="CommentReference"/>
        </w:rPr>
        <w:commentReference w:id="5"/>
      </w:r>
    </w:p>
    <w:p w:rsidR="00D81F18" w:rsidRPr="00E63F72" w:rsidRDefault="00D81F18" w:rsidP="00D81F18">
      <w:pPr>
        <w:tabs>
          <w:tab w:val="left" w:pos="0"/>
        </w:tabs>
        <w:rPr>
          <w:rFonts w:ascii="Times New Roman" w:hAnsi="Times New Roman" w:cs="Times New Roman"/>
        </w:rPr>
      </w:pPr>
    </w:p>
    <w:p w:rsidR="00A8078A" w:rsidRDefault="00A8078A" w:rsidP="00D81F18">
      <w:pPr>
        <w:tabs>
          <w:tab w:val="left" w:pos="0"/>
        </w:tabs>
        <w:rPr>
          <w:rFonts w:ascii="Times New Roman" w:hAnsi="Times New Roman" w:cs="Times New Roman"/>
        </w:rPr>
      </w:pPr>
      <w:proofErr w:type="gramStart"/>
      <w:r>
        <w:rPr>
          <w:rFonts w:ascii="Times New Roman" w:hAnsi="Times New Roman" w:cs="Times New Roman"/>
        </w:rPr>
        <w:t xml:space="preserve">Benedetti, Jean (1995) “Brecht, Stanislavsky, and the Art of Acting” in </w:t>
      </w:r>
      <w:r w:rsidRPr="00A8078A">
        <w:rPr>
          <w:rFonts w:ascii="Times New Roman" w:hAnsi="Times New Roman" w:cs="Times New Roman"/>
          <w:i/>
        </w:rPr>
        <w:t>Brecht Then and Now</w:t>
      </w:r>
      <w:r>
        <w:rPr>
          <w:rFonts w:ascii="Times New Roman" w:hAnsi="Times New Roman" w:cs="Times New Roman"/>
        </w:rPr>
        <w:t>, ed. John Willett.</w:t>
      </w:r>
      <w:proofErr w:type="gramEnd"/>
      <w:r>
        <w:rPr>
          <w:rFonts w:ascii="Times New Roman" w:hAnsi="Times New Roman" w:cs="Times New Roman"/>
        </w:rPr>
        <w:t xml:space="preserve"> Madison: University of Wisconsin Press.</w:t>
      </w:r>
    </w:p>
    <w:p w:rsidR="00A8078A" w:rsidRPr="00E63F72" w:rsidRDefault="00A8078A" w:rsidP="00A8078A">
      <w:pPr>
        <w:tabs>
          <w:tab w:val="left" w:pos="0"/>
        </w:tabs>
        <w:rPr>
          <w:rFonts w:ascii="Times New Roman" w:hAnsi="Times New Roman" w:cs="Times New Roman"/>
        </w:rPr>
      </w:pPr>
    </w:p>
    <w:p w:rsidR="00A8078A" w:rsidRDefault="00A8078A" w:rsidP="00A8078A">
      <w:pPr>
        <w:tabs>
          <w:tab w:val="left" w:pos="0"/>
        </w:tabs>
        <w:rPr>
          <w:rFonts w:ascii="Times New Roman" w:hAnsi="Times New Roman" w:cs="Times New Roman"/>
        </w:rPr>
      </w:pPr>
      <w:r w:rsidRPr="00E63F72">
        <w:rPr>
          <w:rFonts w:ascii="Times New Roman" w:hAnsi="Times New Roman" w:cs="Times New Roman"/>
        </w:rPr>
        <w:t>Jameson, Fredric</w:t>
      </w:r>
      <w:r>
        <w:rPr>
          <w:rFonts w:ascii="Times New Roman" w:hAnsi="Times New Roman" w:cs="Times New Roman"/>
        </w:rPr>
        <w:t>.</w:t>
      </w:r>
      <w:r w:rsidRPr="00E63F72">
        <w:rPr>
          <w:rFonts w:ascii="Times New Roman" w:hAnsi="Times New Roman" w:cs="Times New Roman"/>
        </w:rPr>
        <w:t xml:space="preserve"> (1998) </w:t>
      </w:r>
      <w:r w:rsidRPr="00E63F72">
        <w:rPr>
          <w:rFonts w:ascii="Times New Roman" w:hAnsi="Times New Roman" w:cs="Times New Roman"/>
          <w:i/>
        </w:rPr>
        <w:t>Brecht and Method</w:t>
      </w:r>
      <w:r w:rsidRPr="00E63F72">
        <w:rPr>
          <w:rFonts w:ascii="Times New Roman" w:hAnsi="Times New Roman" w:cs="Times New Roman"/>
        </w:rPr>
        <w:t>, London and New York: Verso.</w:t>
      </w:r>
    </w:p>
    <w:p w:rsidR="00A8078A" w:rsidRPr="00E63F72" w:rsidRDefault="00A8078A" w:rsidP="00A8078A">
      <w:pPr>
        <w:tabs>
          <w:tab w:val="left" w:pos="0"/>
        </w:tabs>
        <w:rPr>
          <w:rFonts w:ascii="Times New Roman" w:hAnsi="Times New Roman" w:cs="Times New Roman"/>
        </w:rPr>
      </w:pPr>
    </w:p>
    <w:p w:rsidR="00A8078A" w:rsidRDefault="00A8078A" w:rsidP="00A8078A">
      <w:pPr>
        <w:tabs>
          <w:tab w:val="left" w:pos="0"/>
        </w:tabs>
        <w:rPr>
          <w:rFonts w:ascii="Times New Roman" w:hAnsi="Times New Roman" w:cs="Times New Roman"/>
        </w:rPr>
      </w:pPr>
      <w:r w:rsidRPr="00E63F72">
        <w:rPr>
          <w:rFonts w:ascii="Times New Roman" w:hAnsi="Times New Roman" w:cs="Times New Roman"/>
        </w:rPr>
        <w:t>Pitches, Jonathan</w:t>
      </w:r>
      <w:r>
        <w:rPr>
          <w:rFonts w:ascii="Times New Roman" w:hAnsi="Times New Roman" w:cs="Times New Roman"/>
        </w:rPr>
        <w:t>.</w:t>
      </w:r>
      <w:r w:rsidRPr="00E63F72">
        <w:rPr>
          <w:rFonts w:ascii="Times New Roman" w:hAnsi="Times New Roman" w:cs="Times New Roman"/>
        </w:rPr>
        <w:t xml:space="preserve"> (2006) </w:t>
      </w:r>
      <w:r w:rsidRPr="00E63F72">
        <w:rPr>
          <w:rFonts w:ascii="Times New Roman" w:hAnsi="Times New Roman" w:cs="Times New Roman"/>
          <w:i/>
        </w:rPr>
        <w:t>Science and the Stanislavsky Tradition of Acting</w:t>
      </w:r>
      <w:r w:rsidRPr="00E63F72">
        <w:rPr>
          <w:rFonts w:ascii="Times New Roman" w:hAnsi="Times New Roman" w:cs="Times New Roman"/>
        </w:rPr>
        <w:t xml:space="preserve">, London: </w:t>
      </w:r>
      <w:proofErr w:type="spellStart"/>
      <w:r w:rsidRPr="00E63F72">
        <w:rPr>
          <w:rFonts w:ascii="Times New Roman" w:hAnsi="Times New Roman" w:cs="Times New Roman"/>
        </w:rPr>
        <w:t>Routledge</w:t>
      </w:r>
      <w:proofErr w:type="spellEnd"/>
      <w:r w:rsidRPr="00E63F72">
        <w:rPr>
          <w:rFonts w:ascii="Times New Roman" w:hAnsi="Times New Roman" w:cs="Times New Roman"/>
        </w:rPr>
        <w:t>.</w:t>
      </w:r>
    </w:p>
    <w:p w:rsidR="00A8078A" w:rsidRDefault="00A8078A" w:rsidP="00D81F18">
      <w:pPr>
        <w:tabs>
          <w:tab w:val="left" w:pos="0"/>
        </w:tabs>
        <w:rPr>
          <w:rFonts w:ascii="Times New Roman" w:hAnsi="Times New Roman" w:cs="Times New Roman"/>
        </w:rPr>
      </w:pPr>
    </w:p>
    <w:p w:rsidR="007903BF" w:rsidRDefault="007903BF" w:rsidP="00D81F18">
      <w:pPr>
        <w:tabs>
          <w:tab w:val="left" w:pos="0"/>
        </w:tabs>
        <w:rPr>
          <w:rFonts w:ascii="Times New Roman" w:hAnsi="Times New Roman" w:cs="Times New Roman"/>
        </w:rPr>
      </w:pPr>
      <w:r w:rsidRPr="00E63F72">
        <w:rPr>
          <w:rFonts w:ascii="Times New Roman" w:hAnsi="Times New Roman" w:cs="Times New Roman"/>
        </w:rPr>
        <w:t>Preston</w:t>
      </w:r>
      <w:r w:rsidR="0038062F" w:rsidRPr="00E63F72">
        <w:rPr>
          <w:rFonts w:ascii="Times New Roman" w:hAnsi="Times New Roman" w:cs="Times New Roman"/>
        </w:rPr>
        <w:t xml:space="preserve">, Carrie J. (2011) </w:t>
      </w:r>
      <w:r w:rsidR="0038062F" w:rsidRPr="00E63F72">
        <w:rPr>
          <w:rFonts w:ascii="Times New Roman" w:hAnsi="Times New Roman" w:cs="Times New Roman"/>
          <w:i/>
        </w:rPr>
        <w:t>Modernism’s Mythic Pose: Gender, Genre, Solo Performance</w:t>
      </w:r>
      <w:r w:rsidR="0038062F" w:rsidRPr="00E63F72">
        <w:rPr>
          <w:rFonts w:ascii="Times New Roman" w:hAnsi="Times New Roman" w:cs="Times New Roman"/>
        </w:rPr>
        <w:t>, New York: Oxford University Press.</w:t>
      </w:r>
    </w:p>
    <w:p w:rsidR="00D81F18" w:rsidRPr="00E63F72" w:rsidRDefault="00D81F18" w:rsidP="00D81F18">
      <w:pPr>
        <w:tabs>
          <w:tab w:val="left" w:pos="0"/>
        </w:tabs>
        <w:rPr>
          <w:rFonts w:ascii="Times New Roman" w:hAnsi="Times New Roman" w:cs="Times New Roman"/>
        </w:rPr>
      </w:pPr>
    </w:p>
    <w:p w:rsidR="007903BF" w:rsidRDefault="007903BF" w:rsidP="00D81F18">
      <w:pPr>
        <w:tabs>
          <w:tab w:val="left" w:pos="0"/>
        </w:tabs>
        <w:rPr>
          <w:rFonts w:ascii="Times New Roman" w:hAnsi="Times New Roman" w:cs="Times New Roman"/>
        </w:rPr>
      </w:pPr>
      <w:proofErr w:type="spellStart"/>
      <w:r w:rsidRPr="00E63F72">
        <w:rPr>
          <w:rFonts w:ascii="Times New Roman" w:hAnsi="Times New Roman" w:cs="Times New Roman"/>
        </w:rPr>
        <w:t>Ruyter</w:t>
      </w:r>
      <w:proofErr w:type="spellEnd"/>
      <w:r w:rsidR="0038062F" w:rsidRPr="00E63F72">
        <w:rPr>
          <w:rFonts w:ascii="Times New Roman" w:hAnsi="Times New Roman" w:cs="Times New Roman"/>
        </w:rPr>
        <w:t xml:space="preserve">, Nancy Lee </w:t>
      </w:r>
      <w:proofErr w:type="spellStart"/>
      <w:r w:rsidR="0038062F" w:rsidRPr="00E63F72">
        <w:rPr>
          <w:rFonts w:ascii="Times New Roman" w:hAnsi="Times New Roman" w:cs="Times New Roman"/>
        </w:rPr>
        <w:t>Chalfa</w:t>
      </w:r>
      <w:proofErr w:type="spellEnd"/>
      <w:r w:rsidR="0038062F" w:rsidRPr="00E63F72">
        <w:rPr>
          <w:rFonts w:ascii="Times New Roman" w:hAnsi="Times New Roman" w:cs="Times New Roman"/>
        </w:rPr>
        <w:t xml:space="preserve">. (1999) </w:t>
      </w:r>
      <w:r w:rsidR="0038062F" w:rsidRPr="00E63F72">
        <w:rPr>
          <w:rFonts w:ascii="Times New Roman" w:hAnsi="Times New Roman" w:cs="Times New Roman"/>
          <w:i/>
        </w:rPr>
        <w:t xml:space="preserve">The Cultivation of Body and Mind in Nineteenth-Century American </w:t>
      </w:r>
      <w:proofErr w:type="spellStart"/>
      <w:r w:rsidR="0038062F" w:rsidRPr="00E63F72">
        <w:rPr>
          <w:rFonts w:ascii="Times New Roman" w:hAnsi="Times New Roman" w:cs="Times New Roman"/>
          <w:i/>
        </w:rPr>
        <w:t>Delsartism</w:t>
      </w:r>
      <w:proofErr w:type="spellEnd"/>
      <w:r w:rsidR="0038062F" w:rsidRPr="00E63F72">
        <w:rPr>
          <w:rFonts w:ascii="Times New Roman" w:hAnsi="Times New Roman" w:cs="Times New Roman"/>
        </w:rPr>
        <w:t>, Westport</w:t>
      </w:r>
      <w:r w:rsidR="00C9316A">
        <w:rPr>
          <w:rFonts w:ascii="Times New Roman" w:hAnsi="Times New Roman" w:cs="Times New Roman"/>
        </w:rPr>
        <w:t>,</w:t>
      </w:r>
      <w:r w:rsidR="0038062F" w:rsidRPr="00E63F72">
        <w:rPr>
          <w:rFonts w:ascii="Times New Roman" w:hAnsi="Times New Roman" w:cs="Times New Roman"/>
        </w:rPr>
        <w:t xml:space="preserve"> CT: Greenwood Press.</w:t>
      </w:r>
    </w:p>
    <w:p w:rsidR="00D81F18" w:rsidRPr="00E63F72" w:rsidRDefault="00D81F18" w:rsidP="00D81F18">
      <w:pPr>
        <w:tabs>
          <w:tab w:val="left" w:pos="0"/>
        </w:tabs>
        <w:rPr>
          <w:rFonts w:ascii="Times New Roman" w:hAnsi="Times New Roman" w:cs="Times New Roman"/>
        </w:rPr>
      </w:pPr>
    </w:p>
    <w:p w:rsidR="007903BF" w:rsidRDefault="007903BF" w:rsidP="00D81F18">
      <w:pPr>
        <w:tabs>
          <w:tab w:val="left" w:pos="0"/>
        </w:tabs>
        <w:rPr>
          <w:rFonts w:ascii="Times New Roman" w:hAnsi="Times New Roman" w:cs="Times New Roman"/>
        </w:rPr>
      </w:pPr>
      <w:r w:rsidRPr="00E63F72">
        <w:rPr>
          <w:rFonts w:ascii="Times New Roman" w:hAnsi="Times New Roman" w:cs="Times New Roman"/>
        </w:rPr>
        <w:t>Shawn</w:t>
      </w:r>
      <w:r w:rsidR="0038062F" w:rsidRPr="00E63F72">
        <w:rPr>
          <w:rFonts w:ascii="Times New Roman" w:hAnsi="Times New Roman" w:cs="Times New Roman"/>
        </w:rPr>
        <w:t xml:space="preserve">, Ted. (1954; 1963) </w:t>
      </w:r>
      <w:r w:rsidR="0038062F" w:rsidRPr="00E63F72">
        <w:rPr>
          <w:rFonts w:ascii="Times New Roman" w:hAnsi="Times New Roman" w:cs="Times New Roman"/>
          <w:i/>
        </w:rPr>
        <w:t xml:space="preserve">Every Little Movement: A Book about François </w:t>
      </w:r>
      <w:proofErr w:type="spellStart"/>
      <w:r w:rsidR="0038062F" w:rsidRPr="00E63F72">
        <w:rPr>
          <w:rFonts w:ascii="Times New Roman" w:hAnsi="Times New Roman" w:cs="Times New Roman"/>
          <w:i/>
        </w:rPr>
        <w:t>Delsarte</w:t>
      </w:r>
      <w:proofErr w:type="spellEnd"/>
      <w:r w:rsidR="0038062F" w:rsidRPr="00E63F72">
        <w:rPr>
          <w:rFonts w:ascii="Times New Roman" w:hAnsi="Times New Roman" w:cs="Times New Roman"/>
          <w:i/>
        </w:rPr>
        <w:t xml:space="preserve">: </w:t>
      </w:r>
      <w:r w:rsidR="00C9316A">
        <w:rPr>
          <w:rFonts w:ascii="Times New Roman" w:hAnsi="Times New Roman" w:cs="Times New Roman"/>
          <w:i/>
        </w:rPr>
        <w:t>T</w:t>
      </w:r>
      <w:r w:rsidR="0038062F" w:rsidRPr="00E63F72">
        <w:rPr>
          <w:rFonts w:ascii="Times New Roman" w:hAnsi="Times New Roman" w:cs="Times New Roman"/>
          <w:i/>
        </w:rPr>
        <w:t>he Man and his Philosophy</w:t>
      </w:r>
      <w:r w:rsidR="0038062F" w:rsidRPr="00E63F72">
        <w:rPr>
          <w:rFonts w:ascii="Times New Roman" w:hAnsi="Times New Roman" w:cs="Times New Roman"/>
        </w:rPr>
        <w:t>, Pittsfield</w:t>
      </w:r>
      <w:r w:rsidR="00C9316A">
        <w:rPr>
          <w:rFonts w:ascii="Times New Roman" w:hAnsi="Times New Roman" w:cs="Times New Roman"/>
        </w:rPr>
        <w:t>,</w:t>
      </w:r>
      <w:r w:rsidR="0038062F" w:rsidRPr="00E63F72">
        <w:rPr>
          <w:rFonts w:ascii="Times New Roman" w:hAnsi="Times New Roman" w:cs="Times New Roman"/>
        </w:rPr>
        <w:t xml:space="preserve"> MA: Eagle Print and Binding.</w:t>
      </w:r>
    </w:p>
    <w:p w:rsidR="009D0AF3" w:rsidRDefault="009D0AF3" w:rsidP="00D81F18">
      <w:pPr>
        <w:tabs>
          <w:tab w:val="left" w:pos="0"/>
        </w:tabs>
        <w:rPr>
          <w:rFonts w:ascii="Times New Roman" w:hAnsi="Times New Roman" w:cs="Times New Roman"/>
        </w:rPr>
      </w:pPr>
    </w:p>
    <w:p w:rsidR="009D0AF3" w:rsidRDefault="009D0AF3" w:rsidP="00D81F18">
      <w:pPr>
        <w:tabs>
          <w:tab w:val="left" w:pos="0"/>
        </w:tabs>
        <w:rPr>
          <w:rFonts w:ascii="Times New Roman" w:hAnsi="Times New Roman" w:cs="Times New Roman"/>
        </w:rPr>
      </w:pPr>
      <w:r>
        <w:rPr>
          <w:rFonts w:ascii="Times New Roman" w:hAnsi="Times New Roman" w:cs="Times New Roman"/>
        </w:rPr>
        <w:t>Sontag, Susan (1973; 1988) “</w:t>
      </w:r>
      <w:proofErr w:type="spellStart"/>
      <w:r>
        <w:rPr>
          <w:rFonts w:ascii="Times New Roman" w:hAnsi="Times New Roman" w:cs="Times New Roman"/>
        </w:rPr>
        <w:t>Artaud</w:t>
      </w:r>
      <w:proofErr w:type="spellEnd"/>
      <w:r>
        <w:rPr>
          <w:rFonts w:ascii="Times New Roman" w:hAnsi="Times New Roman" w:cs="Times New Roman"/>
        </w:rPr>
        <w:t xml:space="preserve">” in </w:t>
      </w:r>
      <w:r w:rsidRPr="009D0AF3">
        <w:rPr>
          <w:rFonts w:ascii="Times New Roman" w:hAnsi="Times New Roman" w:cs="Times New Roman"/>
          <w:i/>
        </w:rPr>
        <w:t xml:space="preserve">Antonin </w:t>
      </w:r>
      <w:proofErr w:type="spellStart"/>
      <w:r w:rsidRPr="009D0AF3">
        <w:rPr>
          <w:rFonts w:ascii="Times New Roman" w:hAnsi="Times New Roman" w:cs="Times New Roman"/>
          <w:i/>
        </w:rPr>
        <w:t>Artaud</w:t>
      </w:r>
      <w:proofErr w:type="spellEnd"/>
      <w:r w:rsidRPr="009D0AF3">
        <w:rPr>
          <w:rFonts w:ascii="Times New Roman" w:hAnsi="Times New Roman" w:cs="Times New Roman"/>
          <w:i/>
        </w:rPr>
        <w:t>: Selected Writings</w:t>
      </w:r>
      <w:r>
        <w:rPr>
          <w:rFonts w:ascii="Times New Roman" w:hAnsi="Times New Roman" w:cs="Times New Roman"/>
        </w:rPr>
        <w:t>. Berkeley: University of California Press.</w:t>
      </w:r>
    </w:p>
    <w:p w:rsidR="00D81F18" w:rsidRPr="00E63F72" w:rsidRDefault="00D81F18" w:rsidP="00D81F18">
      <w:pPr>
        <w:tabs>
          <w:tab w:val="left" w:pos="0"/>
        </w:tabs>
        <w:rPr>
          <w:rFonts w:ascii="Times New Roman" w:hAnsi="Times New Roman" w:cs="Times New Roman"/>
        </w:rPr>
      </w:pPr>
    </w:p>
    <w:p w:rsidR="007903BF" w:rsidRPr="00E63F72" w:rsidRDefault="007903BF" w:rsidP="00D81F18">
      <w:pPr>
        <w:tabs>
          <w:tab w:val="left" w:pos="0"/>
        </w:tabs>
        <w:rPr>
          <w:rFonts w:ascii="Times New Roman" w:hAnsi="Times New Roman" w:cs="Times New Roman"/>
        </w:rPr>
      </w:pPr>
      <w:r w:rsidRPr="00E63F72">
        <w:rPr>
          <w:rFonts w:ascii="Times New Roman" w:hAnsi="Times New Roman" w:cs="Times New Roman"/>
        </w:rPr>
        <w:t>Walker</w:t>
      </w:r>
      <w:r w:rsidR="0038062F" w:rsidRPr="00E63F72">
        <w:rPr>
          <w:rFonts w:ascii="Times New Roman" w:hAnsi="Times New Roman" w:cs="Times New Roman"/>
        </w:rPr>
        <w:t xml:space="preserve">, Julia A. (2005) </w:t>
      </w:r>
      <w:r w:rsidR="0038062F" w:rsidRPr="00E63F72">
        <w:rPr>
          <w:rFonts w:ascii="Times New Roman" w:hAnsi="Times New Roman" w:cs="Times New Roman"/>
          <w:i/>
        </w:rPr>
        <w:t>Expressionism and Modernism in the American Theatre: Bodies, Voices, Words</w:t>
      </w:r>
      <w:r w:rsidR="0038062F" w:rsidRPr="00E63F72">
        <w:rPr>
          <w:rFonts w:ascii="Times New Roman" w:hAnsi="Times New Roman" w:cs="Times New Roman"/>
        </w:rPr>
        <w:t>, Cambridge: Cambridge University Press.</w:t>
      </w:r>
    </w:p>
    <w:p w:rsidR="00D81F18" w:rsidRPr="00E63F72" w:rsidRDefault="00D81F18" w:rsidP="00D81F18">
      <w:pPr>
        <w:tabs>
          <w:tab w:val="left" w:pos="0"/>
        </w:tabs>
        <w:rPr>
          <w:rFonts w:ascii="Times New Roman" w:hAnsi="Times New Roman" w:cs="Times New Roman"/>
        </w:rPr>
      </w:pPr>
    </w:p>
    <w:p w:rsidR="00B531FD" w:rsidRDefault="007903BF" w:rsidP="00D81F18">
      <w:pPr>
        <w:tabs>
          <w:tab w:val="left" w:pos="0"/>
        </w:tabs>
        <w:rPr>
          <w:rFonts w:ascii="Times New Roman" w:hAnsi="Times New Roman" w:cs="Times New Roman"/>
        </w:rPr>
      </w:pPr>
      <w:proofErr w:type="spellStart"/>
      <w:r w:rsidRPr="00E63F72">
        <w:rPr>
          <w:rFonts w:ascii="Times New Roman" w:hAnsi="Times New Roman" w:cs="Times New Roman"/>
        </w:rPr>
        <w:t>Whyman</w:t>
      </w:r>
      <w:proofErr w:type="spellEnd"/>
      <w:r w:rsidR="0038062F" w:rsidRPr="00E63F72">
        <w:rPr>
          <w:rFonts w:ascii="Times New Roman" w:hAnsi="Times New Roman" w:cs="Times New Roman"/>
        </w:rPr>
        <w:t>, Rose</w:t>
      </w:r>
      <w:r w:rsidR="00C9316A">
        <w:rPr>
          <w:rFonts w:ascii="Times New Roman" w:hAnsi="Times New Roman" w:cs="Times New Roman"/>
        </w:rPr>
        <w:t>.</w:t>
      </w:r>
      <w:r w:rsidR="00B531FD" w:rsidRPr="00E63F72">
        <w:rPr>
          <w:rFonts w:ascii="Times New Roman" w:hAnsi="Times New Roman" w:cs="Times New Roman"/>
        </w:rPr>
        <w:t xml:space="preserve"> (2008) </w:t>
      </w:r>
      <w:r w:rsidR="00B531FD" w:rsidRPr="00E63F72">
        <w:rPr>
          <w:rFonts w:ascii="Times New Roman" w:hAnsi="Times New Roman" w:cs="Times New Roman"/>
          <w:i/>
        </w:rPr>
        <w:t>The Stanislavski System of Acting: Legacy and Influence in Modern Performance</w:t>
      </w:r>
      <w:r w:rsidR="00C9316A">
        <w:rPr>
          <w:rFonts w:ascii="Times New Roman" w:hAnsi="Times New Roman" w:cs="Times New Roman"/>
        </w:rPr>
        <w:t>,</w:t>
      </w:r>
      <w:r w:rsidR="00B531FD" w:rsidRPr="00E63F72">
        <w:rPr>
          <w:rFonts w:ascii="Times New Roman" w:hAnsi="Times New Roman" w:cs="Times New Roman"/>
        </w:rPr>
        <w:t xml:space="preserve"> Cambridge: Cambridge University Press.</w:t>
      </w:r>
    </w:p>
    <w:p w:rsidR="00D81F18" w:rsidRPr="00E63F72" w:rsidRDefault="00D81F18" w:rsidP="00D81F18">
      <w:pPr>
        <w:tabs>
          <w:tab w:val="left" w:pos="0"/>
        </w:tabs>
        <w:rPr>
          <w:rFonts w:ascii="Times New Roman" w:hAnsi="Times New Roman" w:cs="Times New Roman"/>
        </w:rPr>
      </w:pPr>
    </w:p>
    <w:p w:rsidR="007A3BF0" w:rsidRPr="00E63F72" w:rsidRDefault="00B531FD" w:rsidP="00D81F18">
      <w:pPr>
        <w:tabs>
          <w:tab w:val="left" w:pos="0"/>
        </w:tabs>
        <w:rPr>
          <w:rFonts w:ascii="Times New Roman" w:hAnsi="Times New Roman" w:cs="Times New Roman"/>
        </w:rPr>
      </w:pPr>
      <w:r w:rsidRPr="00E63F72">
        <w:rPr>
          <w:rFonts w:ascii="Times New Roman" w:hAnsi="Times New Roman" w:cs="Times New Roman"/>
        </w:rPr>
        <w:t xml:space="preserve">Wiles, Timothy J. (1980) </w:t>
      </w:r>
      <w:r w:rsidRPr="00E63F72">
        <w:rPr>
          <w:rFonts w:ascii="Times New Roman" w:hAnsi="Times New Roman" w:cs="Times New Roman"/>
          <w:i/>
        </w:rPr>
        <w:t>The Theatre Event: Modern Theories of Performance</w:t>
      </w:r>
      <w:r w:rsidRPr="00E63F72">
        <w:rPr>
          <w:rFonts w:ascii="Times New Roman" w:hAnsi="Times New Roman" w:cs="Times New Roman"/>
        </w:rPr>
        <w:t>.  Chicago: University of Chicago Press.</w:t>
      </w:r>
    </w:p>
    <w:p w:rsidR="00D81F18" w:rsidRPr="00E63F72" w:rsidRDefault="00D81F18" w:rsidP="00D81F18">
      <w:pPr>
        <w:tabs>
          <w:tab w:val="left" w:pos="0"/>
        </w:tabs>
        <w:rPr>
          <w:rFonts w:ascii="Times New Roman" w:hAnsi="Times New Roman" w:cs="Times New Roman"/>
        </w:rPr>
      </w:pPr>
    </w:p>
    <w:p w:rsidR="00CF158F" w:rsidRPr="00780D25" w:rsidRDefault="00780D25" w:rsidP="00D81F18">
      <w:pPr>
        <w:tabs>
          <w:tab w:val="left" w:pos="0"/>
        </w:tabs>
        <w:rPr>
          <w:rFonts w:ascii="Times New Roman" w:hAnsi="Times New Roman" w:cs="Times New Roman"/>
          <w:b/>
        </w:rPr>
      </w:pPr>
      <w:r w:rsidRPr="00780D25">
        <w:rPr>
          <w:rFonts w:ascii="Times New Roman" w:hAnsi="Times New Roman" w:cs="Times New Roman"/>
          <w:b/>
        </w:rPr>
        <w:t>Julia A. Walker, Washington University in St. Louis</w:t>
      </w:r>
    </w:p>
    <w:p w:rsidR="00780D25" w:rsidRDefault="00780D25" w:rsidP="00D81F18">
      <w:pPr>
        <w:tabs>
          <w:tab w:val="left" w:pos="0"/>
        </w:tabs>
        <w:rPr>
          <w:rFonts w:ascii="Times New Roman" w:hAnsi="Times New Roman" w:cs="Times New Roman"/>
        </w:rPr>
      </w:pPr>
    </w:p>
    <w:p w:rsidR="00780D25" w:rsidRDefault="00780D25" w:rsidP="00D81F18">
      <w:pPr>
        <w:tabs>
          <w:tab w:val="left" w:pos="0"/>
        </w:tabs>
        <w:rPr>
          <w:rFonts w:ascii="Times New Roman" w:hAnsi="Times New Roman" w:cs="Times New Roman"/>
          <w:b/>
        </w:rPr>
      </w:pPr>
      <w:r>
        <w:rPr>
          <w:rFonts w:ascii="Times New Roman" w:hAnsi="Times New Roman" w:cs="Times New Roman"/>
          <w:b/>
        </w:rPr>
        <w:t>Recommended Illustrations</w:t>
      </w:r>
    </w:p>
    <w:p w:rsidR="00780D25" w:rsidRDefault="00780D25" w:rsidP="00D81F18">
      <w:pPr>
        <w:tabs>
          <w:tab w:val="left" w:pos="0"/>
        </w:tabs>
        <w:rPr>
          <w:rFonts w:ascii="Times New Roman" w:hAnsi="Times New Roman" w:cs="Times New Roman"/>
          <w:b/>
        </w:rPr>
      </w:pPr>
    </w:p>
    <w:p w:rsidR="00780D25" w:rsidRDefault="00780D25" w:rsidP="00D81F18">
      <w:pPr>
        <w:tabs>
          <w:tab w:val="left" w:pos="0"/>
        </w:tabs>
        <w:rPr>
          <w:rFonts w:ascii="Times New Roman" w:hAnsi="Times New Roman" w:cs="Times New Roman"/>
          <w:b/>
        </w:rPr>
      </w:pPr>
      <w:r>
        <w:rPr>
          <w:rFonts w:ascii="Times New Roman" w:hAnsi="Times New Roman" w:cs="Times New Roman"/>
          <w:b/>
          <w:noProof/>
          <w:lang w:eastAsia="en-US"/>
        </w:rPr>
        <w:drawing>
          <wp:inline distT="0" distB="0" distL="0" distR="0">
            <wp:extent cx="2889849" cy="4186467"/>
            <wp:effectExtent l="0" t="0" r="0" b="0"/>
            <wp:docPr id="1" name="Picture 1" descr="C:\Users\farfan\Desktop\REM\REM entries\Acting (Julia Walker)\Acting diagrams\img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rfan\Desktop\REM\REM entries\Acting (Julia Walker)\Acting diagrams\img306.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46384" b="-794"/>
                    <a:stretch/>
                  </pic:blipFill>
                  <pic:spPr bwMode="auto">
                    <a:xfrm>
                      <a:off x="0" y="0"/>
                      <a:ext cx="2890886" cy="4187969"/>
                    </a:xfrm>
                    <a:prstGeom prst="rect">
                      <a:avLst/>
                    </a:prstGeom>
                    <a:noFill/>
                    <a:ln>
                      <a:noFill/>
                    </a:ln>
                    <a:extLst>
                      <a:ext uri="{53640926-AAD7-44d8-BBD7-CCE9431645EC}">
                        <a14:shadowObscured xmlns:a14="http://schemas.microsoft.com/office/drawing/2010/main"/>
                      </a:ext>
                    </a:extLst>
                  </pic:spPr>
                </pic:pic>
              </a:graphicData>
            </a:graphic>
          </wp:inline>
        </w:drawing>
      </w:r>
    </w:p>
    <w:p w:rsidR="00780D25" w:rsidRDefault="00780D25" w:rsidP="00D81F18">
      <w:pPr>
        <w:tabs>
          <w:tab w:val="left" w:pos="0"/>
        </w:tabs>
        <w:rPr>
          <w:rFonts w:ascii="Times New Roman" w:hAnsi="Times New Roman" w:cs="Times New Roman"/>
          <w:b/>
        </w:rPr>
      </w:pPr>
    </w:p>
    <w:p w:rsidR="00780D25" w:rsidRDefault="00CF158F" w:rsidP="00780D25">
      <w:pPr>
        <w:tabs>
          <w:tab w:val="left" w:pos="0"/>
        </w:tabs>
        <w:rPr>
          <w:rFonts w:ascii="Times New Roman" w:hAnsi="Times New Roman" w:cs="Times New Roman"/>
          <w:b/>
        </w:rPr>
      </w:pPr>
      <w:proofErr w:type="gramStart"/>
      <w:r w:rsidRPr="00CF158F">
        <w:rPr>
          <w:rFonts w:ascii="Times New Roman" w:hAnsi="Times New Roman" w:cs="Times New Roman"/>
          <w:b/>
        </w:rPr>
        <w:t xml:space="preserve">François </w:t>
      </w:r>
      <w:proofErr w:type="spellStart"/>
      <w:r w:rsidRPr="00CF158F">
        <w:rPr>
          <w:rFonts w:ascii="Times New Roman" w:hAnsi="Times New Roman" w:cs="Times New Roman"/>
          <w:b/>
        </w:rPr>
        <w:t>Delsarte’s</w:t>
      </w:r>
      <w:proofErr w:type="spellEnd"/>
      <w:r w:rsidRPr="00CF158F">
        <w:rPr>
          <w:rFonts w:ascii="Times New Roman" w:hAnsi="Times New Roman" w:cs="Times New Roman"/>
          <w:b/>
        </w:rPr>
        <w:t xml:space="preserve"> system of </w:t>
      </w:r>
      <w:r>
        <w:rPr>
          <w:rFonts w:ascii="Times New Roman" w:hAnsi="Times New Roman" w:cs="Times New Roman"/>
          <w:b/>
        </w:rPr>
        <w:t>‘</w:t>
      </w:r>
      <w:r w:rsidRPr="00CF158F">
        <w:rPr>
          <w:rFonts w:ascii="Times New Roman" w:hAnsi="Times New Roman" w:cs="Times New Roman"/>
          <w:b/>
        </w:rPr>
        <w:t>semeiotics,</w:t>
      </w:r>
      <w:r>
        <w:rPr>
          <w:rFonts w:ascii="Times New Roman" w:hAnsi="Times New Roman" w:cs="Times New Roman"/>
          <w:b/>
        </w:rPr>
        <w:t>’</w:t>
      </w:r>
      <w:r w:rsidRPr="00CF158F">
        <w:rPr>
          <w:rFonts w:ascii="Times New Roman" w:hAnsi="Times New Roman" w:cs="Times New Roman"/>
          <w:b/>
        </w:rPr>
        <w:t xml:space="preserve"> analyzing the three faculties (reason, sentiment, will) in relation to the three zones of the body in which they predominate.</w:t>
      </w:r>
      <w:proofErr w:type="gramEnd"/>
      <w:r w:rsidRPr="00CF158F">
        <w:rPr>
          <w:rFonts w:ascii="Times New Roman" w:hAnsi="Times New Roman" w:cs="Times New Roman"/>
          <w:b/>
        </w:rPr>
        <w:t xml:space="preserve">  Note that each zone is further subdivided into </w:t>
      </w:r>
      <w:r>
        <w:rPr>
          <w:rFonts w:ascii="Times New Roman" w:hAnsi="Times New Roman" w:cs="Times New Roman"/>
          <w:b/>
        </w:rPr>
        <w:t>three</w:t>
      </w:r>
      <w:r w:rsidRPr="00CF158F">
        <w:rPr>
          <w:rFonts w:ascii="Times New Roman" w:hAnsi="Times New Roman" w:cs="Times New Roman"/>
          <w:b/>
        </w:rPr>
        <w:t xml:space="preserve"> parts to account for the variability and nuance of expression. As the diagram indicates, </w:t>
      </w:r>
      <w:proofErr w:type="spellStart"/>
      <w:r w:rsidRPr="00CF158F">
        <w:rPr>
          <w:rFonts w:ascii="Times New Roman" w:hAnsi="Times New Roman" w:cs="Times New Roman"/>
          <w:b/>
        </w:rPr>
        <w:t>Delsarte’s</w:t>
      </w:r>
      <w:proofErr w:type="spellEnd"/>
      <w:r w:rsidRPr="00CF158F">
        <w:rPr>
          <w:rFonts w:ascii="Times New Roman" w:hAnsi="Times New Roman" w:cs="Times New Roman"/>
          <w:b/>
        </w:rPr>
        <w:t xml:space="preserve"> model is premised upon Immanuel Swedenborg’s principle of </w:t>
      </w:r>
      <w:r>
        <w:rPr>
          <w:rFonts w:ascii="Times New Roman" w:hAnsi="Times New Roman" w:cs="Times New Roman"/>
          <w:b/>
        </w:rPr>
        <w:t>‘</w:t>
      </w:r>
      <w:r w:rsidRPr="00CF158F">
        <w:rPr>
          <w:rFonts w:ascii="Times New Roman" w:hAnsi="Times New Roman" w:cs="Times New Roman"/>
          <w:b/>
        </w:rPr>
        <w:t>correspondence</w:t>
      </w:r>
      <w:r>
        <w:rPr>
          <w:rFonts w:ascii="Times New Roman" w:hAnsi="Times New Roman" w:cs="Times New Roman"/>
          <w:b/>
        </w:rPr>
        <w:t>’</w:t>
      </w:r>
      <w:r w:rsidRPr="00CF158F">
        <w:rPr>
          <w:rFonts w:ascii="Times New Roman" w:hAnsi="Times New Roman" w:cs="Times New Roman"/>
          <w:b/>
        </w:rPr>
        <w:t xml:space="preserve"> between spiritual essences and material manifestations.</w:t>
      </w:r>
    </w:p>
    <w:p w:rsidR="00CF158F" w:rsidRDefault="00CF158F" w:rsidP="00780D25">
      <w:pPr>
        <w:tabs>
          <w:tab w:val="left" w:pos="0"/>
        </w:tabs>
        <w:rPr>
          <w:rFonts w:ascii="Times New Roman" w:hAnsi="Times New Roman" w:cs="Times New Roman"/>
        </w:rPr>
      </w:pPr>
    </w:p>
    <w:p w:rsidR="00780D25" w:rsidRDefault="00780D25" w:rsidP="00780D25">
      <w:pPr>
        <w:tabs>
          <w:tab w:val="left" w:pos="0"/>
        </w:tabs>
        <w:rPr>
          <w:rFonts w:ascii="Times New Roman" w:hAnsi="Times New Roman" w:cs="Times New Roman"/>
        </w:rPr>
      </w:pPr>
      <w:r w:rsidRPr="00780D25">
        <w:rPr>
          <w:rFonts w:ascii="Times New Roman" w:hAnsi="Times New Roman" w:cs="Times New Roman"/>
        </w:rPr>
        <w:t xml:space="preserve">[Source: </w:t>
      </w:r>
      <w:r>
        <w:rPr>
          <w:rFonts w:ascii="Times New Roman" w:hAnsi="Times New Roman" w:cs="Times New Roman"/>
        </w:rPr>
        <w:t xml:space="preserve">frontispiece, Ted </w:t>
      </w:r>
      <w:r w:rsidRPr="00E63F72">
        <w:rPr>
          <w:rFonts w:ascii="Times New Roman" w:hAnsi="Times New Roman" w:cs="Times New Roman"/>
        </w:rPr>
        <w:t>Shawn</w:t>
      </w:r>
      <w:r>
        <w:rPr>
          <w:rFonts w:ascii="Times New Roman" w:hAnsi="Times New Roman" w:cs="Times New Roman"/>
        </w:rPr>
        <w:t>,</w:t>
      </w:r>
      <w:r w:rsidRPr="00E63F72">
        <w:rPr>
          <w:rFonts w:ascii="Times New Roman" w:hAnsi="Times New Roman" w:cs="Times New Roman"/>
        </w:rPr>
        <w:t xml:space="preserve"> (1954; 1963) </w:t>
      </w:r>
      <w:r w:rsidRPr="00E63F72">
        <w:rPr>
          <w:rFonts w:ascii="Times New Roman" w:hAnsi="Times New Roman" w:cs="Times New Roman"/>
          <w:i/>
        </w:rPr>
        <w:t xml:space="preserve">Every Little Movement: A Book about François </w:t>
      </w:r>
      <w:proofErr w:type="spellStart"/>
      <w:r w:rsidRPr="00E63F72">
        <w:rPr>
          <w:rFonts w:ascii="Times New Roman" w:hAnsi="Times New Roman" w:cs="Times New Roman"/>
          <w:i/>
        </w:rPr>
        <w:t>Delsarte</w:t>
      </w:r>
      <w:proofErr w:type="spellEnd"/>
      <w:r w:rsidRPr="00E63F72">
        <w:rPr>
          <w:rFonts w:ascii="Times New Roman" w:hAnsi="Times New Roman" w:cs="Times New Roman"/>
          <w:i/>
        </w:rPr>
        <w:t xml:space="preserve">: </w:t>
      </w:r>
      <w:r>
        <w:rPr>
          <w:rFonts w:ascii="Times New Roman" w:hAnsi="Times New Roman" w:cs="Times New Roman"/>
          <w:i/>
        </w:rPr>
        <w:t>T</w:t>
      </w:r>
      <w:r w:rsidRPr="00E63F72">
        <w:rPr>
          <w:rFonts w:ascii="Times New Roman" w:hAnsi="Times New Roman" w:cs="Times New Roman"/>
          <w:i/>
        </w:rPr>
        <w:t>he Man and his Philosophy</w:t>
      </w:r>
      <w:r w:rsidRPr="00E63F72">
        <w:rPr>
          <w:rFonts w:ascii="Times New Roman" w:hAnsi="Times New Roman" w:cs="Times New Roman"/>
        </w:rPr>
        <w:t>, Pittsfield</w:t>
      </w:r>
      <w:r>
        <w:rPr>
          <w:rFonts w:ascii="Times New Roman" w:hAnsi="Times New Roman" w:cs="Times New Roman"/>
        </w:rPr>
        <w:t>,</w:t>
      </w:r>
      <w:r w:rsidRPr="00E63F72">
        <w:rPr>
          <w:rFonts w:ascii="Times New Roman" w:hAnsi="Times New Roman" w:cs="Times New Roman"/>
        </w:rPr>
        <w:t xml:space="preserve"> MA: Eagle Print and Binding.</w:t>
      </w:r>
      <w:r>
        <w:rPr>
          <w:rFonts w:ascii="Times New Roman" w:hAnsi="Times New Roman" w:cs="Times New Roman"/>
        </w:rPr>
        <w:t>]</w:t>
      </w:r>
    </w:p>
    <w:p w:rsidR="00780D25" w:rsidRDefault="00780D25" w:rsidP="00D81F18">
      <w:pPr>
        <w:tabs>
          <w:tab w:val="left" w:pos="0"/>
        </w:tabs>
        <w:rPr>
          <w:rFonts w:ascii="Times New Roman" w:hAnsi="Times New Roman" w:cs="Times New Roman"/>
        </w:rPr>
      </w:pPr>
    </w:p>
    <w:p w:rsidR="00780D25" w:rsidRDefault="00780D25" w:rsidP="00D81F18">
      <w:pPr>
        <w:tabs>
          <w:tab w:val="left" w:pos="0"/>
        </w:tabs>
        <w:rPr>
          <w:rFonts w:ascii="Times New Roman" w:hAnsi="Times New Roman" w:cs="Times New Roman"/>
        </w:rPr>
      </w:pPr>
    </w:p>
    <w:p w:rsidR="00B72068" w:rsidRDefault="00B72068" w:rsidP="00D81F18">
      <w:pPr>
        <w:tabs>
          <w:tab w:val="left" w:pos="0"/>
        </w:tabs>
        <w:rPr>
          <w:rFonts w:ascii="Times New Roman" w:hAnsi="Times New Roman" w:cs="Times New Roman"/>
          <w:noProof/>
          <w:lang w:eastAsia="en-US"/>
        </w:rPr>
      </w:pPr>
    </w:p>
    <w:p w:rsidR="00B72068" w:rsidRDefault="00B72068" w:rsidP="00D81F18">
      <w:pPr>
        <w:tabs>
          <w:tab w:val="left" w:pos="0"/>
        </w:tabs>
        <w:rPr>
          <w:rFonts w:ascii="Times New Roman" w:hAnsi="Times New Roman" w:cs="Times New Roman"/>
          <w:noProof/>
          <w:lang w:eastAsia="en-US"/>
        </w:rPr>
      </w:pPr>
    </w:p>
    <w:p w:rsidR="00B72068" w:rsidRDefault="00B72068" w:rsidP="00D81F18">
      <w:pPr>
        <w:tabs>
          <w:tab w:val="left" w:pos="0"/>
        </w:tabs>
        <w:rPr>
          <w:rFonts w:ascii="Times New Roman" w:hAnsi="Times New Roman" w:cs="Times New Roman"/>
          <w:noProof/>
          <w:lang w:eastAsia="en-US"/>
        </w:rPr>
      </w:pPr>
    </w:p>
    <w:p w:rsidR="00B72068" w:rsidRDefault="00B72068" w:rsidP="00D81F18">
      <w:pPr>
        <w:tabs>
          <w:tab w:val="left" w:pos="0"/>
        </w:tabs>
        <w:rPr>
          <w:rFonts w:ascii="Times New Roman" w:hAnsi="Times New Roman" w:cs="Times New Roman"/>
          <w:noProof/>
          <w:lang w:eastAsia="en-US"/>
        </w:rPr>
      </w:pPr>
    </w:p>
    <w:p w:rsidR="00B72068" w:rsidRDefault="00B72068" w:rsidP="00B72068">
      <w:pPr>
        <w:rPr>
          <w:rFonts w:ascii="Times New Roman" w:hAnsi="Times New Roman" w:cs="Times New Roman"/>
          <w:noProof/>
          <w:lang w:eastAsia="en-US"/>
        </w:rPr>
      </w:pPr>
    </w:p>
    <w:p w:rsidR="00B72068" w:rsidRDefault="00B72068" w:rsidP="00B72068">
      <w:pPr>
        <w:rPr>
          <w:rFonts w:ascii="Times New Roman" w:hAnsi="Times New Roman" w:cs="Times New Roman"/>
          <w:noProof/>
          <w:lang w:eastAsia="en-US"/>
        </w:rPr>
      </w:pPr>
    </w:p>
    <w:p w:rsidR="00B72068" w:rsidRDefault="00B72068" w:rsidP="00B72068">
      <w:pPr>
        <w:rPr>
          <w:rFonts w:ascii="Times New Roman" w:hAnsi="Times New Roman" w:cs="Times New Roman"/>
          <w:noProof/>
          <w:lang w:eastAsia="en-US"/>
        </w:rPr>
      </w:pPr>
    </w:p>
    <w:p w:rsidR="00B72068" w:rsidRDefault="00B72068" w:rsidP="00B72068">
      <w:pPr>
        <w:rPr>
          <w:rFonts w:ascii="Times New Roman" w:hAnsi="Times New Roman" w:cs="Times New Roman"/>
          <w:noProof/>
          <w:lang w:eastAsia="en-US"/>
        </w:rPr>
      </w:pPr>
    </w:p>
    <w:p w:rsidR="00780D25" w:rsidRDefault="00780D25" w:rsidP="00B72068">
      <w:pPr>
        <w:rPr>
          <w:rFonts w:ascii="Times New Roman" w:hAnsi="Times New Roman" w:cs="Times New Roman"/>
        </w:rPr>
      </w:pPr>
      <w:r>
        <w:rPr>
          <w:rFonts w:ascii="Times New Roman" w:hAnsi="Times New Roman" w:cs="Times New Roman"/>
          <w:noProof/>
          <w:lang w:eastAsia="en-US"/>
        </w:rPr>
        <w:drawing>
          <wp:inline distT="0" distB="0" distL="0" distR="0">
            <wp:extent cx="4067665" cy="2772740"/>
            <wp:effectExtent l="0" t="647700" r="0" b="637540"/>
            <wp:docPr id="2" name="Picture 2" descr="C:\Users\farfan\Desktop\REM\REM entries\Acting (Julia Walker)\Acting diagrams\img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rfan\Desktop\REM\REM entries\Acting (Julia Walker)\Acting diagrams\img307.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82" r="4909" b="50588"/>
                    <a:stretch/>
                  </pic:blipFill>
                  <pic:spPr bwMode="auto">
                    <a:xfrm rot="16200000">
                      <a:off x="0" y="0"/>
                      <a:ext cx="4086375" cy="2785494"/>
                    </a:xfrm>
                    <a:prstGeom prst="rect">
                      <a:avLst/>
                    </a:prstGeom>
                    <a:noFill/>
                    <a:ln>
                      <a:noFill/>
                    </a:ln>
                    <a:extLst>
                      <a:ext uri="{53640926-AAD7-44d8-BBD7-CCE9431645EC}">
                        <a14:shadowObscured xmlns:a14="http://schemas.microsoft.com/office/drawing/2010/main"/>
                      </a:ext>
                    </a:extLst>
                  </pic:spPr>
                </pic:pic>
              </a:graphicData>
            </a:graphic>
          </wp:inline>
        </w:drawing>
      </w:r>
    </w:p>
    <w:p w:rsidR="00B72068" w:rsidRDefault="00B72068" w:rsidP="00B72068">
      <w:pPr>
        <w:rPr>
          <w:rFonts w:ascii="Times New Roman" w:hAnsi="Times New Roman" w:cs="Times New Roman"/>
        </w:rPr>
      </w:pPr>
    </w:p>
    <w:p w:rsidR="00CF158F" w:rsidRDefault="00CF158F" w:rsidP="00B72068">
      <w:pPr>
        <w:tabs>
          <w:tab w:val="left" w:pos="0"/>
        </w:tabs>
        <w:rPr>
          <w:rFonts w:ascii="Times New Roman" w:hAnsi="Times New Roman" w:cs="Times New Roman"/>
        </w:rPr>
      </w:pPr>
      <w:r w:rsidRPr="00CF158F">
        <w:rPr>
          <w:rFonts w:ascii="Times New Roman" w:hAnsi="Times New Roman" w:cs="Times New Roman"/>
          <w:b/>
        </w:rPr>
        <w:t xml:space="preserve">Konstantin Stanislavsky’s </w:t>
      </w:r>
      <w:r>
        <w:rPr>
          <w:rFonts w:ascii="Times New Roman" w:hAnsi="Times New Roman" w:cs="Times New Roman"/>
          <w:b/>
        </w:rPr>
        <w:t>‘</w:t>
      </w:r>
      <w:r w:rsidRPr="00CF158F">
        <w:rPr>
          <w:rFonts w:ascii="Times New Roman" w:hAnsi="Times New Roman" w:cs="Times New Roman"/>
          <w:b/>
        </w:rPr>
        <w:t>Plan of Experiencing.</w:t>
      </w:r>
      <w:r>
        <w:rPr>
          <w:rFonts w:ascii="Times New Roman" w:hAnsi="Times New Roman" w:cs="Times New Roman"/>
          <w:b/>
        </w:rPr>
        <w:t>’</w:t>
      </w:r>
      <w:r w:rsidRPr="00CF158F">
        <w:rPr>
          <w:rFonts w:ascii="Times New Roman" w:hAnsi="Times New Roman" w:cs="Times New Roman"/>
          <w:b/>
        </w:rPr>
        <w:t xml:space="preserve"> From bottom to top, the actor takes up the </w:t>
      </w:r>
      <w:r>
        <w:rPr>
          <w:rFonts w:ascii="Times New Roman" w:hAnsi="Times New Roman" w:cs="Times New Roman"/>
          <w:b/>
        </w:rPr>
        <w:t>‘</w:t>
      </w:r>
      <w:r w:rsidRPr="00CF158F">
        <w:rPr>
          <w:rFonts w:ascii="Times New Roman" w:hAnsi="Times New Roman" w:cs="Times New Roman"/>
          <w:b/>
        </w:rPr>
        <w:t>role</w:t>
      </w:r>
      <w:r>
        <w:rPr>
          <w:rFonts w:ascii="Times New Roman" w:hAnsi="Times New Roman" w:cs="Times New Roman"/>
          <w:b/>
        </w:rPr>
        <w:t>’</w:t>
      </w:r>
      <w:r w:rsidRPr="00CF158F">
        <w:rPr>
          <w:rFonts w:ascii="Times New Roman" w:hAnsi="Times New Roman" w:cs="Times New Roman"/>
          <w:b/>
        </w:rPr>
        <w:t xml:space="preserve"> (#9), which moves upward through the imagination, where it is </w:t>
      </w:r>
      <w:r>
        <w:rPr>
          <w:rFonts w:ascii="Times New Roman" w:hAnsi="Times New Roman" w:cs="Times New Roman"/>
          <w:b/>
        </w:rPr>
        <w:t>‘</w:t>
      </w:r>
      <w:r w:rsidRPr="00CF158F">
        <w:rPr>
          <w:rFonts w:ascii="Times New Roman" w:hAnsi="Times New Roman" w:cs="Times New Roman"/>
          <w:b/>
        </w:rPr>
        <w:t>experienced</w:t>
      </w:r>
      <w:r>
        <w:rPr>
          <w:rFonts w:ascii="Times New Roman" w:hAnsi="Times New Roman" w:cs="Times New Roman"/>
          <w:b/>
        </w:rPr>
        <w:t>’</w:t>
      </w:r>
      <w:r w:rsidRPr="00CF158F">
        <w:rPr>
          <w:rFonts w:ascii="Times New Roman" w:hAnsi="Times New Roman" w:cs="Times New Roman"/>
          <w:b/>
        </w:rPr>
        <w:t xml:space="preserve"> (#4)</w:t>
      </w:r>
      <w:r>
        <w:rPr>
          <w:rFonts w:ascii="Times New Roman" w:hAnsi="Times New Roman" w:cs="Times New Roman"/>
          <w:b/>
        </w:rPr>
        <w:t>,</w:t>
      </w:r>
      <w:r w:rsidRPr="00CF158F">
        <w:rPr>
          <w:rFonts w:ascii="Times New Roman" w:hAnsi="Times New Roman" w:cs="Times New Roman"/>
          <w:b/>
        </w:rPr>
        <w:t xml:space="preserve"> and the body, where it is </w:t>
      </w:r>
      <w:r>
        <w:rPr>
          <w:rFonts w:ascii="Times New Roman" w:hAnsi="Times New Roman" w:cs="Times New Roman"/>
          <w:b/>
        </w:rPr>
        <w:t>‘</w:t>
      </w:r>
      <w:r w:rsidRPr="00CF158F">
        <w:rPr>
          <w:rFonts w:ascii="Times New Roman" w:hAnsi="Times New Roman" w:cs="Times New Roman"/>
          <w:b/>
        </w:rPr>
        <w:t>incarnated</w:t>
      </w:r>
      <w:r>
        <w:rPr>
          <w:rFonts w:ascii="Times New Roman" w:hAnsi="Times New Roman" w:cs="Times New Roman"/>
          <w:b/>
        </w:rPr>
        <w:t>’</w:t>
      </w:r>
      <w:r w:rsidRPr="00CF158F">
        <w:rPr>
          <w:rFonts w:ascii="Times New Roman" w:hAnsi="Times New Roman" w:cs="Times New Roman"/>
          <w:b/>
        </w:rPr>
        <w:t xml:space="preserve"> (#5), sending out electrical currents which are bound together into a full conception of the part (#14) as it moves toward realizing its </w:t>
      </w:r>
      <w:proofErr w:type="spellStart"/>
      <w:r w:rsidRPr="00CF158F">
        <w:rPr>
          <w:rFonts w:ascii="Times New Roman" w:hAnsi="Times New Roman" w:cs="Times New Roman"/>
          <w:b/>
        </w:rPr>
        <w:t>superobjective</w:t>
      </w:r>
      <w:proofErr w:type="spellEnd"/>
      <w:r w:rsidRPr="00CF158F">
        <w:rPr>
          <w:rFonts w:ascii="Times New Roman" w:hAnsi="Times New Roman" w:cs="Times New Roman"/>
          <w:b/>
        </w:rPr>
        <w:t xml:space="preserve"> (#15) in the play. Note the three faculties from which the actor draws: activity (#1), passion (#2)</w:t>
      </w:r>
      <w:r>
        <w:rPr>
          <w:rFonts w:ascii="Times New Roman" w:hAnsi="Times New Roman" w:cs="Times New Roman"/>
          <w:b/>
        </w:rPr>
        <w:t>,</w:t>
      </w:r>
      <w:r w:rsidRPr="00CF158F">
        <w:rPr>
          <w:rFonts w:ascii="Times New Roman" w:hAnsi="Times New Roman" w:cs="Times New Roman"/>
          <w:b/>
        </w:rPr>
        <w:t xml:space="preserve"> and consciousness (#3), which are congruent with </w:t>
      </w:r>
      <w:proofErr w:type="spellStart"/>
      <w:r w:rsidRPr="00CF158F">
        <w:rPr>
          <w:rFonts w:ascii="Times New Roman" w:hAnsi="Times New Roman" w:cs="Times New Roman"/>
          <w:b/>
        </w:rPr>
        <w:t>Delsarte’s</w:t>
      </w:r>
      <w:proofErr w:type="spellEnd"/>
      <w:r w:rsidRPr="00CF158F">
        <w:rPr>
          <w:rFonts w:ascii="Times New Roman" w:hAnsi="Times New Roman" w:cs="Times New Roman"/>
          <w:b/>
        </w:rPr>
        <w:t xml:space="preserve"> will, sentiment</w:t>
      </w:r>
      <w:r>
        <w:rPr>
          <w:rFonts w:ascii="Times New Roman" w:hAnsi="Times New Roman" w:cs="Times New Roman"/>
          <w:b/>
        </w:rPr>
        <w:t>,</w:t>
      </w:r>
      <w:r w:rsidRPr="00CF158F">
        <w:rPr>
          <w:rFonts w:ascii="Times New Roman" w:hAnsi="Times New Roman" w:cs="Times New Roman"/>
          <w:b/>
        </w:rPr>
        <w:t xml:space="preserve"> and reason.</w:t>
      </w:r>
      <w:r w:rsidDel="00CF158F">
        <w:rPr>
          <w:rFonts w:ascii="Times New Roman" w:hAnsi="Times New Roman" w:cs="Times New Roman"/>
        </w:rPr>
        <w:t xml:space="preserve"> </w:t>
      </w:r>
    </w:p>
    <w:p w:rsidR="00CF158F" w:rsidRDefault="00CF158F" w:rsidP="00B72068">
      <w:pPr>
        <w:tabs>
          <w:tab w:val="left" w:pos="0"/>
        </w:tabs>
        <w:rPr>
          <w:rFonts w:ascii="Times New Roman" w:hAnsi="Times New Roman" w:cs="Times New Roman"/>
        </w:rPr>
      </w:pPr>
    </w:p>
    <w:p w:rsidR="00B72068" w:rsidRDefault="00B72068" w:rsidP="00B72068">
      <w:pPr>
        <w:tabs>
          <w:tab w:val="left" w:pos="0"/>
        </w:tabs>
        <w:rPr>
          <w:rFonts w:ascii="Times New Roman" w:hAnsi="Times New Roman" w:cs="Times New Roman"/>
        </w:rPr>
      </w:pPr>
      <w:r>
        <w:rPr>
          <w:rFonts w:ascii="Times New Roman" w:hAnsi="Times New Roman" w:cs="Times New Roman"/>
        </w:rPr>
        <w:t xml:space="preserve">[Source: reproduced in </w:t>
      </w:r>
      <w:r w:rsidRPr="00E63F72">
        <w:rPr>
          <w:rFonts w:ascii="Times New Roman" w:hAnsi="Times New Roman" w:cs="Times New Roman"/>
        </w:rPr>
        <w:t>Rose</w:t>
      </w:r>
      <w:r>
        <w:rPr>
          <w:rFonts w:ascii="Times New Roman" w:hAnsi="Times New Roman" w:cs="Times New Roman"/>
        </w:rPr>
        <w:t xml:space="preserve"> </w:t>
      </w:r>
      <w:proofErr w:type="spellStart"/>
      <w:r w:rsidRPr="00E63F72">
        <w:rPr>
          <w:rFonts w:ascii="Times New Roman" w:hAnsi="Times New Roman" w:cs="Times New Roman"/>
        </w:rPr>
        <w:t>Whyman</w:t>
      </w:r>
      <w:proofErr w:type="spellEnd"/>
      <w:r>
        <w:rPr>
          <w:rFonts w:ascii="Times New Roman" w:hAnsi="Times New Roman" w:cs="Times New Roman"/>
        </w:rPr>
        <w:t>,</w:t>
      </w:r>
      <w:r w:rsidRPr="00E63F72">
        <w:rPr>
          <w:rFonts w:ascii="Times New Roman" w:hAnsi="Times New Roman" w:cs="Times New Roman"/>
        </w:rPr>
        <w:t xml:space="preserve"> (2008) </w:t>
      </w:r>
      <w:r w:rsidRPr="00E63F72">
        <w:rPr>
          <w:rFonts w:ascii="Times New Roman" w:hAnsi="Times New Roman" w:cs="Times New Roman"/>
          <w:i/>
        </w:rPr>
        <w:t>The Stanislavski System of Acting: Legacy and Influence in Modern Performance</w:t>
      </w:r>
      <w:r>
        <w:rPr>
          <w:rFonts w:ascii="Times New Roman" w:hAnsi="Times New Roman" w:cs="Times New Roman"/>
        </w:rPr>
        <w:t>,</w:t>
      </w:r>
      <w:r w:rsidRPr="00E63F72">
        <w:rPr>
          <w:rFonts w:ascii="Times New Roman" w:hAnsi="Times New Roman" w:cs="Times New Roman"/>
        </w:rPr>
        <w:t xml:space="preserve"> Cambridge: Cambridge University Press.</w:t>
      </w:r>
      <w:r>
        <w:rPr>
          <w:rFonts w:ascii="Times New Roman" w:hAnsi="Times New Roman" w:cs="Times New Roman"/>
        </w:rPr>
        <w:t>]</w:t>
      </w:r>
    </w:p>
    <w:p w:rsidR="00B72068" w:rsidRPr="00780D25" w:rsidRDefault="00B72068" w:rsidP="00B72068">
      <w:pPr>
        <w:tabs>
          <w:tab w:val="left" w:pos="1291"/>
        </w:tabs>
        <w:rPr>
          <w:rFonts w:ascii="Times New Roman" w:hAnsi="Times New Roman" w:cs="Times New Roman"/>
        </w:rPr>
      </w:pPr>
    </w:p>
    <w:sectPr w:rsidR="00B72068" w:rsidRPr="00780D25" w:rsidSect="003845EA">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test" w:date="2014-05-16T13:08:00Z" w:initials="t">
    <w:p w:rsidR="00032A76" w:rsidRDefault="00032A76">
      <w:pPr>
        <w:pStyle w:val="CommentText"/>
      </w:pPr>
      <w:r>
        <w:rPr>
          <w:rStyle w:val="CommentReference"/>
        </w:rPr>
        <w:annotationRef/>
      </w:r>
      <w:r>
        <w:t xml:space="preserve">Place </w:t>
      </w:r>
      <w:proofErr w:type="spellStart"/>
      <w:r>
        <w:t>Delsarte</w:t>
      </w:r>
      <w:proofErr w:type="spellEnd"/>
      <w:r>
        <w:t xml:space="preserve"> diagram near here.</w:t>
      </w:r>
    </w:p>
  </w:comment>
  <w:comment w:id="3" w:author="test" w:date="2014-05-16T13:09:00Z" w:initials="t">
    <w:p w:rsidR="00032A76" w:rsidRDefault="00032A76">
      <w:pPr>
        <w:pStyle w:val="CommentText"/>
      </w:pPr>
      <w:r>
        <w:rPr>
          <w:rStyle w:val="CommentReference"/>
        </w:rPr>
        <w:annotationRef/>
      </w:r>
      <w:r>
        <w:t>Place Stanislavsky diagram near here.</w:t>
      </w:r>
    </w:p>
  </w:comment>
  <w:comment w:id="4" w:author="test" w:date="2014-05-19T14:31:00Z" w:initials="t">
    <w:p w:rsidR="009646D0" w:rsidRDefault="009646D0">
      <w:pPr>
        <w:pStyle w:val="CommentText"/>
      </w:pPr>
      <w:r>
        <w:rPr>
          <w:rStyle w:val="CommentReference"/>
        </w:rPr>
        <w:annotationRef/>
      </w:r>
      <w:r>
        <w:t>Sheila, I don’t know if it’s necessary to specify “Primary” works here? The entry is not about a single artist/author but these are key writings by the three key theorists of acting who feature in the entry. If you think it best to delete “Primary” to match up with other entries, please do so. Or if you think these three entries can instead be incorporated into the References and Further Reading section below, that would be fine too.</w:t>
      </w:r>
    </w:p>
  </w:comment>
  <w:comment w:id="5" w:author="test" w:date="2014-05-19T14:33:00Z" w:initials="t">
    <w:p w:rsidR="00CF158F" w:rsidRDefault="00CF158F">
      <w:pPr>
        <w:pStyle w:val="CommentText"/>
      </w:pPr>
      <w:r>
        <w:rPr>
          <w:rStyle w:val="CommentReference"/>
        </w:rPr>
        <w:annotationRef/>
      </w:r>
      <w:r>
        <w:t xml:space="preserve">Sheila, I’m hoping this section can run a bit longer than usual because this entry covers so much ground. If necessary to shorten, however, you could delete Benedetti, Preston, and Walker. If possible, though, please keep all. </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trackRevisions/>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45EA"/>
    <w:rsid w:val="00032A76"/>
    <w:rsid w:val="00077A06"/>
    <w:rsid w:val="0008105D"/>
    <w:rsid w:val="000844D4"/>
    <w:rsid w:val="000874C1"/>
    <w:rsid w:val="00095B71"/>
    <w:rsid w:val="000C02A0"/>
    <w:rsid w:val="000C1E76"/>
    <w:rsid w:val="000C706E"/>
    <w:rsid w:val="000F1447"/>
    <w:rsid w:val="000F545A"/>
    <w:rsid w:val="00106B30"/>
    <w:rsid w:val="00131D8B"/>
    <w:rsid w:val="00132C9F"/>
    <w:rsid w:val="00133896"/>
    <w:rsid w:val="001636DF"/>
    <w:rsid w:val="001805B3"/>
    <w:rsid w:val="00185487"/>
    <w:rsid w:val="00196EBF"/>
    <w:rsid w:val="001A2A07"/>
    <w:rsid w:val="001A30DD"/>
    <w:rsid w:val="001C0281"/>
    <w:rsid w:val="001D785C"/>
    <w:rsid w:val="001E316D"/>
    <w:rsid w:val="001E473A"/>
    <w:rsid w:val="001E7047"/>
    <w:rsid w:val="001F28E4"/>
    <w:rsid w:val="001F728C"/>
    <w:rsid w:val="00202C23"/>
    <w:rsid w:val="002364ED"/>
    <w:rsid w:val="00247886"/>
    <w:rsid w:val="00274988"/>
    <w:rsid w:val="00295D89"/>
    <w:rsid w:val="002A4921"/>
    <w:rsid w:val="002C6DB4"/>
    <w:rsid w:val="002D40EE"/>
    <w:rsid w:val="002F7EF3"/>
    <w:rsid w:val="00302221"/>
    <w:rsid w:val="00330385"/>
    <w:rsid w:val="00333749"/>
    <w:rsid w:val="00351897"/>
    <w:rsid w:val="0038062F"/>
    <w:rsid w:val="00381A23"/>
    <w:rsid w:val="003845EA"/>
    <w:rsid w:val="00386717"/>
    <w:rsid w:val="00397040"/>
    <w:rsid w:val="00397D90"/>
    <w:rsid w:val="003A48CD"/>
    <w:rsid w:val="003B25CE"/>
    <w:rsid w:val="003C2510"/>
    <w:rsid w:val="003D062E"/>
    <w:rsid w:val="00425B11"/>
    <w:rsid w:val="00436E9D"/>
    <w:rsid w:val="00457BDC"/>
    <w:rsid w:val="004617F3"/>
    <w:rsid w:val="00475458"/>
    <w:rsid w:val="004C52B2"/>
    <w:rsid w:val="004E7691"/>
    <w:rsid w:val="00511F28"/>
    <w:rsid w:val="005177D7"/>
    <w:rsid w:val="00552FBB"/>
    <w:rsid w:val="005962A1"/>
    <w:rsid w:val="005F541C"/>
    <w:rsid w:val="00634A01"/>
    <w:rsid w:val="006463AA"/>
    <w:rsid w:val="00665326"/>
    <w:rsid w:val="00692D34"/>
    <w:rsid w:val="006A39FE"/>
    <w:rsid w:val="006C7A3D"/>
    <w:rsid w:val="006D03B0"/>
    <w:rsid w:val="006E1F1E"/>
    <w:rsid w:val="006E7326"/>
    <w:rsid w:val="007059A0"/>
    <w:rsid w:val="00736FAA"/>
    <w:rsid w:val="0075799E"/>
    <w:rsid w:val="00771ABD"/>
    <w:rsid w:val="00780D25"/>
    <w:rsid w:val="007903BF"/>
    <w:rsid w:val="007942E2"/>
    <w:rsid w:val="007A05FF"/>
    <w:rsid w:val="007A3BF0"/>
    <w:rsid w:val="007C57AC"/>
    <w:rsid w:val="007E104D"/>
    <w:rsid w:val="00820530"/>
    <w:rsid w:val="00823150"/>
    <w:rsid w:val="00855E62"/>
    <w:rsid w:val="008843E8"/>
    <w:rsid w:val="00893A23"/>
    <w:rsid w:val="0089747D"/>
    <w:rsid w:val="008A70B5"/>
    <w:rsid w:val="008D104B"/>
    <w:rsid w:val="008F1843"/>
    <w:rsid w:val="008F6C16"/>
    <w:rsid w:val="00903B31"/>
    <w:rsid w:val="00915F49"/>
    <w:rsid w:val="009646D0"/>
    <w:rsid w:val="00974C09"/>
    <w:rsid w:val="00974CDA"/>
    <w:rsid w:val="00976431"/>
    <w:rsid w:val="0099046F"/>
    <w:rsid w:val="009A6BED"/>
    <w:rsid w:val="009B4F1E"/>
    <w:rsid w:val="009D0AF3"/>
    <w:rsid w:val="009E0D19"/>
    <w:rsid w:val="00A160E4"/>
    <w:rsid w:val="00A203A0"/>
    <w:rsid w:val="00A305AD"/>
    <w:rsid w:val="00A8078A"/>
    <w:rsid w:val="00A92D32"/>
    <w:rsid w:val="00B03BBA"/>
    <w:rsid w:val="00B531FD"/>
    <w:rsid w:val="00B72068"/>
    <w:rsid w:val="00B83D9B"/>
    <w:rsid w:val="00BB0B7E"/>
    <w:rsid w:val="00BB26BA"/>
    <w:rsid w:val="00BC015B"/>
    <w:rsid w:val="00BF16A9"/>
    <w:rsid w:val="00C043F9"/>
    <w:rsid w:val="00C05E5B"/>
    <w:rsid w:val="00C215AB"/>
    <w:rsid w:val="00C2273F"/>
    <w:rsid w:val="00C536BB"/>
    <w:rsid w:val="00C758B9"/>
    <w:rsid w:val="00C91460"/>
    <w:rsid w:val="00C9316A"/>
    <w:rsid w:val="00CB0C3C"/>
    <w:rsid w:val="00CB0C85"/>
    <w:rsid w:val="00CB3645"/>
    <w:rsid w:val="00CB4C96"/>
    <w:rsid w:val="00CB6EB2"/>
    <w:rsid w:val="00CD24E7"/>
    <w:rsid w:val="00CE089A"/>
    <w:rsid w:val="00CF158F"/>
    <w:rsid w:val="00D02167"/>
    <w:rsid w:val="00D07819"/>
    <w:rsid w:val="00D3639C"/>
    <w:rsid w:val="00D51D61"/>
    <w:rsid w:val="00D53AF5"/>
    <w:rsid w:val="00D81F18"/>
    <w:rsid w:val="00DA1DAE"/>
    <w:rsid w:val="00DD46ED"/>
    <w:rsid w:val="00E12B98"/>
    <w:rsid w:val="00E159A2"/>
    <w:rsid w:val="00E219FE"/>
    <w:rsid w:val="00E625CC"/>
    <w:rsid w:val="00E63F72"/>
    <w:rsid w:val="00E756EA"/>
    <w:rsid w:val="00E86B5A"/>
    <w:rsid w:val="00E916A8"/>
    <w:rsid w:val="00EB6F75"/>
    <w:rsid w:val="00ED3E4C"/>
    <w:rsid w:val="00ED4314"/>
    <w:rsid w:val="00EE48A6"/>
    <w:rsid w:val="00F05EA4"/>
    <w:rsid w:val="00F132C7"/>
    <w:rsid w:val="00F51052"/>
    <w:rsid w:val="00F67E41"/>
    <w:rsid w:val="00F757DC"/>
    <w:rsid w:val="00F94134"/>
    <w:rsid w:val="00F968E2"/>
    <w:rsid w:val="00FA0CA7"/>
    <w:rsid w:val="00FB5932"/>
    <w:rsid w:val="00FD5F0D"/>
    <w:rsid w:val="00FE05C8"/>
    <w:rsid w:val="00FF0348"/>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3F72"/>
    <w:rPr>
      <w:rFonts w:ascii="Tahoma" w:hAnsi="Tahoma" w:cs="Tahoma"/>
      <w:sz w:val="16"/>
      <w:szCs w:val="16"/>
    </w:rPr>
  </w:style>
  <w:style w:type="character" w:customStyle="1" w:styleId="BalloonTextChar">
    <w:name w:val="Balloon Text Char"/>
    <w:basedOn w:val="DefaultParagraphFont"/>
    <w:link w:val="BalloonText"/>
    <w:uiPriority w:val="99"/>
    <w:semiHidden/>
    <w:rsid w:val="00E63F72"/>
    <w:rPr>
      <w:rFonts w:ascii="Tahoma" w:hAnsi="Tahoma" w:cs="Tahoma"/>
      <w:sz w:val="16"/>
      <w:szCs w:val="16"/>
    </w:rPr>
  </w:style>
  <w:style w:type="character" w:styleId="CommentReference">
    <w:name w:val="annotation reference"/>
    <w:basedOn w:val="DefaultParagraphFont"/>
    <w:uiPriority w:val="99"/>
    <w:semiHidden/>
    <w:unhideWhenUsed/>
    <w:rsid w:val="00A203A0"/>
    <w:rPr>
      <w:sz w:val="16"/>
      <w:szCs w:val="16"/>
    </w:rPr>
  </w:style>
  <w:style w:type="paragraph" w:styleId="CommentText">
    <w:name w:val="annotation text"/>
    <w:basedOn w:val="Normal"/>
    <w:link w:val="CommentTextChar"/>
    <w:uiPriority w:val="99"/>
    <w:unhideWhenUsed/>
    <w:rsid w:val="00A203A0"/>
    <w:rPr>
      <w:sz w:val="20"/>
      <w:szCs w:val="20"/>
    </w:rPr>
  </w:style>
  <w:style w:type="character" w:customStyle="1" w:styleId="CommentTextChar">
    <w:name w:val="Comment Text Char"/>
    <w:basedOn w:val="DefaultParagraphFont"/>
    <w:link w:val="CommentText"/>
    <w:uiPriority w:val="99"/>
    <w:rsid w:val="00A203A0"/>
    <w:rPr>
      <w:sz w:val="20"/>
      <w:szCs w:val="20"/>
    </w:rPr>
  </w:style>
  <w:style w:type="paragraph" w:styleId="CommentSubject">
    <w:name w:val="annotation subject"/>
    <w:basedOn w:val="CommentText"/>
    <w:next w:val="CommentText"/>
    <w:link w:val="CommentSubjectChar"/>
    <w:uiPriority w:val="99"/>
    <w:semiHidden/>
    <w:unhideWhenUsed/>
    <w:rsid w:val="00A203A0"/>
    <w:rPr>
      <w:b/>
      <w:bCs/>
    </w:rPr>
  </w:style>
  <w:style w:type="character" w:customStyle="1" w:styleId="CommentSubjectChar">
    <w:name w:val="Comment Subject Char"/>
    <w:basedOn w:val="CommentTextChar"/>
    <w:link w:val="CommentSubject"/>
    <w:uiPriority w:val="99"/>
    <w:semiHidden/>
    <w:rsid w:val="00A203A0"/>
    <w:rPr>
      <w:b/>
      <w:bCs/>
      <w:sz w:val="20"/>
      <w:szCs w:val="20"/>
    </w:rPr>
  </w:style>
  <w:style w:type="paragraph" w:styleId="Revision">
    <w:name w:val="Revision"/>
    <w:hidden/>
    <w:uiPriority w:val="99"/>
    <w:semiHidden/>
    <w:rsid w:val="00FF034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3F72"/>
    <w:rPr>
      <w:rFonts w:ascii="Tahoma" w:hAnsi="Tahoma" w:cs="Tahoma"/>
      <w:sz w:val="16"/>
      <w:szCs w:val="16"/>
    </w:rPr>
  </w:style>
  <w:style w:type="character" w:customStyle="1" w:styleId="BalloonTextChar">
    <w:name w:val="Balloon Text Char"/>
    <w:basedOn w:val="DefaultParagraphFont"/>
    <w:link w:val="BalloonText"/>
    <w:uiPriority w:val="99"/>
    <w:semiHidden/>
    <w:rsid w:val="00E63F72"/>
    <w:rPr>
      <w:rFonts w:ascii="Tahoma" w:hAnsi="Tahoma" w:cs="Tahoma"/>
      <w:sz w:val="16"/>
      <w:szCs w:val="16"/>
    </w:rPr>
  </w:style>
  <w:style w:type="character" w:styleId="CommentReference">
    <w:name w:val="annotation reference"/>
    <w:basedOn w:val="DefaultParagraphFont"/>
    <w:uiPriority w:val="99"/>
    <w:semiHidden/>
    <w:unhideWhenUsed/>
    <w:rsid w:val="00A203A0"/>
    <w:rPr>
      <w:sz w:val="16"/>
      <w:szCs w:val="16"/>
    </w:rPr>
  </w:style>
  <w:style w:type="paragraph" w:styleId="CommentText">
    <w:name w:val="annotation text"/>
    <w:basedOn w:val="Normal"/>
    <w:link w:val="CommentTextChar"/>
    <w:uiPriority w:val="99"/>
    <w:unhideWhenUsed/>
    <w:rsid w:val="00A203A0"/>
    <w:rPr>
      <w:sz w:val="20"/>
      <w:szCs w:val="20"/>
    </w:rPr>
  </w:style>
  <w:style w:type="character" w:customStyle="1" w:styleId="CommentTextChar">
    <w:name w:val="Comment Text Char"/>
    <w:basedOn w:val="DefaultParagraphFont"/>
    <w:link w:val="CommentText"/>
    <w:uiPriority w:val="99"/>
    <w:rsid w:val="00A203A0"/>
    <w:rPr>
      <w:sz w:val="20"/>
      <w:szCs w:val="20"/>
    </w:rPr>
  </w:style>
  <w:style w:type="paragraph" w:styleId="CommentSubject">
    <w:name w:val="annotation subject"/>
    <w:basedOn w:val="CommentText"/>
    <w:next w:val="CommentText"/>
    <w:link w:val="CommentSubjectChar"/>
    <w:uiPriority w:val="99"/>
    <w:semiHidden/>
    <w:unhideWhenUsed/>
    <w:rsid w:val="00A203A0"/>
    <w:rPr>
      <w:b/>
      <w:bCs/>
    </w:rPr>
  </w:style>
  <w:style w:type="character" w:customStyle="1" w:styleId="CommentSubjectChar">
    <w:name w:val="Comment Subject Char"/>
    <w:basedOn w:val="CommentTextChar"/>
    <w:link w:val="CommentSubject"/>
    <w:uiPriority w:val="99"/>
    <w:semiHidden/>
    <w:rsid w:val="00A203A0"/>
    <w:rPr>
      <w:b/>
      <w:bCs/>
      <w:sz w:val="20"/>
      <w:szCs w:val="20"/>
    </w:rPr>
  </w:style>
  <w:style w:type="paragraph" w:styleId="Revision">
    <w:name w:val="Revision"/>
    <w:hidden/>
    <w:uiPriority w:val="99"/>
    <w:semiHidden/>
    <w:rsid w:val="00FF03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1648</Words>
  <Characters>9396</Characters>
  <Application>Microsoft Macintosh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Walker</dc:creator>
  <cp:keywords/>
  <cp:lastModifiedBy>Faculty and Staff</cp:lastModifiedBy>
  <cp:revision>2</cp:revision>
  <dcterms:created xsi:type="dcterms:W3CDTF">2015-07-17T22:20:00Z</dcterms:created>
  <dcterms:modified xsi:type="dcterms:W3CDTF">2015-07-17T22:20:00Z</dcterms:modified>
</cp:coreProperties>
</file>