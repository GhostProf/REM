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92E259" w14:textId="77777777" w:rsidR="001F646D" w:rsidRPr="00FF5F65" w:rsidRDefault="001F646D">
      <w:pPr>
        <w:rPr>
          <w:lang w:val="en-GB"/>
        </w:rPr>
      </w:pPr>
      <w:proofErr w:type="spellStart"/>
      <w:r w:rsidRPr="00FF5F65">
        <w:rPr>
          <w:b/>
          <w:lang w:val="en-GB"/>
        </w:rPr>
        <w:t>Ar</w:t>
      </w:r>
      <w:r>
        <w:rPr>
          <w:b/>
          <w:lang w:val="en-GB"/>
        </w:rPr>
        <w:t>aiz</w:t>
      </w:r>
      <w:proofErr w:type="spellEnd"/>
      <w:r>
        <w:rPr>
          <w:b/>
          <w:lang w:val="en-GB"/>
        </w:rPr>
        <w:t xml:space="preserve">, Oscar (b. </w:t>
      </w:r>
      <w:r w:rsidR="00AE11A5">
        <w:rPr>
          <w:b/>
          <w:lang w:val="en-GB"/>
        </w:rPr>
        <w:t xml:space="preserve">2 </w:t>
      </w:r>
      <w:r>
        <w:rPr>
          <w:b/>
          <w:lang w:val="en-GB"/>
        </w:rPr>
        <w:t>December, 1940</w:t>
      </w:r>
      <w:r w:rsidRPr="00FF5F65">
        <w:rPr>
          <w:b/>
          <w:lang w:val="en-GB"/>
        </w:rPr>
        <w:t>, Punta Alta, Province of Buenos Aires, Argentina</w:t>
      </w:r>
      <w:r w:rsidR="00AE11A5">
        <w:rPr>
          <w:b/>
          <w:lang w:val="en-GB"/>
        </w:rPr>
        <w:t xml:space="preserve"> </w:t>
      </w:r>
      <w:proofErr w:type="gramStart"/>
      <w:r w:rsidR="00AE11A5">
        <w:rPr>
          <w:b/>
          <w:lang w:val="en-GB"/>
        </w:rPr>
        <w:t xml:space="preserve">– </w:t>
      </w:r>
      <w:r w:rsidRPr="00FF5F65">
        <w:rPr>
          <w:b/>
          <w:lang w:val="en-GB"/>
        </w:rPr>
        <w:t>)</w:t>
      </w:r>
      <w:proofErr w:type="gramEnd"/>
      <w:r w:rsidRPr="00FF5F65">
        <w:rPr>
          <w:b/>
          <w:lang w:val="en-GB"/>
        </w:rPr>
        <w:t xml:space="preserve"> </w:t>
      </w:r>
    </w:p>
    <w:p w14:paraId="07026872" w14:textId="77777777" w:rsidR="00AE11A5" w:rsidRDefault="00AE11A5">
      <w:pPr>
        <w:rPr>
          <w:lang w:val="en-GB"/>
        </w:rPr>
      </w:pPr>
    </w:p>
    <w:p w14:paraId="026D977D" w14:textId="77777777" w:rsidR="00AE11A5" w:rsidRPr="00AE11A5" w:rsidRDefault="00AE11A5">
      <w:pPr>
        <w:rPr>
          <w:b/>
          <w:lang w:val="en-GB"/>
        </w:rPr>
      </w:pPr>
      <w:r w:rsidRPr="00AE11A5">
        <w:rPr>
          <w:b/>
          <w:lang w:val="en-GB"/>
        </w:rPr>
        <w:t>Summary</w:t>
      </w:r>
    </w:p>
    <w:p w14:paraId="4159411F" w14:textId="77777777" w:rsidR="001F646D" w:rsidRPr="00FF5F65" w:rsidRDefault="00AE11A5">
      <w:pPr>
        <w:rPr>
          <w:lang w:val="en-GB"/>
        </w:rPr>
      </w:pPr>
      <w:r>
        <w:rPr>
          <w:lang w:val="en-GB"/>
        </w:rPr>
        <w:t xml:space="preserve">Oscar </w:t>
      </w:r>
      <w:proofErr w:type="spellStart"/>
      <w:r w:rsidR="001F646D" w:rsidRPr="00FF5F65">
        <w:rPr>
          <w:lang w:val="en-GB"/>
        </w:rPr>
        <w:t>Araiz</w:t>
      </w:r>
      <w:proofErr w:type="spellEnd"/>
      <w:r w:rsidR="001F646D" w:rsidRPr="00FF5F65">
        <w:rPr>
          <w:lang w:val="en-GB"/>
        </w:rPr>
        <w:t xml:space="preserve"> is a central figure in the dance world in Argentina and internationally. Maintaining equal prominence in the modern and classical dance communities throughout the course of his career, </w:t>
      </w:r>
      <w:proofErr w:type="spellStart"/>
      <w:r w:rsidR="001F646D" w:rsidRPr="00FF5F65">
        <w:rPr>
          <w:lang w:val="en-GB"/>
        </w:rPr>
        <w:t>Araiz’s</w:t>
      </w:r>
      <w:proofErr w:type="spellEnd"/>
      <w:r w:rsidR="001F646D" w:rsidRPr="00FF5F65">
        <w:rPr>
          <w:lang w:val="en-GB"/>
        </w:rPr>
        <w:t xml:space="preserve"> prolific artistic production </w:t>
      </w:r>
      <w:r w:rsidR="001F646D" w:rsidRPr="00FF5F65" w:rsidDel="00A82FC0">
        <w:rPr>
          <w:lang w:val="en-GB"/>
        </w:rPr>
        <w:t>includes</w:t>
      </w:r>
      <w:r w:rsidR="001F646D" w:rsidRPr="00FF5F65">
        <w:rPr>
          <w:lang w:val="en-GB"/>
        </w:rPr>
        <w:t xml:space="preserve"> both original works and signature re-imaginations of repertoire pieces, </w:t>
      </w:r>
      <w:r w:rsidR="001F646D">
        <w:rPr>
          <w:lang w:val="en-GB"/>
        </w:rPr>
        <w:t>such as</w:t>
      </w:r>
      <w:r w:rsidR="001F646D" w:rsidRPr="00FF5F65">
        <w:rPr>
          <w:lang w:val="en-GB"/>
        </w:rPr>
        <w:t xml:space="preserve"> </w:t>
      </w:r>
      <w:r w:rsidR="001F646D" w:rsidRPr="00FF5F65">
        <w:rPr>
          <w:i/>
          <w:lang w:val="en-GB"/>
        </w:rPr>
        <w:t xml:space="preserve">La </w:t>
      </w:r>
      <w:proofErr w:type="spellStart"/>
      <w:r w:rsidR="001F646D" w:rsidRPr="00FF5F65">
        <w:rPr>
          <w:i/>
          <w:lang w:val="en-GB"/>
        </w:rPr>
        <w:t>Consagración</w:t>
      </w:r>
      <w:proofErr w:type="spellEnd"/>
      <w:r w:rsidR="001F646D" w:rsidRPr="00FF5F65">
        <w:rPr>
          <w:i/>
          <w:lang w:val="en-GB"/>
        </w:rPr>
        <w:t xml:space="preserve"> de la </w:t>
      </w:r>
      <w:r w:rsidR="001F646D">
        <w:rPr>
          <w:i/>
          <w:lang w:val="en-GB"/>
        </w:rPr>
        <w:t>p</w:t>
      </w:r>
      <w:r w:rsidR="001F646D" w:rsidRPr="00FF5F65">
        <w:rPr>
          <w:i/>
          <w:lang w:val="en-GB"/>
        </w:rPr>
        <w:t>rimavera</w:t>
      </w:r>
      <w:r w:rsidR="001F646D" w:rsidRPr="00FF5F65">
        <w:rPr>
          <w:lang w:val="en-GB"/>
        </w:rPr>
        <w:t xml:space="preserve"> (</w:t>
      </w:r>
      <w:r w:rsidR="001F646D" w:rsidRPr="00FF5F65">
        <w:rPr>
          <w:i/>
          <w:lang w:val="en-GB"/>
        </w:rPr>
        <w:t>The</w:t>
      </w:r>
      <w:r w:rsidR="001F646D" w:rsidRPr="00FF5F65">
        <w:rPr>
          <w:lang w:val="en-GB"/>
        </w:rPr>
        <w:t xml:space="preserve"> </w:t>
      </w:r>
      <w:r w:rsidR="001F646D" w:rsidRPr="00FF5F65">
        <w:rPr>
          <w:i/>
          <w:lang w:val="en-GB"/>
        </w:rPr>
        <w:t>Rite of Spring</w:t>
      </w:r>
      <w:r w:rsidR="001F646D" w:rsidRPr="00FF5F65">
        <w:rPr>
          <w:lang w:val="en-GB"/>
        </w:rPr>
        <w:t>, 1966)</w:t>
      </w:r>
      <w:r w:rsidR="001F646D">
        <w:rPr>
          <w:lang w:val="en-GB"/>
        </w:rPr>
        <w:t xml:space="preserve"> and </w:t>
      </w:r>
      <w:r w:rsidR="001F646D">
        <w:rPr>
          <w:i/>
          <w:lang w:val="en-GB"/>
        </w:rPr>
        <w:t xml:space="preserve">Romeo y </w:t>
      </w:r>
      <w:proofErr w:type="spellStart"/>
      <w:r w:rsidR="001F646D">
        <w:rPr>
          <w:i/>
          <w:lang w:val="en-GB"/>
        </w:rPr>
        <w:t>Julieta</w:t>
      </w:r>
      <w:proofErr w:type="spellEnd"/>
      <w:r w:rsidR="001F646D">
        <w:rPr>
          <w:lang w:val="en-GB"/>
        </w:rPr>
        <w:t xml:space="preserve"> (</w:t>
      </w:r>
      <w:r w:rsidR="001F646D">
        <w:rPr>
          <w:i/>
          <w:lang w:val="en-GB"/>
        </w:rPr>
        <w:t>Romeo and Juliet</w:t>
      </w:r>
      <w:r w:rsidR="001F646D">
        <w:rPr>
          <w:lang w:val="en-GB"/>
        </w:rPr>
        <w:t>, 1971)</w:t>
      </w:r>
      <w:r w:rsidR="001F646D" w:rsidRPr="00FF5F65">
        <w:rPr>
          <w:i/>
          <w:lang w:val="en-GB"/>
        </w:rPr>
        <w:t xml:space="preserve">. </w:t>
      </w:r>
      <w:r w:rsidR="001F646D" w:rsidRPr="00FF5F65">
        <w:rPr>
          <w:lang w:val="en-GB"/>
        </w:rPr>
        <w:t xml:space="preserve">Stylistically, his works range from virtuosic neo-classicism to minimalism. The influences that inflect his works are also broad and reflect the confluence of modernist styles circulating through Argentina in the mid-twentieth century, in particular German expressionism and US modern dance. He has served as artistic director </w:t>
      </w:r>
      <w:r w:rsidR="00F47563">
        <w:rPr>
          <w:lang w:val="en-GB"/>
        </w:rPr>
        <w:t>of</w:t>
      </w:r>
      <w:r w:rsidR="00F47563" w:rsidRPr="00FF5F65">
        <w:rPr>
          <w:lang w:val="en-GB"/>
        </w:rPr>
        <w:t xml:space="preserve"> </w:t>
      </w:r>
      <w:r w:rsidR="001F646D" w:rsidRPr="00FF5F65">
        <w:rPr>
          <w:lang w:val="en-GB"/>
        </w:rPr>
        <w:t xml:space="preserve">the most significant </w:t>
      </w:r>
      <w:r>
        <w:rPr>
          <w:lang w:val="en-GB"/>
        </w:rPr>
        <w:t xml:space="preserve">dance companies </w:t>
      </w:r>
      <w:r w:rsidR="001F646D" w:rsidRPr="00FF5F65">
        <w:rPr>
          <w:lang w:val="en-GB"/>
        </w:rPr>
        <w:t>in Argentina, including the La Plata Argentine Theatre Ballet, the San Martín Municipal Theatre Contemporary Ballet, and the Colon Theatre Ballet. Internationally, he served as artistic director of the Geneva Grand Theatre Ballet</w:t>
      </w:r>
      <w:r w:rsidR="001F646D">
        <w:rPr>
          <w:lang w:val="en-GB"/>
        </w:rPr>
        <w:t xml:space="preserve"> </w:t>
      </w:r>
      <w:r w:rsidR="001F646D" w:rsidRPr="00FF5F65">
        <w:rPr>
          <w:lang w:val="en-GB"/>
        </w:rPr>
        <w:t xml:space="preserve">and has worked with companies including the </w:t>
      </w:r>
      <w:r>
        <w:rPr>
          <w:lang w:val="en-GB"/>
        </w:rPr>
        <w:t xml:space="preserve">Royal </w:t>
      </w:r>
      <w:r w:rsidR="001F646D" w:rsidRPr="00FF5F65">
        <w:rPr>
          <w:lang w:val="en-GB"/>
        </w:rPr>
        <w:t xml:space="preserve">Winnipeg Ballet, the </w:t>
      </w:r>
      <w:proofErr w:type="spellStart"/>
      <w:r w:rsidR="001F646D" w:rsidRPr="00FF5F65">
        <w:rPr>
          <w:lang w:val="en-GB"/>
        </w:rPr>
        <w:t>Joffrey</w:t>
      </w:r>
      <w:proofErr w:type="spellEnd"/>
      <w:r w:rsidR="001F646D" w:rsidRPr="00FF5F65">
        <w:rPr>
          <w:lang w:val="en-GB"/>
        </w:rPr>
        <w:t xml:space="preserve"> Ballet, and the Paris </w:t>
      </w:r>
      <w:proofErr w:type="spellStart"/>
      <w:r w:rsidR="001F646D" w:rsidRPr="00FF5F65">
        <w:rPr>
          <w:lang w:val="en-GB"/>
        </w:rPr>
        <w:t>Op</w:t>
      </w:r>
      <w:r>
        <w:rPr>
          <w:lang w:val="en-GB"/>
        </w:rPr>
        <w:t>é</w:t>
      </w:r>
      <w:r w:rsidR="001F646D" w:rsidRPr="00FF5F65">
        <w:rPr>
          <w:lang w:val="en-GB"/>
        </w:rPr>
        <w:t>ra</w:t>
      </w:r>
      <w:proofErr w:type="spellEnd"/>
      <w:r w:rsidR="001F646D" w:rsidRPr="00FF5F65">
        <w:rPr>
          <w:lang w:val="en-GB"/>
        </w:rPr>
        <w:t xml:space="preserve">. </w:t>
      </w:r>
      <w:proofErr w:type="spellStart"/>
      <w:r w:rsidR="001F646D" w:rsidRPr="00FF5F65">
        <w:rPr>
          <w:lang w:val="en-GB"/>
        </w:rPr>
        <w:t>Araiz</w:t>
      </w:r>
      <w:proofErr w:type="spellEnd"/>
      <w:r w:rsidR="001F646D" w:rsidRPr="00FF5F65">
        <w:rPr>
          <w:lang w:val="en-GB"/>
        </w:rPr>
        <w:t xml:space="preserve"> has received multiple honours including the </w:t>
      </w:r>
      <w:proofErr w:type="spellStart"/>
      <w:r w:rsidR="001F646D" w:rsidRPr="00FF5F65">
        <w:rPr>
          <w:lang w:val="en-GB"/>
        </w:rPr>
        <w:t>Konex</w:t>
      </w:r>
      <w:proofErr w:type="spellEnd"/>
      <w:r w:rsidR="001F646D" w:rsidRPr="00FF5F65">
        <w:rPr>
          <w:lang w:val="en-GB"/>
        </w:rPr>
        <w:t xml:space="preserve"> Platinum Award (1989), the </w:t>
      </w:r>
      <w:proofErr w:type="spellStart"/>
      <w:r w:rsidR="001F646D" w:rsidRPr="00FF5F65">
        <w:rPr>
          <w:lang w:val="en-GB"/>
        </w:rPr>
        <w:t>María</w:t>
      </w:r>
      <w:proofErr w:type="spellEnd"/>
      <w:r w:rsidR="001F646D" w:rsidRPr="00FF5F65">
        <w:rPr>
          <w:lang w:val="en-GB"/>
        </w:rPr>
        <w:t xml:space="preserve"> </w:t>
      </w:r>
      <w:proofErr w:type="spellStart"/>
      <w:r w:rsidR="001F646D" w:rsidRPr="00FF5F65">
        <w:rPr>
          <w:lang w:val="en-GB"/>
        </w:rPr>
        <w:t>Ruanova</w:t>
      </w:r>
      <w:proofErr w:type="spellEnd"/>
      <w:r w:rsidR="001F646D" w:rsidRPr="00FF5F65">
        <w:rPr>
          <w:lang w:val="en-GB"/>
        </w:rPr>
        <w:t xml:space="preserve"> Prize (1990), and the Career Achievement Award from the Argentine National Arts Fund (2006). </w:t>
      </w:r>
    </w:p>
    <w:p w14:paraId="18240A46" w14:textId="77777777" w:rsidR="001F646D" w:rsidRPr="00FF5F65" w:rsidRDefault="001F646D">
      <w:pPr>
        <w:rPr>
          <w:lang w:val="en-GB"/>
        </w:rPr>
      </w:pPr>
    </w:p>
    <w:p w14:paraId="39AAD8E7" w14:textId="77777777" w:rsidR="001F646D" w:rsidRPr="00E35A20" w:rsidRDefault="001F646D">
      <w:pPr>
        <w:rPr>
          <w:b/>
          <w:lang w:val="en-GB"/>
        </w:rPr>
      </w:pPr>
      <w:r w:rsidRPr="00E35A20">
        <w:rPr>
          <w:b/>
          <w:u w:color="000000"/>
          <w:lang w:val="en-GB"/>
        </w:rPr>
        <w:t xml:space="preserve">Training </w:t>
      </w:r>
    </w:p>
    <w:p w14:paraId="6A4FD59B" w14:textId="77777777" w:rsidR="001F646D" w:rsidRPr="00FF5F65" w:rsidRDefault="001F646D">
      <w:pPr>
        <w:rPr>
          <w:lang w:val="en-GB"/>
        </w:rPr>
      </w:pPr>
      <w:proofErr w:type="spellStart"/>
      <w:r w:rsidRPr="00FF5F65">
        <w:rPr>
          <w:lang w:val="en-GB"/>
        </w:rPr>
        <w:t>Araiz’s</w:t>
      </w:r>
      <w:proofErr w:type="spellEnd"/>
      <w:r w:rsidRPr="00FF5F65">
        <w:rPr>
          <w:lang w:val="en-GB"/>
        </w:rPr>
        <w:t xml:space="preserve"> early training in modern and classical ballet techniques began in Bahía Blanca with </w:t>
      </w:r>
      <w:proofErr w:type="spellStart"/>
      <w:r w:rsidRPr="00FF5F65">
        <w:rPr>
          <w:lang w:val="en-GB"/>
        </w:rPr>
        <w:t>Élide</w:t>
      </w:r>
      <w:proofErr w:type="spellEnd"/>
      <w:r w:rsidRPr="00FF5F65">
        <w:rPr>
          <w:lang w:val="en-GB"/>
        </w:rPr>
        <w:t xml:space="preserve"> </w:t>
      </w:r>
      <w:proofErr w:type="spellStart"/>
      <w:r w:rsidRPr="00FF5F65">
        <w:rPr>
          <w:lang w:val="en-GB"/>
        </w:rPr>
        <w:t>Locardi</w:t>
      </w:r>
      <w:proofErr w:type="spellEnd"/>
      <w:r w:rsidRPr="00FF5F65">
        <w:rPr>
          <w:lang w:val="en-GB"/>
        </w:rPr>
        <w:t xml:space="preserve">. Relocating to Buenos Aires in the late 1950s, </w:t>
      </w:r>
      <w:proofErr w:type="spellStart"/>
      <w:r w:rsidRPr="00FF5F65">
        <w:rPr>
          <w:lang w:val="en-GB"/>
        </w:rPr>
        <w:t>Araiz</w:t>
      </w:r>
      <w:proofErr w:type="spellEnd"/>
      <w:r w:rsidRPr="00FF5F65">
        <w:rPr>
          <w:lang w:val="en-GB"/>
        </w:rPr>
        <w:t xml:space="preserve"> studied with German Renate </w:t>
      </w:r>
      <w:proofErr w:type="spellStart"/>
      <w:r w:rsidRPr="00FF5F65">
        <w:rPr>
          <w:lang w:val="en-GB"/>
        </w:rPr>
        <w:t>Schottelius</w:t>
      </w:r>
      <w:proofErr w:type="spellEnd"/>
      <w:r w:rsidRPr="00FF5F65">
        <w:rPr>
          <w:lang w:val="en-GB"/>
        </w:rPr>
        <w:t>, an influential figure in Argentine modern dance. He also trained classically with</w:t>
      </w:r>
      <w:r>
        <w:rPr>
          <w:lang w:val="en-GB"/>
        </w:rPr>
        <w:t xml:space="preserve"> </w:t>
      </w:r>
      <w:r w:rsidRPr="00FF5F65">
        <w:rPr>
          <w:lang w:val="en-GB"/>
        </w:rPr>
        <w:t xml:space="preserve">Pedro </w:t>
      </w:r>
      <w:proofErr w:type="spellStart"/>
      <w:r w:rsidRPr="00FF5F65">
        <w:rPr>
          <w:lang w:val="en-GB"/>
        </w:rPr>
        <w:t>Martínez</w:t>
      </w:r>
      <w:proofErr w:type="spellEnd"/>
      <w:r w:rsidRPr="00FF5F65">
        <w:rPr>
          <w:lang w:val="en-GB"/>
        </w:rPr>
        <w:t xml:space="preserve">, </w:t>
      </w:r>
      <w:proofErr w:type="spellStart"/>
      <w:r w:rsidRPr="00FF5F65">
        <w:rPr>
          <w:lang w:val="en-GB"/>
        </w:rPr>
        <w:t>María</w:t>
      </w:r>
      <w:proofErr w:type="spellEnd"/>
      <w:r w:rsidRPr="00FF5F65">
        <w:rPr>
          <w:lang w:val="en-GB"/>
        </w:rPr>
        <w:t xml:space="preserve"> </w:t>
      </w:r>
      <w:proofErr w:type="spellStart"/>
      <w:r w:rsidRPr="00FF5F65">
        <w:rPr>
          <w:lang w:val="en-GB"/>
        </w:rPr>
        <w:t>Ruanova</w:t>
      </w:r>
      <w:proofErr w:type="spellEnd"/>
      <w:r>
        <w:rPr>
          <w:lang w:val="en-GB"/>
        </w:rPr>
        <w:t>, and</w:t>
      </w:r>
      <w:r w:rsidRPr="00FF5F65">
        <w:rPr>
          <w:lang w:val="en-GB"/>
        </w:rPr>
        <w:t xml:space="preserve"> Tamara </w:t>
      </w:r>
      <w:proofErr w:type="spellStart"/>
      <w:r w:rsidRPr="00FF5F65">
        <w:rPr>
          <w:lang w:val="en-GB"/>
        </w:rPr>
        <w:t>Grigorieva</w:t>
      </w:r>
      <w:proofErr w:type="spellEnd"/>
      <w:r w:rsidRPr="00FF5F65">
        <w:rPr>
          <w:lang w:val="en-GB"/>
        </w:rPr>
        <w:t>, a former dancer with the Ballet</w:t>
      </w:r>
      <w:r w:rsidR="00AE11A5">
        <w:rPr>
          <w:lang w:val="en-GB"/>
        </w:rPr>
        <w:t>s</w:t>
      </w:r>
      <w:r w:rsidRPr="00FF5F65">
        <w:rPr>
          <w:lang w:val="en-GB"/>
        </w:rPr>
        <w:t xml:space="preserve"> </w:t>
      </w:r>
      <w:proofErr w:type="spellStart"/>
      <w:r w:rsidRPr="00FF5F65">
        <w:rPr>
          <w:lang w:val="en-GB"/>
        </w:rPr>
        <w:t>Russe</w:t>
      </w:r>
      <w:r w:rsidR="00AE11A5">
        <w:rPr>
          <w:lang w:val="en-GB"/>
        </w:rPr>
        <w:t>s</w:t>
      </w:r>
      <w:proofErr w:type="spellEnd"/>
      <w:r w:rsidRPr="00FF5F65">
        <w:rPr>
          <w:lang w:val="en-GB"/>
        </w:rPr>
        <w:t xml:space="preserve"> through whom he had contact with the influential works of Mi</w:t>
      </w:r>
      <w:r>
        <w:rPr>
          <w:lang w:val="en-GB"/>
        </w:rPr>
        <w:t xml:space="preserve">chel Fokine and </w:t>
      </w:r>
      <w:proofErr w:type="spellStart"/>
      <w:r>
        <w:rPr>
          <w:lang w:val="en-GB"/>
        </w:rPr>
        <w:t>Léonide</w:t>
      </w:r>
      <w:proofErr w:type="spellEnd"/>
      <w:r>
        <w:rPr>
          <w:lang w:val="en-GB"/>
        </w:rPr>
        <w:t xml:space="preserve"> Massine.</w:t>
      </w:r>
      <w:r w:rsidRPr="00FF5F65">
        <w:rPr>
          <w:lang w:val="en-GB"/>
        </w:rPr>
        <w:t xml:space="preserve"> Training </w:t>
      </w:r>
      <w:r>
        <w:rPr>
          <w:lang w:val="en-GB"/>
        </w:rPr>
        <w:t>in improvisation with</w:t>
      </w:r>
      <w:r w:rsidRPr="00FF5F65">
        <w:rPr>
          <w:lang w:val="en-GB"/>
        </w:rPr>
        <w:t xml:space="preserve"> Mary </w:t>
      </w:r>
      <w:proofErr w:type="spellStart"/>
      <w:r w:rsidRPr="00FF5F65">
        <w:rPr>
          <w:lang w:val="en-GB"/>
        </w:rPr>
        <w:t>Wigman’s</w:t>
      </w:r>
      <w:proofErr w:type="spellEnd"/>
      <w:r w:rsidRPr="00FF5F65">
        <w:rPr>
          <w:lang w:val="en-GB"/>
        </w:rPr>
        <w:t xml:space="preserve"> former dancer Dore Hoyer marked another critical moment in his artistic formation. In the late 1960s, </w:t>
      </w:r>
      <w:proofErr w:type="spellStart"/>
      <w:r w:rsidRPr="00FF5F65">
        <w:rPr>
          <w:lang w:val="en-GB"/>
        </w:rPr>
        <w:t>Araiz</w:t>
      </w:r>
      <w:proofErr w:type="spellEnd"/>
      <w:r w:rsidRPr="00FF5F65">
        <w:rPr>
          <w:lang w:val="en-GB"/>
        </w:rPr>
        <w:t xml:space="preserve"> performed with Chilean </w:t>
      </w:r>
      <w:proofErr w:type="gramStart"/>
      <w:r w:rsidRPr="00FF5F65">
        <w:rPr>
          <w:lang w:val="en-GB"/>
        </w:rPr>
        <w:t>choreographer</w:t>
      </w:r>
      <w:proofErr w:type="gramEnd"/>
      <w:r w:rsidRPr="00FF5F65">
        <w:rPr>
          <w:lang w:val="en-GB"/>
        </w:rPr>
        <w:t xml:space="preserve"> Ana </w:t>
      </w:r>
      <w:proofErr w:type="spellStart"/>
      <w:r w:rsidRPr="00FF5F65">
        <w:rPr>
          <w:lang w:val="en-GB"/>
        </w:rPr>
        <w:t>Itelman</w:t>
      </w:r>
      <w:proofErr w:type="spellEnd"/>
      <w:r w:rsidRPr="00FF5F65">
        <w:rPr>
          <w:lang w:val="en-GB"/>
        </w:rPr>
        <w:t xml:space="preserve">, known for her innovations in the genre of dance theatre in Argentina. </w:t>
      </w:r>
      <w:proofErr w:type="spellStart"/>
      <w:r w:rsidRPr="00FF5F65">
        <w:rPr>
          <w:lang w:val="en-GB"/>
        </w:rPr>
        <w:t>Araiz’s</w:t>
      </w:r>
      <w:proofErr w:type="spellEnd"/>
      <w:r w:rsidRPr="00FF5F65">
        <w:rPr>
          <w:lang w:val="en-GB"/>
        </w:rPr>
        <w:t xml:space="preserve"> training corresponded to the mid-twentieth</w:t>
      </w:r>
      <w:r w:rsidRPr="00FF5F65">
        <w:rPr>
          <w:vertAlign w:val="superscript"/>
          <w:lang w:val="en-GB"/>
        </w:rPr>
        <w:t xml:space="preserve"> </w:t>
      </w:r>
      <w:r w:rsidRPr="00FF5F65">
        <w:rPr>
          <w:lang w:val="en-GB"/>
        </w:rPr>
        <w:t xml:space="preserve">century push toward consolidation and professionalization in modern dance. </w:t>
      </w:r>
    </w:p>
    <w:p w14:paraId="13C28449" w14:textId="77777777" w:rsidR="001F646D" w:rsidRPr="00FF5F65" w:rsidRDefault="001F646D">
      <w:pPr>
        <w:rPr>
          <w:lang w:val="en-GB"/>
        </w:rPr>
      </w:pPr>
    </w:p>
    <w:p w14:paraId="2859AA5B" w14:textId="77777777" w:rsidR="001F646D" w:rsidRPr="006922EE" w:rsidRDefault="001F646D">
      <w:pPr>
        <w:rPr>
          <w:b/>
          <w:lang w:val="en-GB"/>
        </w:rPr>
      </w:pPr>
      <w:r w:rsidRPr="006922EE">
        <w:rPr>
          <w:b/>
          <w:u w:color="000000"/>
          <w:lang w:val="en-GB"/>
        </w:rPr>
        <w:t xml:space="preserve">Major Contributions to the </w:t>
      </w:r>
      <w:r w:rsidR="00AE11A5">
        <w:rPr>
          <w:b/>
          <w:u w:color="000000"/>
          <w:lang w:val="en-GB"/>
        </w:rPr>
        <w:t>F</w:t>
      </w:r>
      <w:r w:rsidR="00AE11A5" w:rsidRPr="006922EE">
        <w:rPr>
          <w:b/>
          <w:u w:color="000000"/>
          <w:lang w:val="en-GB"/>
        </w:rPr>
        <w:t xml:space="preserve">ield </w:t>
      </w:r>
      <w:r w:rsidRPr="006922EE">
        <w:rPr>
          <w:b/>
          <w:u w:color="000000"/>
          <w:lang w:val="en-GB"/>
        </w:rPr>
        <w:t xml:space="preserve">and to </w:t>
      </w:r>
      <w:r w:rsidR="00AE11A5">
        <w:rPr>
          <w:b/>
          <w:u w:color="000000"/>
          <w:lang w:val="en-GB"/>
        </w:rPr>
        <w:t>M</w:t>
      </w:r>
      <w:r w:rsidR="00AE11A5" w:rsidRPr="006922EE">
        <w:rPr>
          <w:b/>
          <w:u w:color="000000"/>
          <w:lang w:val="en-GB"/>
        </w:rPr>
        <w:t xml:space="preserve">odernism </w:t>
      </w:r>
    </w:p>
    <w:p w14:paraId="12E923A0" w14:textId="77777777" w:rsidR="001F646D" w:rsidRPr="00FF5F65" w:rsidRDefault="001F646D">
      <w:pPr>
        <w:rPr>
          <w:lang w:val="en-GB"/>
        </w:rPr>
      </w:pPr>
      <w:r w:rsidRPr="00FF5F65">
        <w:rPr>
          <w:lang w:val="en-GB"/>
        </w:rPr>
        <w:t xml:space="preserve">One of </w:t>
      </w:r>
      <w:proofErr w:type="spellStart"/>
      <w:r w:rsidRPr="00FF5F65">
        <w:rPr>
          <w:lang w:val="en-GB"/>
        </w:rPr>
        <w:t>Araiz’s</w:t>
      </w:r>
      <w:proofErr w:type="spellEnd"/>
      <w:r w:rsidRPr="00FF5F65">
        <w:rPr>
          <w:lang w:val="en-GB"/>
        </w:rPr>
        <w:t xml:space="preserve"> first artistic projects was the</w:t>
      </w:r>
      <w:r>
        <w:rPr>
          <w:lang w:val="en-GB"/>
        </w:rPr>
        <w:t xml:space="preserve"> </w:t>
      </w:r>
      <w:r w:rsidRPr="00FF5F65">
        <w:rPr>
          <w:lang w:val="en-GB"/>
        </w:rPr>
        <w:t xml:space="preserve">Today Ballet, co-directed with Susana Zimmermann and Ana </w:t>
      </w:r>
      <w:proofErr w:type="spellStart"/>
      <w:r w:rsidRPr="00FF5F65">
        <w:rPr>
          <w:lang w:val="en-GB"/>
        </w:rPr>
        <w:t>Labat</w:t>
      </w:r>
      <w:proofErr w:type="spellEnd"/>
      <w:r w:rsidRPr="00FF5F65">
        <w:rPr>
          <w:lang w:val="en-GB"/>
        </w:rPr>
        <w:t xml:space="preserve"> during the1960s. An early success was </w:t>
      </w:r>
      <w:r w:rsidRPr="00FF5F65">
        <w:rPr>
          <w:i/>
          <w:lang w:val="en-GB"/>
        </w:rPr>
        <w:t>The Rite of Spring</w:t>
      </w:r>
      <w:r w:rsidRPr="00FF5F65">
        <w:rPr>
          <w:lang w:val="en-GB"/>
        </w:rPr>
        <w:t xml:space="preserve">, premiering in 1966 to critical acclaim. A work revisited throughout his career and the product of a long held interest in Igor Stravinsky’s score, </w:t>
      </w:r>
      <w:r w:rsidRPr="00FF5F65" w:rsidDel="00A82FC0">
        <w:rPr>
          <w:lang w:val="en-GB"/>
        </w:rPr>
        <w:t xml:space="preserve">it </w:t>
      </w:r>
      <w:r w:rsidRPr="00FF5F65">
        <w:rPr>
          <w:lang w:val="en-GB"/>
        </w:rPr>
        <w:t xml:space="preserve">weaves linear and circular motifs with floor work, weighted and pelvic driven movement, and inverted lines. </w:t>
      </w:r>
    </w:p>
    <w:p w14:paraId="15087E4E" w14:textId="77777777" w:rsidR="001F646D" w:rsidRPr="00FF5F65" w:rsidRDefault="001F646D">
      <w:pPr>
        <w:rPr>
          <w:lang w:val="en-GB"/>
        </w:rPr>
      </w:pPr>
    </w:p>
    <w:p w14:paraId="01E22D43" w14:textId="77777777" w:rsidR="001F646D" w:rsidRPr="00FF5F65" w:rsidRDefault="001F646D">
      <w:pPr>
        <w:rPr>
          <w:lang w:val="en-GB"/>
        </w:rPr>
      </w:pPr>
      <w:r w:rsidRPr="00FF5F65">
        <w:rPr>
          <w:lang w:val="en-GB"/>
        </w:rPr>
        <w:t xml:space="preserve">In 1968, </w:t>
      </w:r>
      <w:proofErr w:type="spellStart"/>
      <w:r w:rsidRPr="00FF5F65">
        <w:rPr>
          <w:lang w:val="en-GB"/>
        </w:rPr>
        <w:t>Araiz</w:t>
      </w:r>
      <w:proofErr w:type="spellEnd"/>
      <w:r w:rsidRPr="00FF5F65">
        <w:rPr>
          <w:lang w:val="en-GB"/>
        </w:rPr>
        <w:t xml:space="preserve"> was appointed director of the newly created San Martín Municipal Theatre Ballet, the first in-residence</w:t>
      </w:r>
      <w:r>
        <w:rPr>
          <w:lang w:val="en-GB"/>
        </w:rPr>
        <w:t>,</w:t>
      </w:r>
      <w:r w:rsidRPr="00FF5F65">
        <w:rPr>
          <w:lang w:val="en-GB"/>
        </w:rPr>
        <w:t xml:space="preserve"> </w:t>
      </w:r>
      <w:r w:rsidR="006922EE" w:rsidRPr="00FF5F65">
        <w:rPr>
          <w:lang w:val="en-GB"/>
        </w:rPr>
        <w:t>state</w:t>
      </w:r>
      <w:r w:rsidR="006922EE">
        <w:rPr>
          <w:lang w:val="en-GB"/>
        </w:rPr>
        <w:t>-</w:t>
      </w:r>
      <w:r w:rsidRPr="00FF5F65">
        <w:rPr>
          <w:lang w:val="en-GB"/>
        </w:rPr>
        <w:t>supported modern and contemporary company in Argentina. During his brief tenure as artistic director (</w:t>
      </w:r>
      <w:r w:rsidR="00F805E1">
        <w:rPr>
          <w:lang w:val="en-GB"/>
        </w:rPr>
        <w:t>the company</w:t>
      </w:r>
      <w:r w:rsidR="00F805E1" w:rsidRPr="00FF5F65">
        <w:rPr>
          <w:lang w:val="en-GB"/>
        </w:rPr>
        <w:t xml:space="preserve"> </w:t>
      </w:r>
      <w:r w:rsidRPr="00FF5F65">
        <w:rPr>
          <w:lang w:val="en-GB"/>
        </w:rPr>
        <w:t xml:space="preserve">was </w:t>
      </w:r>
      <w:r w:rsidR="00F63CC3">
        <w:rPr>
          <w:lang w:val="en-GB"/>
        </w:rPr>
        <w:t>disbanded by the theatre</w:t>
      </w:r>
      <w:r w:rsidR="00F63CC3" w:rsidRPr="00FF5F65">
        <w:rPr>
          <w:lang w:val="en-GB"/>
        </w:rPr>
        <w:t xml:space="preserve"> </w:t>
      </w:r>
      <w:r w:rsidRPr="00FF5F65">
        <w:rPr>
          <w:lang w:val="en-GB"/>
        </w:rPr>
        <w:t xml:space="preserve">in 1971) </w:t>
      </w:r>
      <w:proofErr w:type="spellStart"/>
      <w:r w:rsidRPr="00FF5F65">
        <w:rPr>
          <w:lang w:val="en-GB"/>
        </w:rPr>
        <w:t>Araiz</w:t>
      </w:r>
      <w:proofErr w:type="spellEnd"/>
      <w:r w:rsidRPr="00FF5F65">
        <w:rPr>
          <w:lang w:val="en-GB"/>
        </w:rPr>
        <w:t xml:space="preserve"> choreographed his pivotal work </w:t>
      </w:r>
      <w:proofErr w:type="spellStart"/>
      <w:r w:rsidRPr="00FF5F65">
        <w:rPr>
          <w:i/>
          <w:lang w:val="en-GB"/>
        </w:rPr>
        <w:t>Symphonía</w:t>
      </w:r>
      <w:proofErr w:type="spellEnd"/>
      <w:r w:rsidRPr="00FF5F65">
        <w:rPr>
          <w:i/>
          <w:lang w:val="en-GB"/>
        </w:rPr>
        <w:t xml:space="preserve"> </w:t>
      </w:r>
      <w:r w:rsidRPr="00FF5F65">
        <w:rPr>
          <w:lang w:val="en-GB"/>
        </w:rPr>
        <w:t>(</w:t>
      </w:r>
      <w:r w:rsidRPr="00FF5F65">
        <w:rPr>
          <w:i/>
          <w:lang w:val="en-GB"/>
        </w:rPr>
        <w:t>Symphony</w:t>
      </w:r>
      <w:r w:rsidRPr="00FF5F65">
        <w:rPr>
          <w:lang w:val="en-GB"/>
        </w:rPr>
        <w:t>, 1968)</w:t>
      </w:r>
      <w:r w:rsidRPr="00FF5F65">
        <w:rPr>
          <w:i/>
          <w:lang w:val="en-GB"/>
        </w:rPr>
        <w:t xml:space="preserve">. </w:t>
      </w:r>
      <w:r w:rsidRPr="00FF5F65">
        <w:rPr>
          <w:lang w:val="en-GB"/>
        </w:rPr>
        <w:t xml:space="preserve">Influenced by visits of the </w:t>
      </w:r>
      <w:proofErr w:type="spellStart"/>
      <w:r w:rsidRPr="00FF5F65">
        <w:rPr>
          <w:lang w:val="en-GB"/>
        </w:rPr>
        <w:t>Merce</w:t>
      </w:r>
      <w:proofErr w:type="spellEnd"/>
      <w:r w:rsidRPr="00FF5F65">
        <w:rPr>
          <w:lang w:val="en-GB"/>
        </w:rPr>
        <w:t xml:space="preserve"> Cunningham and </w:t>
      </w:r>
      <w:proofErr w:type="spellStart"/>
      <w:r w:rsidRPr="00FF5F65">
        <w:rPr>
          <w:lang w:val="en-GB"/>
        </w:rPr>
        <w:t>Alwin</w:t>
      </w:r>
      <w:proofErr w:type="spellEnd"/>
      <w:r w:rsidRPr="00FF5F65">
        <w:rPr>
          <w:lang w:val="en-GB"/>
        </w:rPr>
        <w:t xml:space="preserve"> </w:t>
      </w:r>
      <w:proofErr w:type="spellStart"/>
      <w:r w:rsidRPr="00FF5F65">
        <w:rPr>
          <w:lang w:val="en-GB"/>
        </w:rPr>
        <w:t>Nikolais</w:t>
      </w:r>
      <w:proofErr w:type="spellEnd"/>
      <w:r w:rsidRPr="00FF5F65">
        <w:rPr>
          <w:lang w:val="en-GB"/>
        </w:rPr>
        <w:t xml:space="preserve"> companies to Buenos Aires, the work emphasizes visual components (projection, costuming) juxtaposed with contrasting sound and movement.</w:t>
      </w:r>
    </w:p>
    <w:p w14:paraId="5CEF1C49" w14:textId="77777777" w:rsidR="001F646D" w:rsidRPr="00FF5F65" w:rsidRDefault="001F646D">
      <w:pPr>
        <w:rPr>
          <w:lang w:val="en-GB"/>
        </w:rPr>
      </w:pPr>
    </w:p>
    <w:p w14:paraId="5C1CF828" w14:textId="77777777" w:rsidR="001F646D" w:rsidRPr="00FF5F65" w:rsidRDefault="001F646D">
      <w:pPr>
        <w:rPr>
          <w:lang w:val="en-GB"/>
        </w:rPr>
      </w:pPr>
      <w:r w:rsidRPr="00FF5F65">
        <w:rPr>
          <w:lang w:val="en-GB"/>
        </w:rPr>
        <w:lastRenderedPageBreak/>
        <w:t xml:space="preserve">In the face of an increasingly repressive political climate in Argentina during the 1970s, </w:t>
      </w:r>
      <w:proofErr w:type="spellStart"/>
      <w:r w:rsidRPr="00FF5F65">
        <w:rPr>
          <w:lang w:val="en-GB"/>
        </w:rPr>
        <w:t>Araiz’s</w:t>
      </w:r>
      <w:proofErr w:type="spellEnd"/>
      <w:r w:rsidRPr="00FF5F65">
        <w:rPr>
          <w:lang w:val="en-GB"/>
        </w:rPr>
        <w:t xml:space="preserve"> career rapidly developed internationally with residencies in Brazil, Canada, France, Germany, the Netherlands, and the US. </w:t>
      </w:r>
      <w:proofErr w:type="spellStart"/>
      <w:r w:rsidRPr="00FF5F65">
        <w:rPr>
          <w:lang w:val="en-GB"/>
        </w:rPr>
        <w:t>Araiz</w:t>
      </w:r>
      <w:proofErr w:type="spellEnd"/>
      <w:r w:rsidRPr="00FF5F65">
        <w:rPr>
          <w:lang w:val="en-GB"/>
        </w:rPr>
        <w:t xml:space="preserve"> returned to Buenos Aires in 1978 when offered artistic directorship of the Colon Theatre Ballet, the most prestigious ballet company in Argentina. Troubled by the military dictatorship </w:t>
      </w:r>
      <w:r w:rsidR="000C0D14">
        <w:rPr>
          <w:lang w:val="en-GB"/>
        </w:rPr>
        <w:t xml:space="preserve">from </w:t>
      </w:r>
      <w:r w:rsidRPr="00FF5F65">
        <w:rPr>
          <w:lang w:val="en-GB"/>
        </w:rPr>
        <w:t>1976</w:t>
      </w:r>
      <w:r w:rsidR="000C0D14">
        <w:rPr>
          <w:lang w:val="en-GB"/>
        </w:rPr>
        <w:t xml:space="preserve"> until </w:t>
      </w:r>
      <w:r w:rsidRPr="00FF5F65">
        <w:rPr>
          <w:lang w:val="en-GB"/>
        </w:rPr>
        <w:t xml:space="preserve">1983, </w:t>
      </w:r>
      <w:r w:rsidR="000C0D14">
        <w:rPr>
          <w:lang w:val="en-GB"/>
        </w:rPr>
        <w:t xml:space="preserve">which was </w:t>
      </w:r>
      <w:r w:rsidRPr="00FF5F65">
        <w:rPr>
          <w:lang w:val="en-GB"/>
        </w:rPr>
        <w:t xml:space="preserve">a period synonymous with the forced disappearance of an estimated 30,000 citizens, </w:t>
      </w:r>
      <w:proofErr w:type="spellStart"/>
      <w:r w:rsidRPr="00FF5F65">
        <w:rPr>
          <w:lang w:val="en-GB"/>
        </w:rPr>
        <w:t>Araiz</w:t>
      </w:r>
      <w:proofErr w:type="spellEnd"/>
      <w:r w:rsidRPr="00FF5F65">
        <w:rPr>
          <w:lang w:val="en-GB"/>
        </w:rPr>
        <w:t xml:space="preserve"> departed to become the artistic director of the Geneva Grand Theatre Ballet in Switzerland (1980-1988). One of his best known works to emerge form this era is </w:t>
      </w:r>
      <w:r w:rsidRPr="00FF5F65">
        <w:rPr>
          <w:i/>
          <w:lang w:val="en-GB"/>
        </w:rPr>
        <w:t xml:space="preserve">Tango </w:t>
      </w:r>
      <w:r w:rsidRPr="00FF5F65">
        <w:rPr>
          <w:lang w:val="en-GB"/>
        </w:rPr>
        <w:t>(1981), a piece that traces the history of the Argentine tango through a neoclassical movement vocabulary.</w:t>
      </w:r>
      <w:r>
        <w:rPr>
          <w:lang w:val="en-GB"/>
        </w:rPr>
        <w:t xml:space="preserve"> During this time</w:t>
      </w:r>
      <w:r w:rsidR="000C0D14">
        <w:rPr>
          <w:lang w:val="en-GB"/>
        </w:rPr>
        <w:t>,</w:t>
      </w:r>
      <w:r>
        <w:rPr>
          <w:lang w:val="en-GB"/>
        </w:rPr>
        <w:t xml:space="preserve"> </w:t>
      </w:r>
      <w:proofErr w:type="spellStart"/>
      <w:r>
        <w:rPr>
          <w:lang w:val="en-GB"/>
        </w:rPr>
        <w:t>Araiz</w:t>
      </w:r>
      <w:proofErr w:type="spellEnd"/>
      <w:r>
        <w:rPr>
          <w:lang w:val="en-GB"/>
        </w:rPr>
        <w:t xml:space="preserve"> returned to Buenos Aires to present </w:t>
      </w:r>
      <w:proofErr w:type="spellStart"/>
      <w:r w:rsidRPr="00E672EB">
        <w:rPr>
          <w:i/>
          <w:lang w:val="en-GB"/>
        </w:rPr>
        <w:t>Fénix</w:t>
      </w:r>
      <w:proofErr w:type="spellEnd"/>
      <w:r>
        <w:rPr>
          <w:lang w:val="en-GB"/>
        </w:rPr>
        <w:t xml:space="preserve"> (</w:t>
      </w:r>
      <w:r w:rsidR="000C0D14" w:rsidRPr="000C0D14">
        <w:rPr>
          <w:i/>
          <w:lang w:val="en-GB"/>
        </w:rPr>
        <w:t>Phoenix</w:t>
      </w:r>
      <w:r w:rsidR="000C0D14">
        <w:rPr>
          <w:lang w:val="en-GB"/>
        </w:rPr>
        <w:t xml:space="preserve">, </w:t>
      </w:r>
      <w:r>
        <w:rPr>
          <w:lang w:val="en-GB"/>
        </w:rPr>
        <w:t xml:space="preserve">1984), a piece whose non-normative gender performance challenged the social norms of the moment.  </w:t>
      </w:r>
    </w:p>
    <w:p w14:paraId="5E690CFE" w14:textId="77777777" w:rsidR="001F646D" w:rsidRPr="00FF5F65" w:rsidRDefault="001F646D">
      <w:pPr>
        <w:rPr>
          <w:lang w:val="en-GB"/>
        </w:rPr>
      </w:pPr>
    </w:p>
    <w:p w14:paraId="7F244CC7" w14:textId="77777777" w:rsidR="001F646D" w:rsidRPr="00FF5F65" w:rsidRDefault="001F646D">
      <w:pPr>
        <w:rPr>
          <w:lang w:val="en-GB"/>
        </w:rPr>
      </w:pPr>
      <w:r w:rsidRPr="00FF5F65">
        <w:rPr>
          <w:lang w:val="en-GB"/>
        </w:rPr>
        <w:t xml:space="preserve">After his return to Argentina, </w:t>
      </w:r>
      <w:proofErr w:type="spellStart"/>
      <w:r w:rsidRPr="00FF5F65">
        <w:rPr>
          <w:lang w:val="en-GB"/>
        </w:rPr>
        <w:t>Araiz</w:t>
      </w:r>
      <w:proofErr w:type="spellEnd"/>
      <w:r w:rsidRPr="00FF5F65">
        <w:rPr>
          <w:lang w:val="en-GB"/>
        </w:rPr>
        <w:t xml:space="preserve"> re-assumed directorship of the San Martín Municipal Theatre</w:t>
      </w:r>
      <w:r w:rsidR="00F63CC3">
        <w:rPr>
          <w:lang w:val="en-GB"/>
        </w:rPr>
        <w:t xml:space="preserve">’s </w:t>
      </w:r>
      <w:r w:rsidR="00B35617">
        <w:rPr>
          <w:lang w:val="en-GB"/>
        </w:rPr>
        <w:t>company</w:t>
      </w:r>
      <w:r w:rsidRPr="00FF5F65">
        <w:rPr>
          <w:lang w:val="en-GB"/>
        </w:rPr>
        <w:t xml:space="preserve"> (re-instated</w:t>
      </w:r>
      <w:r w:rsidR="009B4106">
        <w:rPr>
          <w:lang w:val="en-GB"/>
        </w:rPr>
        <w:t xml:space="preserve"> and renamed </w:t>
      </w:r>
      <w:r w:rsidR="00B35617">
        <w:rPr>
          <w:lang w:val="en-GB"/>
        </w:rPr>
        <w:t>the San Martín Municipal Theatre Contemporary Ballet</w:t>
      </w:r>
      <w:r w:rsidRPr="00FF5F65">
        <w:rPr>
          <w:lang w:val="en-GB"/>
        </w:rPr>
        <w:t xml:space="preserve"> in 1977), a position he held from 1990</w:t>
      </w:r>
      <w:r w:rsidR="005E3706">
        <w:rPr>
          <w:lang w:val="en-GB"/>
        </w:rPr>
        <w:t xml:space="preserve"> until </w:t>
      </w:r>
      <w:r w:rsidRPr="00FF5F65">
        <w:rPr>
          <w:lang w:val="en-GB"/>
        </w:rPr>
        <w:t xml:space="preserve">1998. His works </w:t>
      </w:r>
      <w:proofErr w:type="spellStart"/>
      <w:r w:rsidRPr="00FF5F65">
        <w:rPr>
          <w:i/>
          <w:lang w:val="en-GB"/>
        </w:rPr>
        <w:t>Stelle</w:t>
      </w:r>
      <w:proofErr w:type="spellEnd"/>
      <w:r w:rsidRPr="00FF5F65">
        <w:rPr>
          <w:i/>
          <w:lang w:val="en-GB"/>
        </w:rPr>
        <w:t xml:space="preserve"> </w:t>
      </w:r>
      <w:r w:rsidRPr="00FF5F65">
        <w:rPr>
          <w:lang w:val="en-GB"/>
        </w:rPr>
        <w:t xml:space="preserve">(1989) and </w:t>
      </w:r>
      <w:r w:rsidRPr="00FF5F65">
        <w:rPr>
          <w:i/>
          <w:lang w:val="en-GB"/>
        </w:rPr>
        <w:t>Numen</w:t>
      </w:r>
      <w:r w:rsidRPr="00FF5F65">
        <w:rPr>
          <w:lang w:val="en-GB"/>
        </w:rPr>
        <w:t xml:space="preserve"> (1991) signalled an aesthetic departure for </w:t>
      </w:r>
      <w:proofErr w:type="spellStart"/>
      <w:r w:rsidRPr="00FF5F65">
        <w:rPr>
          <w:lang w:val="en-GB"/>
        </w:rPr>
        <w:t>Araiz</w:t>
      </w:r>
      <w:proofErr w:type="spellEnd"/>
      <w:r w:rsidRPr="00FF5F65">
        <w:rPr>
          <w:lang w:val="en-GB"/>
        </w:rPr>
        <w:t xml:space="preserve"> in their use of minimalism and quotidian gesture (specifically walking). Inspired by </w:t>
      </w:r>
      <w:r>
        <w:rPr>
          <w:lang w:val="en-GB"/>
        </w:rPr>
        <w:t xml:space="preserve">the movement of the </w:t>
      </w:r>
      <w:r w:rsidRPr="00FF5F65">
        <w:rPr>
          <w:lang w:val="en-GB"/>
        </w:rPr>
        <w:t>stars, the works offered reflective spaces for quiet and calm in the midst of chaotic economic crisis.</w:t>
      </w:r>
    </w:p>
    <w:p w14:paraId="2EA26CB3" w14:textId="77777777" w:rsidR="001F646D" w:rsidRPr="00FF5F65" w:rsidRDefault="001F646D">
      <w:pPr>
        <w:rPr>
          <w:lang w:val="en-GB"/>
        </w:rPr>
      </w:pPr>
    </w:p>
    <w:p w14:paraId="2830D2FD" w14:textId="77777777" w:rsidR="001F646D" w:rsidRPr="00FF5F65" w:rsidRDefault="001F646D">
      <w:pPr>
        <w:rPr>
          <w:lang w:val="en-GB"/>
        </w:rPr>
      </w:pPr>
      <w:proofErr w:type="spellStart"/>
      <w:r w:rsidRPr="00FF5F65">
        <w:rPr>
          <w:lang w:val="en-GB"/>
        </w:rPr>
        <w:t>Araiz</w:t>
      </w:r>
      <w:proofErr w:type="spellEnd"/>
      <w:r w:rsidRPr="00FF5F65">
        <w:rPr>
          <w:lang w:val="en-GB"/>
        </w:rPr>
        <w:t xml:space="preserve"> </w:t>
      </w:r>
      <w:r w:rsidR="00A97DC3">
        <w:rPr>
          <w:lang w:val="en-GB"/>
        </w:rPr>
        <w:t>later</w:t>
      </w:r>
      <w:r w:rsidRPr="00FF5F65">
        <w:rPr>
          <w:lang w:val="en-GB"/>
        </w:rPr>
        <w:t xml:space="preserve"> direct</w:t>
      </w:r>
      <w:r w:rsidR="00A97DC3">
        <w:rPr>
          <w:lang w:val="en-GB"/>
        </w:rPr>
        <w:t>ed</w:t>
      </w:r>
      <w:r w:rsidRPr="00FF5F65">
        <w:rPr>
          <w:lang w:val="en-GB"/>
        </w:rPr>
        <w:t xml:space="preserve"> the La Plata Argentine Theatre Ballet (2002-2003) and the Colon Theatre Ballet once again (2005-2006). In 2010, he was appointed director of the San Martín National University program in dance, a position that influences new generations of choreographers and dancers.</w:t>
      </w:r>
    </w:p>
    <w:p w14:paraId="741B0415" w14:textId="77777777" w:rsidR="001F646D" w:rsidRDefault="001F646D"/>
    <w:p w14:paraId="4B78811B" w14:textId="77777777" w:rsidR="00F805E1" w:rsidRPr="00F805E1" w:rsidRDefault="00F805E1" w:rsidP="00F805E1">
      <w:pPr>
        <w:rPr>
          <w:b/>
        </w:rPr>
      </w:pPr>
      <w:bookmarkStart w:id="0" w:name="_GoBack"/>
      <w:r w:rsidRPr="00F805E1">
        <w:rPr>
          <w:b/>
        </w:rPr>
        <w:t>Victoria Fortuna</w:t>
      </w:r>
    </w:p>
    <w:bookmarkEnd w:id="0"/>
    <w:p w14:paraId="68FDBCCD" w14:textId="77777777" w:rsidR="00F805E1" w:rsidRDefault="00F805E1"/>
    <w:p w14:paraId="6940F610" w14:textId="77777777" w:rsidR="00F805E1" w:rsidRDefault="00F805E1"/>
    <w:p w14:paraId="7C2CABBC" w14:textId="77777777" w:rsidR="001F646D" w:rsidRPr="00FF5F65" w:rsidRDefault="00A97DC3" w:rsidP="001F646D">
      <w:pPr>
        <w:rPr>
          <w:lang w:val="en-GB"/>
        </w:rPr>
      </w:pPr>
      <w:r>
        <w:rPr>
          <w:b/>
          <w:lang w:val="en-GB"/>
        </w:rPr>
        <w:t xml:space="preserve">Selected </w:t>
      </w:r>
      <w:r w:rsidR="001F646D" w:rsidRPr="00FF5F65">
        <w:rPr>
          <w:b/>
          <w:lang w:val="en-GB"/>
        </w:rPr>
        <w:t xml:space="preserve">List of </w:t>
      </w:r>
      <w:r>
        <w:rPr>
          <w:b/>
          <w:lang w:val="en-GB"/>
        </w:rPr>
        <w:t>W</w:t>
      </w:r>
      <w:r w:rsidRPr="00FF5F65">
        <w:rPr>
          <w:b/>
          <w:lang w:val="en-GB"/>
        </w:rPr>
        <w:t>orks</w:t>
      </w:r>
    </w:p>
    <w:p w14:paraId="58C54906" w14:textId="77777777" w:rsidR="001F646D" w:rsidRPr="00651E5F" w:rsidRDefault="001F646D" w:rsidP="001F646D">
      <w:pPr>
        <w:rPr>
          <w:lang w:val="es-ES_tradnl"/>
        </w:rPr>
      </w:pPr>
      <w:r w:rsidRPr="00651E5F">
        <w:rPr>
          <w:i/>
          <w:lang w:val="es-ES_tradnl"/>
        </w:rPr>
        <w:t xml:space="preserve">Ritos </w:t>
      </w:r>
      <w:r>
        <w:rPr>
          <w:lang w:val="es-ES_tradnl"/>
        </w:rPr>
        <w:t>(1963</w:t>
      </w:r>
      <w:r w:rsidRPr="00651E5F">
        <w:rPr>
          <w:lang w:val="es-ES_tradnl"/>
        </w:rPr>
        <w:t>)</w:t>
      </w:r>
    </w:p>
    <w:p w14:paraId="238F6397" w14:textId="77777777" w:rsidR="001F646D" w:rsidRDefault="001F646D" w:rsidP="001F646D">
      <w:pPr>
        <w:rPr>
          <w:lang w:val="es-ES_tradnl"/>
        </w:rPr>
      </w:pPr>
      <w:r w:rsidRPr="00651E5F">
        <w:rPr>
          <w:i/>
          <w:lang w:val="es-ES_tradnl"/>
        </w:rPr>
        <w:t>Crucifixión</w:t>
      </w:r>
      <w:r w:rsidRPr="00651E5F">
        <w:rPr>
          <w:lang w:val="es-ES_tradnl"/>
        </w:rPr>
        <w:t xml:space="preserve"> (1963)</w:t>
      </w:r>
    </w:p>
    <w:p w14:paraId="4EEC6DB9" w14:textId="77777777" w:rsidR="001F646D" w:rsidRPr="00124720" w:rsidRDefault="001F646D" w:rsidP="001F646D">
      <w:pPr>
        <w:rPr>
          <w:lang w:val="es-ES_tradnl"/>
        </w:rPr>
      </w:pPr>
      <w:r>
        <w:rPr>
          <w:i/>
          <w:lang w:val="es-ES_tradnl"/>
        </w:rPr>
        <w:t>Orfeo</w:t>
      </w:r>
      <w:r>
        <w:rPr>
          <w:lang w:val="es-ES_tradnl"/>
        </w:rPr>
        <w:t xml:space="preserve"> (1963)</w:t>
      </w:r>
    </w:p>
    <w:p w14:paraId="5F3A3230" w14:textId="77777777" w:rsidR="001F646D" w:rsidRPr="00651E5F" w:rsidRDefault="001F646D" w:rsidP="001F646D">
      <w:pPr>
        <w:rPr>
          <w:lang w:val="es-ES_tradnl"/>
        </w:rPr>
      </w:pPr>
      <w:r w:rsidRPr="00651E5F">
        <w:rPr>
          <w:i/>
          <w:lang w:val="es-ES_tradnl"/>
        </w:rPr>
        <w:t xml:space="preserve">El unicornio, la </w:t>
      </w:r>
      <w:proofErr w:type="spellStart"/>
      <w:r w:rsidRPr="00651E5F">
        <w:rPr>
          <w:i/>
          <w:lang w:val="es-ES_tradnl"/>
        </w:rPr>
        <w:t>gorgona</w:t>
      </w:r>
      <w:proofErr w:type="spellEnd"/>
      <w:r w:rsidRPr="00651E5F">
        <w:rPr>
          <w:i/>
          <w:lang w:val="es-ES_tradnl"/>
        </w:rPr>
        <w:t xml:space="preserve">, y la </w:t>
      </w:r>
      <w:proofErr w:type="spellStart"/>
      <w:r w:rsidRPr="00651E5F">
        <w:rPr>
          <w:i/>
          <w:lang w:val="es-ES_tradnl"/>
        </w:rPr>
        <w:t>mantícora</w:t>
      </w:r>
      <w:proofErr w:type="spellEnd"/>
      <w:r w:rsidRPr="00651E5F">
        <w:rPr>
          <w:i/>
          <w:lang w:val="es-ES_tradnl"/>
        </w:rPr>
        <w:t xml:space="preserve"> </w:t>
      </w:r>
      <w:r w:rsidRPr="00651E5F">
        <w:rPr>
          <w:lang w:val="es-ES_tradnl"/>
        </w:rPr>
        <w:t>(1964)</w:t>
      </w:r>
    </w:p>
    <w:p w14:paraId="56A44F6D" w14:textId="77777777" w:rsidR="001F646D" w:rsidRPr="00651E5F" w:rsidRDefault="001F646D" w:rsidP="001F646D">
      <w:pPr>
        <w:rPr>
          <w:lang w:val="es-ES_tradnl"/>
        </w:rPr>
      </w:pPr>
      <w:proofErr w:type="spellStart"/>
      <w:r w:rsidRPr="00651E5F">
        <w:rPr>
          <w:i/>
          <w:lang w:val="es-ES_tradnl"/>
        </w:rPr>
        <w:t>Orpheus</w:t>
      </w:r>
      <w:proofErr w:type="spellEnd"/>
      <w:r w:rsidRPr="00651E5F">
        <w:rPr>
          <w:lang w:val="es-ES_tradnl"/>
        </w:rPr>
        <w:t xml:space="preserve"> (1964)</w:t>
      </w:r>
    </w:p>
    <w:p w14:paraId="7887E954" w14:textId="77777777" w:rsidR="001F646D" w:rsidRPr="00651E5F" w:rsidRDefault="001F646D" w:rsidP="001F646D">
      <w:pPr>
        <w:rPr>
          <w:lang w:val="es-ES_tradnl"/>
        </w:rPr>
      </w:pPr>
      <w:r w:rsidRPr="00651E5F">
        <w:rPr>
          <w:i/>
          <w:lang w:val="es-ES_tradnl"/>
        </w:rPr>
        <w:t>Sinfonía India</w:t>
      </w:r>
      <w:r w:rsidRPr="00651E5F">
        <w:rPr>
          <w:lang w:val="es-ES_tradnl"/>
        </w:rPr>
        <w:t xml:space="preserve"> (1965)</w:t>
      </w:r>
    </w:p>
    <w:p w14:paraId="110F2877" w14:textId="77777777" w:rsidR="001F646D" w:rsidRDefault="001F646D" w:rsidP="001F646D">
      <w:pPr>
        <w:rPr>
          <w:lang w:val="es-ES_tradnl"/>
        </w:rPr>
      </w:pPr>
      <w:r w:rsidRPr="00651E5F">
        <w:rPr>
          <w:i/>
          <w:lang w:val="es-ES_tradnl"/>
        </w:rPr>
        <w:t xml:space="preserve">El Canto de Orfeo </w:t>
      </w:r>
      <w:r w:rsidRPr="00651E5F">
        <w:rPr>
          <w:lang w:val="es-ES_tradnl"/>
        </w:rPr>
        <w:t>(1965)</w:t>
      </w:r>
    </w:p>
    <w:p w14:paraId="0D9014E8" w14:textId="77777777" w:rsidR="001F646D" w:rsidRDefault="001F646D" w:rsidP="001F646D">
      <w:pPr>
        <w:rPr>
          <w:lang w:val="es-ES_tradnl"/>
        </w:rPr>
      </w:pPr>
      <w:r w:rsidRPr="00651E5F">
        <w:rPr>
          <w:i/>
          <w:lang w:val="es-ES_tradnl"/>
        </w:rPr>
        <w:t xml:space="preserve">Halo </w:t>
      </w:r>
      <w:r>
        <w:rPr>
          <w:lang w:val="es-ES_tradnl"/>
        </w:rPr>
        <w:t>(1965)</w:t>
      </w:r>
    </w:p>
    <w:p w14:paraId="6B7EBA2E" w14:textId="77777777" w:rsidR="001F646D" w:rsidRPr="00124720" w:rsidRDefault="001F646D" w:rsidP="001F646D">
      <w:pPr>
        <w:rPr>
          <w:lang w:val="es-ES_tradnl"/>
        </w:rPr>
      </w:pPr>
      <w:r>
        <w:rPr>
          <w:i/>
          <w:lang w:val="es-ES_tradnl"/>
        </w:rPr>
        <w:t xml:space="preserve">La </w:t>
      </w:r>
      <w:proofErr w:type="spellStart"/>
      <w:r>
        <w:rPr>
          <w:i/>
          <w:lang w:val="es-ES_tradnl"/>
        </w:rPr>
        <w:t>Pazzia</w:t>
      </w:r>
      <w:proofErr w:type="spellEnd"/>
      <w:r>
        <w:rPr>
          <w:i/>
          <w:lang w:val="es-ES_tradnl"/>
        </w:rPr>
        <w:t xml:space="preserve"> </w:t>
      </w:r>
      <w:proofErr w:type="spellStart"/>
      <w:r>
        <w:rPr>
          <w:i/>
          <w:lang w:val="es-ES_tradnl"/>
        </w:rPr>
        <w:t>Senile</w:t>
      </w:r>
      <w:proofErr w:type="spellEnd"/>
      <w:r>
        <w:rPr>
          <w:lang w:val="es-ES_tradnl"/>
        </w:rPr>
        <w:t xml:space="preserve"> (1965)</w:t>
      </w:r>
    </w:p>
    <w:p w14:paraId="77B975DC" w14:textId="77777777" w:rsidR="001F646D" w:rsidRPr="00651E5F" w:rsidRDefault="001F646D" w:rsidP="001F646D">
      <w:pPr>
        <w:rPr>
          <w:lang w:val="es-ES_tradnl"/>
        </w:rPr>
      </w:pPr>
      <w:r w:rsidRPr="00651E5F">
        <w:rPr>
          <w:i/>
          <w:lang w:val="es-ES_tradnl"/>
        </w:rPr>
        <w:t>La consagración de la primavera</w:t>
      </w:r>
      <w:r w:rsidRPr="00651E5F">
        <w:rPr>
          <w:lang w:val="es-ES_tradnl"/>
        </w:rPr>
        <w:t xml:space="preserve"> (1966)</w:t>
      </w:r>
    </w:p>
    <w:p w14:paraId="20EB8291" w14:textId="77777777" w:rsidR="001F646D" w:rsidRPr="00651E5F" w:rsidRDefault="001F646D" w:rsidP="001F646D">
      <w:pPr>
        <w:rPr>
          <w:lang w:val="es-ES_tradnl"/>
        </w:rPr>
      </w:pPr>
      <w:r w:rsidRPr="00651E5F">
        <w:rPr>
          <w:i/>
          <w:lang w:val="es-ES_tradnl"/>
        </w:rPr>
        <w:t>Estancia</w:t>
      </w:r>
      <w:r w:rsidRPr="00651E5F">
        <w:rPr>
          <w:lang w:val="es-ES_tradnl"/>
        </w:rPr>
        <w:t xml:space="preserve"> (1966)</w:t>
      </w:r>
    </w:p>
    <w:p w14:paraId="05FCC215" w14:textId="77777777" w:rsidR="001F646D" w:rsidRPr="00651E5F" w:rsidRDefault="001F646D" w:rsidP="001F646D">
      <w:pPr>
        <w:rPr>
          <w:lang w:val="es-ES_tradnl"/>
        </w:rPr>
      </w:pPr>
      <w:r w:rsidRPr="00651E5F">
        <w:rPr>
          <w:i/>
          <w:lang w:val="es-ES_tradnl"/>
        </w:rPr>
        <w:t>Concierto en ébano</w:t>
      </w:r>
      <w:r>
        <w:rPr>
          <w:lang w:val="es-ES_tradnl"/>
        </w:rPr>
        <w:t xml:space="preserve"> (1966)</w:t>
      </w:r>
    </w:p>
    <w:p w14:paraId="4CAE4518" w14:textId="77777777" w:rsidR="001F646D" w:rsidRDefault="001F646D" w:rsidP="001F646D">
      <w:pPr>
        <w:rPr>
          <w:lang w:val="es-ES_tradnl"/>
        </w:rPr>
      </w:pPr>
      <w:proofErr w:type="spellStart"/>
      <w:r w:rsidRPr="00651E5F">
        <w:rPr>
          <w:i/>
          <w:lang w:val="es-ES_tradnl"/>
        </w:rPr>
        <w:t>Crash</w:t>
      </w:r>
      <w:proofErr w:type="spellEnd"/>
      <w:r w:rsidRPr="00651E5F">
        <w:rPr>
          <w:lang w:val="es-ES_tradnl"/>
        </w:rPr>
        <w:t xml:space="preserve"> (1967)</w:t>
      </w:r>
    </w:p>
    <w:p w14:paraId="549D7CAA" w14:textId="77777777" w:rsidR="001F646D" w:rsidRPr="00651E5F" w:rsidRDefault="001F646D" w:rsidP="001F646D">
      <w:pPr>
        <w:rPr>
          <w:lang w:val="es-ES_tradnl"/>
        </w:rPr>
      </w:pPr>
      <w:r>
        <w:rPr>
          <w:i/>
          <w:lang w:val="es-ES_tradnl"/>
        </w:rPr>
        <w:t>El Mandarín Mara</w:t>
      </w:r>
      <w:r w:rsidRPr="00651E5F">
        <w:rPr>
          <w:i/>
          <w:lang w:val="es-ES_tradnl"/>
        </w:rPr>
        <w:t xml:space="preserve">villoso </w:t>
      </w:r>
      <w:r>
        <w:rPr>
          <w:lang w:val="es-ES_tradnl"/>
        </w:rPr>
        <w:t>(1967</w:t>
      </w:r>
      <w:r w:rsidRPr="00651E5F">
        <w:rPr>
          <w:lang w:val="es-ES_tradnl"/>
        </w:rPr>
        <w:t>)</w:t>
      </w:r>
    </w:p>
    <w:p w14:paraId="38C46285" w14:textId="77777777" w:rsidR="001F646D" w:rsidRPr="00651E5F" w:rsidRDefault="001F646D" w:rsidP="001F646D">
      <w:pPr>
        <w:rPr>
          <w:lang w:val="es-ES_tradnl"/>
        </w:rPr>
      </w:pPr>
      <w:proofErr w:type="spellStart"/>
      <w:r w:rsidRPr="00651E5F">
        <w:rPr>
          <w:i/>
          <w:lang w:val="es-ES_tradnl"/>
        </w:rPr>
        <w:t>Symphonía</w:t>
      </w:r>
      <w:proofErr w:type="spellEnd"/>
      <w:r w:rsidRPr="00651E5F">
        <w:rPr>
          <w:i/>
          <w:lang w:val="es-ES_tradnl"/>
        </w:rPr>
        <w:t xml:space="preserve"> </w:t>
      </w:r>
      <w:r w:rsidRPr="00651E5F">
        <w:rPr>
          <w:lang w:val="es-ES_tradnl"/>
        </w:rPr>
        <w:t>(1968)</w:t>
      </w:r>
    </w:p>
    <w:p w14:paraId="61045D35" w14:textId="77777777" w:rsidR="001F646D" w:rsidRPr="00651E5F" w:rsidRDefault="001F646D" w:rsidP="001F646D">
      <w:pPr>
        <w:rPr>
          <w:lang w:val="es-ES_tradnl"/>
        </w:rPr>
      </w:pPr>
      <w:proofErr w:type="spellStart"/>
      <w:r w:rsidRPr="00651E5F">
        <w:rPr>
          <w:i/>
          <w:lang w:val="es-ES_tradnl"/>
        </w:rPr>
        <w:t>Beate</w:t>
      </w:r>
      <w:proofErr w:type="spellEnd"/>
      <w:r w:rsidRPr="00651E5F">
        <w:rPr>
          <w:i/>
          <w:lang w:val="es-ES_tradnl"/>
        </w:rPr>
        <w:t xml:space="preserve"> Suite</w:t>
      </w:r>
      <w:r w:rsidRPr="00651E5F">
        <w:rPr>
          <w:lang w:val="es-ES_tradnl"/>
        </w:rPr>
        <w:t xml:space="preserve"> (1968)</w:t>
      </w:r>
    </w:p>
    <w:p w14:paraId="7F78B2BC" w14:textId="77777777" w:rsidR="001F646D" w:rsidRPr="00651E5F" w:rsidRDefault="001F646D" w:rsidP="001F646D">
      <w:pPr>
        <w:rPr>
          <w:lang w:val="es-ES_tradnl"/>
        </w:rPr>
      </w:pPr>
      <w:r w:rsidRPr="00651E5F">
        <w:rPr>
          <w:i/>
          <w:lang w:val="es-ES_tradnl"/>
        </w:rPr>
        <w:t xml:space="preserve">Magníficat </w:t>
      </w:r>
      <w:r w:rsidRPr="00651E5F">
        <w:rPr>
          <w:lang w:val="es-ES_tradnl"/>
        </w:rPr>
        <w:t>(1969)</w:t>
      </w:r>
    </w:p>
    <w:p w14:paraId="546DD97F" w14:textId="77777777" w:rsidR="001F646D" w:rsidRPr="00651E5F" w:rsidRDefault="001F646D" w:rsidP="001F646D">
      <w:pPr>
        <w:rPr>
          <w:lang w:val="es-ES_tradnl"/>
        </w:rPr>
      </w:pPr>
      <w:r w:rsidRPr="00651E5F">
        <w:rPr>
          <w:i/>
          <w:lang w:val="es-ES_tradnl"/>
        </w:rPr>
        <w:t>Cantábile a dos</w:t>
      </w:r>
      <w:r w:rsidRPr="00651E5F">
        <w:rPr>
          <w:lang w:val="es-ES_tradnl"/>
        </w:rPr>
        <w:t xml:space="preserve"> (1969)</w:t>
      </w:r>
    </w:p>
    <w:p w14:paraId="153DB914" w14:textId="77777777" w:rsidR="001F646D" w:rsidRPr="00651E5F" w:rsidRDefault="001F646D" w:rsidP="001F646D">
      <w:pPr>
        <w:rPr>
          <w:lang w:val="es-ES_tradnl"/>
        </w:rPr>
      </w:pPr>
      <w:r w:rsidRPr="00651E5F">
        <w:rPr>
          <w:i/>
          <w:lang w:val="es-ES_tradnl"/>
        </w:rPr>
        <w:t xml:space="preserve">Opus </w:t>
      </w:r>
      <w:r>
        <w:rPr>
          <w:i/>
          <w:lang w:val="es-ES_tradnl"/>
        </w:rPr>
        <w:t>0</w:t>
      </w:r>
      <w:r w:rsidRPr="00651E5F">
        <w:rPr>
          <w:lang w:val="es-ES_tradnl"/>
        </w:rPr>
        <w:t xml:space="preserve"> (1969)</w:t>
      </w:r>
    </w:p>
    <w:p w14:paraId="7BF1E2DE" w14:textId="77777777" w:rsidR="001F646D" w:rsidRPr="00651E5F" w:rsidRDefault="001F646D" w:rsidP="001F646D">
      <w:pPr>
        <w:rPr>
          <w:lang w:val="es-ES_tradnl"/>
        </w:rPr>
      </w:pPr>
      <w:r w:rsidRPr="00651E5F">
        <w:rPr>
          <w:i/>
          <w:lang w:val="es-ES_tradnl"/>
        </w:rPr>
        <w:t xml:space="preserve">Visiones herméticas </w:t>
      </w:r>
      <w:r w:rsidRPr="00651E5F">
        <w:rPr>
          <w:lang w:val="es-ES_tradnl"/>
        </w:rPr>
        <w:t>(1969)</w:t>
      </w:r>
    </w:p>
    <w:p w14:paraId="09995E1B" w14:textId="77777777" w:rsidR="001F646D" w:rsidRPr="00124720" w:rsidRDefault="001F646D" w:rsidP="001F646D">
      <w:pPr>
        <w:rPr>
          <w:lang w:val="es-ES_tradnl"/>
        </w:rPr>
      </w:pPr>
      <w:r>
        <w:rPr>
          <w:i/>
          <w:lang w:val="es-ES_tradnl"/>
        </w:rPr>
        <w:t>Le Renard</w:t>
      </w:r>
      <w:r>
        <w:rPr>
          <w:lang w:val="es-ES_tradnl"/>
        </w:rPr>
        <w:t xml:space="preserve"> (1970)</w:t>
      </w:r>
    </w:p>
    <w:p w14:paraId="5BBBE43C" w14:textId="77777777" w:rsidR="001F646D" w:rsidRPr="00651E5F" w:rsidRDefault="001F646D" w:rsidP="001F646D">
      <w:pPr>
        <w:rPr>
          <w:lang w:val="es-ES_tradnl"/>
        </w:rPr>
      </w:pPr>
      <w:r w:rsidRPr="00651E5F">
        <w:rPr>
          <w:i/>
          <w:lang w:val="es-ES_tradnl"/>
        </w:rPr>
        <w:t xml:space="preserve">Romeo y Julieta </w:t>
      </w:r>
      <w:r w:rsidRPr="00651E5F">
        <w:rPr>
          <w:lang w:val="es-ES_tradnl"/>
        </w:rPr>
        <w:t>(1971)</w:t>
      </w:r>
    </w:p>
    <w:p w14:paraId="522FB500" w14:textId="77777777" w:rsidR="001F646D" w:rsidRDefault="001F646D" w:rsidP="001F646D">
      <w:pPr>
        <w:rPr>
          <w:lang w:val="es-ES_tradnl"/>
        </w:rPr>
      </w:pPr>
      <w:proofErr w:type="spellStart"/>
      <w:r w:rsidRPr="00651E5F">
        <w:rPr>
          <w:i/>
          <w:lang w:val="es-ES_tradnl"/>
        </w:rPr>
        <w:t>Adagietto</w:t>
      </w:r>
      <w:proofErr w:type="spellEnd"/>
      <w:r w:rsidRPr="00651E5F">
        <w:rPr>
          <w:lang w:val="es-ES_tradnl"/>
        </w:rPr>
        <w:t xml:space="preserve"> (1971)</w:t>
      </w:r>
    </w:p>
    <w:p w14:paraId="0B3FADB9" w14:textId="77777777" w:rsidR="001F646D" w:rsidRDefault="001F646D" w:rsidP="001F646D">
      <w:pPr>
        <w:rPr>
          <w:lang w:val="es-ES_tradnl"/>
        </w:rPr>
      </w:pPr>
      <w:r>
        <w:rPr>
          <w:i/>
          <w:lang w:val="es-ES_tradnl"/>
        </w:rPr>
        <w:t>El Retablo de Maese Pedro</w:t>
      </w:r>
      <w:r>
        <w:rPr>
          <w:lang w:val="es-ES_tradnl"/>
        </w:rPr>
        <w:t xml:space="preserve"> (1971)</w:t>
      </w:r>
    </w:p>
    <w:p w14:paraId="24F85B30" w14:textId="77777777" w:rsidR="001F646D" w:rsidRPr="00124720" w:rsidRDefault="001F646D" w:rsidP="001F646D">
      <w:pPr>
        <w:rPr>
          <w:lang w:val="es-ES_tradnl"/>
        </w:rPr>
      </w:pPr>
      <w:r>
        <w:rPr>
          <w:i/>
          <w:lang w:val="es-ES_tradnl"/>
        </w:rPr>
        <w:t>Coloquios</w:t>
      </w:r>
      <w:r>
        <w:rPr>
          <w:lang w:val="es-ES_tradnl"/>
        </w:rPr>
        <w:t xml:space="preserve"> (1971)</w:t>
      </w:r>
    </w:p>
    <w:p w14:paraId="66CF1721" w14:textId="77777777" w:rsidR="001F646D" w:rsidRDefault="001F646D" w:rsidP="001F646D">
      <w:pPr>
        <w:rPr>
          <w:lang w:val="es-ES_tradnl"/>
        </w:rPr>
      </w:pPr>
      <w:r w:rsidRPr="00651E5F">
        <w:rPr>
          <w:i/>
          <w:lang w:val="es-ES_tradnl"/>
        </w:rPr>
        <w:t>La reina del hielo</w:t>
      </w:r>
      <w:r w:rsidRPr="00651E5F">
        <w:rPr>
          <w:lang w:val="es-ES_tradnl"/>
        </w:rPr>
        <w:t xml:space="preserve"> (1972)</w:t>
      </w:r>
    </w:p>
    <w:p w14:paraId="31B72CE6" w14:textId="77777777" w:rsidR="001F646D" w:rsidRDefault="001F646D" w:rsidP="001F646D">
      <w:pPr>
        <w:rPr>
          <w:lang w:val="es-ES_tradnl"/>
        </w:rPr>
      </w:pPr>
      <w:proofErr w:type="spellStart"/>
      <w:r>
        <w:rPr>
          <w:i/>
          <w:lang w:val="es-ES_tradnl"/>
        </w:rPr>
        <w:t>Araiz</w:t>
      </w:r>
      <w:proofErr w:type="spellEnd"/>
      <w:r>
        <w:rPr>
          <w:i/>
          <w:lang w:val="es-ES_tradnl"/>
        </w:rPr>
        <w:t xml:space="preserve"> </w:t>
      </w:r>
      <w:proofErr w:type="spellStart"/>
      <w:r>
        <w:rPr>
          <w:i/>
          <w:lang w:val="es-ES_tradnl"/>
        </w:rPr>
        <w:t>on</w:t>
      </w:r>
      <w:proofErr w:type="spellEnd"/>
      <w:r>
        <w:rPr>
          <w:i/>
          <w:lang w:val="es-ES_tradnl"/>
        </w:rPr>
        <w:t xml:space="preserve"> </w:t>
      </w:r>
      <w:proofErr w:type="spellStart"/>
      <w:r>
        <w:rPr>
          <w:i/>
          <w:lang w:val="es-ES_tradnl"/>
        </w:rPr>
        <w:t>the</w:t>
      </w:r>
      <w:proofErr w:type="spellEnd"/>
      <w:r>
        <w:rPr>
          <w:i/>
          <w:lang w:val="es-ES_tradnl"/>
        </w:rPr>
        <w:t xml:space="preserve"> rock</w:t>
      </w:r>
      <w:r>
        <w:rPr>
          <w:lang w:val="es-ES_tradnl"/>
        </w:rPr>
        <w:t xml:space="preserve"> (1973)</w:t>
      </w:r>
    </w:p>
    <w:p w14:paraId="5B423A36" w14:textId="77777777" w:rsidR="001F646D" w:rsidRDefault="001F646D" w:rsidP="001F646D">
      <w:pPr>
        <w:rPr>
          <w:lang w:val="es-ES_tradnl"/>
        </w:rPr>
      </w:pPr>
      <w:r>
        <w:rPr>
          <w:i/>
          <w:lang w:val="es-ES_tradnl"/>
        </w:rPr>
        <w:t>Troupe</w:t>
      </w:r>
      <w:r>
        <w:rPr>
          <w:lang w:val="es-ES_tradnl"/>
        </w:rPr>
        <w:t xml:space="preserve"> (1973)</w:t>
      </w:r>
    </w:p>
    <w:p w14:paraId="16C00E79" w14:textId="77777777" w:rsidR="001F646D" w:rsidRDefault="001F646D" w:rsidP="001F646D">
      <w:pPr>
        <w:rPr>
          <w:lang w:val="es-ES_tradnl"/>
        </w:rPr>
      </w:pPr>
      <w:r>
        <w:rPr>
          <w:i/>
          <w:lang w:val="es-ES_tradnl"/>
        </w:rPr>
        <w:t>Escenas</w:t>
      </w:r>
      <w:r>
        <w:rPr>
          <w:lang w:val="es-ES_tradnl"/>
        </w:rPr>
        <w:t xml:space="preserve"> (1974)</w:t>
      </w:r>
    </w:p>
    <w:p w14:paraId="60F7FE2A" w14:textId="77777777" w:rsidR="001F646D" w:rsidRDefault="001F646D" w:rsidP="001F646D">
      <w:pPr>
        <w:rPr>
          <w:lang w:val="es-ES_tradnl"/>
        </w:rPr>
      </w:pPr>
      <w:proofErr w:type="spellStart"/>
      <w:r>
        <w:rPr>
          <w:i/>
          <w:lang w:val="es-ES_tradnl"/>
        </w:rPr>
        <w:t>Woman</w:t>
      </w:r>
      <w:proofErr w:type="spellEnd"/>
      <w:r>
        <w:rPr>
          <w:lang w:val="es-ES_tradnl"/>
        </w:rPr>
        <w:t xml:space="preserve"> (1974)</w:t>
      </w:r>
    </w:p>
    <w:p w14:paraId="24DE72AB" w14:textId="77777777" w:rsidR="001F646D" w:rsidRDefault="001F646D" w:rsidP="001F646D">
      <w:pPr>
        <w:rPr>
          <w:lang w:val="es-ES_tradnl"/>
        </w:rPr>
      </w:pPr>
      <w:proofErr w:type="spellStart"/>
      <w:r>
        <w:rPr>
          <w:i/>
          <w:lang w:val="es-ES_tradnl"/>
        </w:rPr>
        <w:t>Constellation</w:t>
      </w:r>
      <w:proofErr w:type="spellEnd"/>
      <w:r>
        <w:rPr>
          <w:lang w:val="es-ES_tradnl"/>
        </w:rPr>
        <w:t xml:space="preserve"> (1975)</w:t>
      </w:r>
    </w:p>
    <w:p w14:paraId="04E1C2B2" w14:textId="77777777" w:rsidR="001F646D" w:rsidRDefault="001F646D" w:rsidP="001F646D">
      <w:pPr>
        <w:rPr>
          <w:lang w:val="es-ES_tradnl"/>
        </w:rPr>
      </w:pPr>
      <w:proofErr w:type="spellStart"/>
      <w:r>
        <w:rPr>
          <w:i/>
          <w:lang w:val="es-ES_tradnl"/>
        </w:rPr>
        <w:t>Agitor</w:t>
      </w:r>
      <w:proofErr w:type="spellEnd"/>
      <w:r>
        <w:rPr>
          <w:lang w:val="es-ES_tradnl"/>
        </w:rPr>
        <w:t xml:space="preserve"> (1975)</w:t>
      </w:r>
    </w:p>
    <w:p w14:paraId="63F6DF75" w14:textId="77777777" w:rsidR="001F646D" w:rsidRDefault="001F646D" w:rsidP="001F646D">
      <w:pPr>
        <w:rPr>
          <w:lang w:val="es-ES_tradnl"/>
        </w:rPr>
      </w:pPr>
      <w:r>
        <w:rPr>
          <w:i/>
          <w:lang w:val="es-ES_tradnl"/>
        </w:rPr>
        <w:t>Cotillón</w:t>
      </w:r>
      <w:r>
        <w:rPr>
          <w:lang w:val="es-ES_tradnl"/>
        </w:rPr>
        <w:t xml:space="preserve"> (1975)</w:t>
      </w:r>
    </w:p>
    <w:p w14:paraId="10E77F92" w14:textId="77777777" w:rsidR="001F646D" w:rsidRDefault="001F646D" w:rsidP="001F646D">
      <w:pPr>
        <w:rPr>
          <w:lang w:val="es-ES_tradnl"/>
        </w:rPr>
      </w:pPr>
      <w:r>
        <w:rPr>
          <w:i/>
          <w:lang w:val="es-ES_tradnl"/>
        </w:rPr>
        <w:t>Canciones</w:t>
      </w:r>
      <w:r>
        <w:rPr>
          <w:lang w:val="es-ES_tradnl"/>
        </w:rPr>
        <w:t xml:space="preserve"> (1975)</w:t>
      </w:r>
    </w:p>
    <w:p w14:paraId="1C15C561" w14:textId="77777777" w:rsidR="001F646D" w:rsidRDefault="001F646D" w:rsidP="001F646D">
      <w:pPr>
        <w:rPr>
          <w:lang w:val="es-ES_tradnl"/>
        </w:rPr>
      </w:pPr>
      <w:r>
        <w:rPr>
          <w:i/>
          <w:lang w:val="es-ES_tradnl"/>
        </w:rPr>
        <w:t xml:space="preserve">María </w:t>
      </w:r>
      <w:proofErr w:type="spellStart"/>
      <w:r>
        <w:rPr>
          <w:i/>
          <w:lang w:val="es-ES_tradnl"/>
        </w:rPr>
        <w:t>María</w:t>
      </w:r>
      <w:proofErr w:type="spellEnd"/>
      <w:r>
        <w:rPr>
          <w:lang w:val="es-ES_tradnl"/>
        </w:rPr>
        <w:t xml:space="preserve"> (1976)</w:t>
      </w:r>
    </w:p>
    <w:p w14:paraId="0A41DCB4" w14:textId="77777777" w:rsidR="001F646D" w:rsidRDefault="001F646D" w:rsidP="001F646D">
      <w:pPr>
        <w:rPr>
          <w:lang w:val="es-ES_tradnl"/>
        </w:rPr>
      </w:pPr>
      <w:proofErr w:type="spellStart"/>
      <w:r>
        <w:rPr>
          <w:i/>
          <w:lang w:val="es-ES_tradnl"/>
        </w:rPr>
        <w:t>Eternity</w:t>
      </w:r>
      <w:proofErr w:type="spellEnd"/>
      <w:r>
        <w:rPr>
          <w:i/>
          <w:lang w:val="es-ES_tradnl"/>
        </w:rPr>
        <w:t xml:space="preserve"> </w:t>
      </w:r>
      <w:proofErr w:type="spellStart"/>
      <w:r>
        <w:rPr>
          <w:i/>
          <w:lang w:val="es-ES_tradnl"/>
        </w:rPr>
        <w:t>is</w:t>
      </w:r>
      <w:proofErr w:type="spellEnd"/>
      <w:r>
        <w:rPr>
          <w:i/>
          <w:lang w:val="es-ES_tradnl"/>
        </w:rPr>
        <w:t xml:space="preserve"> </w:t>
      </w:r>
      <w:proofErr w:type="spellStart"/>
      <w:r>
        <w:rPr>
          <w:i/>
          <w:lang w:val="es-ES_tradnl"/>
        </w:rPr>
        <w:t>now</w:t>
      </w:r>
      <w:proofErr w:type="spellEnd"/>
      <w:r>
        <w:rPr>
          <w:lang w:val="es-ES_tradnl"/>
        </w:rPr>
        <w:t xml:space="preserve"> (1976)</w:t>
      </w:r>
    </w:p>
    <w:p w14:paraId="1BBC9D4A" w14:textId="77777777" w:rsidR="001F646D" w:rsidRDefault="001F646D" w:rsidP="001F646D">
      <w:pPr>
        <w:rPr>
          <w:lang w:val="es-ES_tradnl"/>
        </w:rPr>
      </w:pPr>
      <w:r>
        <w:rPr>
          <w:i/>
          <w:lang w:val="es-ES_tradnl"/>
        </w:rPr>
        <w:t>Dominio público</w:t>
      </w:r>
      <w:r>
        <w:rPr>
          <w:lang w:val="es-ES_tradnl"/>
        </w:rPr>
        <w:t xml:space="preserve"> (1976)</w:t>
      </w:r>
    </w:p>
    <w:p w14:paraId="2DEAE6B1" w14:textId="77777777" w:rsidR="001F646D" w:rsidRDefault="001F646D" w:rsidP="001F646D">
      <w:pPr>
        <w:rPr>
          <w:lang w:val="es-ES_tradnl"/>
        </w:rPr>
      </w:pPr>
      <w:r>
        <w:rPr>
          <w:i/>
          <w:lang w:val="es-ES_tradnl"/>
        </w:rPr>
        <w:t>Resonancias</w:t>
      </w:r>
      <w:r>
        <w:rPr>
          <w:lang w:val="es-ES_tradnl"/>
        </w:rPr>
        <w:t xml:space="preserve"> (1976)</w:t>
      </w:r>
    </w:p>
    <w:p w14:paraId="27A0E0BB" w14:textId="77777777" w:rsidR="001F646D" w:rsidRDefault="001F646D" w:rsidP="001F646D">
      <w:pPr>
        <w:rPr>
          <w:lang w:val="es-ES_tradnl"/>
        </w:rPr>
      </w:pPr>
      <w:r>
        <w:rPr>
          <w:i/>
          <w:lang w:val="es-ES_tradnl"/>
        </w:rPr>
        <w:t>Sala de espera</w:t>
      </w:r>
      <w:r>
        <w:rPr>
          <w:lang w:val="es-ES_tradnl"/>
        </w:rPr>
        <w:t xml:space="preserve"> (1977)</w:t>
      </w:r>
    </w:p>
    <w:p w14:paraId="61DA23E6" w14:textId="77777777" w:rsidR="001F646D" w:rsidRDefault="001F646D" w:rsidP="001F646D">
      <w:pPr>
        <w:rPr>
          <w:lang w:val="es-ES_tradnl"/>
        </w:rPr>
      </w:pPr>
      <w:proofErr w:type="spellStart"/>
      <w:r>
        <w:rPr>
          <w:i/>
          <w:lang w:val="es-ES_tradnl"/>
        </w:rPr>
        <w:t>Heptagon</w:t>
      </w:r>
      <w:proofErr w:type="spellEnd"/>
      <w:r>
        <w:rPr>
          <w:lang w:val="es-ES_tradnl"/>
        </w:rPr>
        <w:t xml:space="preserve"> (1978)</w:t>
      </w:r>
    </w:p>
    <w:p w14:paraId="08A010B7" w14:textId="77777777" w:rsidR="001F646D" w:rsidRPr="003B6886" w:rsidRDefault="001F646D" w:rsidP="001F646D">
      <w:pPr>
        <w:rPr>
          <w:lang w:val="es-ES_tradnl"/>
        </w:rPr>
      </w:pPr>
      <w:r>
        <w:rPr>
          <w:i/>
          <w:lang w:val="es-ES_tradnl"/>
        </w:rPr>
        <w:t>Sueño de una noche de verano</w:t>
      </w:r>
      <w:r>
        <w:rPr>
          <w:lang w:val="es-ES_tradnl"/>
        </w:rPr>
        <w:t xml:space="preserve"> (1979)</w:t>
      </w:r>
    </w:p>
    <w:p w14:paraId="7FADEE01" w14:textId="77777777" w:rsidR="001F646D" w:rsidRDefault="001F646D" w:rsidP="001F646D">
      <w:pPr>
        <w:rPr>
          <w:lang w:val="es-ES_tradnl"/>
        </w:rPr>
      </w:pPr>
      <w:proofErr w:type="spellStart"/>
      <w:r w:rsidRPr="00651E5F">
        <w:rPr>
          <w:i/>
          <w:lang w:val="es-ES_tradnl"/>
        </w:rPr>
        <w:t>Pulcinella</w:t>
      </w:r>
      <w:proofErr w:type="spellEnd"/>
      <w:r w:rsidRPr="00651E5F">
        <w:rPr>
          <w:lang w:val="es-ES_tradnl"/>
        </w:rPr>
        <w:t xml:space="preserve"> (1980)</w:t>
      </w:r>
    </w:p>
    <w:p w14:paraId="4E909F0A" w14:textId="77777777" w:rsidR="001F646D" w:rsidRDefault="001F646D" w:rsidP="001F646D">
      <w:pPr>
        <w:rPr>
          <w:lang w:val="es-ES_tradnl"/>
        </w:rPr>
      </w:pPr>
      <w:r>
        <w:rPr>
          <w:i/>
          <w:lang w:val="es-ES_tradnl"/>
        </w:rPr>
        <w:t>Ultimo tren</w:t>
      </w:r>
      <w:r>
        <w:rPr>
          <w:lang w:val="es-ES_tradnl"/>
        </w:rPr>
        <w:t xml:space="preserve"> (1980)</w:t>
      </w:r>
    </w:p>
    <w:p w14:paraId="1D321415" w14:textId="77777777" w:rsidR="001F646D" w:rsidRPr="003B6886" w:rsidRDefault="001F646D" w:rsidP="001F646D">
      <w:pPr>
        <w:rPr>
          <w:lang w:val="es-ES_tradnl"/>
        </w:rPr>
      </w:pPr>
      <w:r w:rsidRPr="00651E5F">
        <w:rPr>
          <w:i/>
          <w:lang w:val="es-ES_tradnl"/>
        </w:rPr>
        <w:t>Tango</w:t>
      </w:r>
      <w:r w:rsidRPr="00651E5F">
        <w:rPr>
          <w:lang w:val="es-ES_tradnl"/>
        </w:rPr>
        <w:t xml:space="preserve"> (198</w:t>
      </w:r>
      <w:r>
        <w:rPr>
          <w:lang w:val="es-ES_tradnl"/>
        </w:rPr>
        <w:t>1)</w:t>
      </w:r>
    </w:p>
    <w:p w14:paraId="25392E1E" w14:textId="77777777" w:rsidR="001F646D" w:rsidRDefault="001F646D" w:rsidP="001F646D">
      <w:pPr>
        <w:rPr>
          <w:lang w:val="es-ES_tradnl"/>
        </w:rPr>
      </w:pPr>
      <w:r w:rsidRPr="00651E5F">
        <w:rPr>
          <w:i/>
          <w:lang w:val="es-ES_tradnl"/>
        </w:rPr>
        <w:t>El beso del hada</w:t>
      </w:r>
      <w:r w:rsidRPr="00651E5F">
        <w:rPr>
          <w:lang w:val="es-ES_tradnl"/>
        </w:rPr>
        <w:t xml:space="preserve"> (1981)</w:t>
      </w:r>
    </w:p>
    <w:p w14:paraId="1DAAE920" w14:textId="77777777" w:rsidR="001F646D" w:rsidRDefault="001F646D" w:rsidP="001F646D">
      <w:pPr>
        <w:rPr>
          <w:lang w:val="es-ES_tradnl"/>
        </w:rPr>
      </w:pPr>
      <w:r>
        <w:rPr>
          <w:i/>
          <w:lang w:val="es-ES_tradnl"/>
        </w:rPr>
        <w:t>Ibérica</w:t>
      </w:r>
      <w:r>
        <w:rPr>
          <w:lang w:val="es-ES_tradnl"/>
        </w:rPr>
        <w:t xml:space="preserve"> (1981)</w:t>
      </w:r>
    </w:p>
    <w:p w14:paraId="40BE3B41" w14:textId="77777777" w:rsidR="001F646D" w:rsidRDefault="001F646D" w:rsidP="001F646D">
      <w:pPr>
        <w:rPr>
          <w:lang w:val="es-ES_tradnl"/>
        </w:rPr>
      </w:pPr>
      <w:proofErr w:type="spellStart"/>
      <w:r>
        <w:rPr>
          <w:i/>
          <w:lang w:val="es-ES_tradnl"/>
        </w:rPr>
        <w:t>Rapsodie</w:t>
      </w:r>
      <w:proofErr w:type="spellEnd"/>
      <w:r>
        <w:rPr>
          <w:lang w:val="es-ES_tradnl"/>
        </w:rPr>
        <w:t xml:space="preserve"> (1981)</w:t>
      </w:r>
    </w:p>
    <w:p w14:paraId="5CF40327" w14:textId="77777777" w:rsidR="001F646D" w:rsidRDefault="001F646D" w:rsidP="001F646D">
      <w:pPr>
        <w:rPr>
          <w:lang w:val="es-ES_tradnl"/>
        </w:rPr>
      </w:pPr>
      <w:r>
        <w:rPr>
          <w:i/>
          <w:lang w:val="es-ES_tradnl"/>
        </w:rPr>
        <w:t xml:space="preserve">La </w:t>
      </w:r>
      <w:proofErr w:type="spellStart"/>
      <w:r>
        <w:rPr>
          <w:i/>
          <w:lang w:val="es-ES_tradnl"/>
        </w:rPr>
        <w:t>mer</w:t>
      </w:r>
      <w:proofErr w:type="spellEnd"/>
      <w:r>
        <w:rPr>
          <w:lang w:val="es-ES_tradnl"/>
        </w:rPr>
        <w:t xml:space="preserve"> (1982)</w:t>
      </w:r>
    </w:p>
    <w:p w14:paraId="1829E781" w14:textId="77777777" w:rsidR="001F646D" w:rsidRDefault="001F646D" w:rsidP="001F646D">
      <w:pPr>
        <w:rPr>
          <w:lang w:val="es-ES_tradnl"/>
        </w:rPr>
      </w:pPr>
      <w:r>
        <w:rPr>
          <w:i/>
          <w:lang w:val="es-ES_tradnl"/>
        </w:rPr>
        <w:t>Tempo</w:t>
      </w:r>
      <w:r>
        <w:rPr>
          <w:lang w:val="es-ES_tradnl"/>
        </w:rPr>
        <w:t xml:space="preserve"> (1982)</w:t>
      </w:r>
    </w:p>
    <w:p w14:paraId="1AA30EC4" w14:textId="77777777" w:rsidR="001F646D" w:rsidRDefault="001F646D" w:rsidP="001F646D">
      <w:pPr>
        <w:rPr>
          <w:lang w:val="es-ES_tradnl"/>
        </w:rPr>
      </w:pPr>
      <w:proofErr w:type="spellStart"/>
      <w:r>
        <w:rPr>
          <w:i/>
          <w:lang w:val="es-ES_tradnl"/>
        </w:rPr>
        <w:t>Mathis</w:t>
      </w:r>
      <w:proofErr w:type="spellEnd"/>
      <w:r>
        <w:rPr>
          <w:i/>
          <w:lang w:val="es-ES_tradnl"/>
        </w:rPr>
        <w:t xml:space="preserve"> der </w:t>
      </w:r>
      <w:proofErr w:type="spellStart"/>
      <w:r>
        <w:rPr>
          <w:i/>
          <w:lang w:val="es-ES_tradnl"/>
        </w:rPr>
        <w:t>maler</w:t>
      </w:r>
      <w:proofErr w:type="spellEnd"/>
      <w:r>
        <w:rPr>
          <w:lang w:val="es-ES_tradnl"/>
        </w:rPr>
        <w:t xml:space="preserve"> (1983)</w:t>
      </w:r>
    </w:p>
    <w:p w14:paraId="7C7A32F1" w14:textId="77777777" w:rsidR="001F646D" w:rsidRDefault="001F646D" w:rsidP="001F646D">
      <w:pPr>
        <w:rPr>
          <w:lang w:val="es-ES_tradnl"/>
        </w:rPr>
      </w:pPr>
      <w:proofErr w:type="spellStart"/>
      <w:r>
        <w:rPr>
          <w:i/>
          <w:lang w:val="es-ES_tradnl"/>
        </w:rPr>
        <w:t>Sceherazade</w:t>
      </w:r>
      <w:proofErr w:type="spellEnd"/>
      <w:r>
        <w:rPr>
          <w:lang w:val="es-ES_tradnl"/>
        </w:rPr>
        <w:t xml:space="preserve"> (1983)</w:t>
      </w:r>
    </w:p>
    <w:p w14:paraId="77013B29" w14:textId="77777777" w:rsidR="001F646D" w:rsidRDefault="001F646D" w:rsidP="001F646D">
      <w:pPr>
        <w:rPr>
          <w:lang w:val="es-ES_tradnl"/>
        </w:rPr>
      </w:pPr>
      <w:r>
        <w:rPr>
          <w:i/>
          <w:lang w:val="es-ES_tradnl"/>
        </w:rPr>
        <w:t>Trama</w:t>
      </w:r>
      <w:r>
        <w:rPr>
          <w:lang w:val="es-ES_tradnl"/>
        </w:rPr>
        <w:t xml:space="preserve"> (1983)</w:t>
      </w:r>
    </w:p>
    <w:p w14:paraId="05479E97" w14:textId="77777777" w:rsidR="001F646D" w:rsidRDefault="001F646D" w:rsidP="001F646D">
      <w:pPr>
        <w:rPr>
          <w:lang w:val="es-ES_tradnl"/>
        </w:rPr>
      </w:pPr>
      <w:r>
        <w:rPr>
          <w:i/>
          <w:lang w:val="es-ES_tradnl"/>
        </w:rPr>
        <w:t>Fénix</w:t>
      </w:r>
      <w:r>
        <w:rPr>
          <w:lang w:val="es-ES_tradnl"/>
        </w:rPr>
        <w:t xml:space="preserve"> (1984)</w:t>
      </w:r>
    </w:p>
    <w:p w14:paraId="279BC2BA" w14:textId="77777777" w:rsidR="001F646D" w:rsidRDefault="001F646D" w:rsidP="001F646D">
      <w:pPr>
        <w:rPr>
          <w:lang w:val="es-ES_tradnl"/>
        </w:rPr>
      </w:pPr>
      <w:r>
        <w:rPr>
          <w:i/>
          <w:lang w:val="es-ES_tradnl"/>
        </w:rPr>
        <w:t xml:space="preserve">La </w:t>
      </w:r>
      <w:proofErr w:type="spellStart"/>
      <w:r>
        <w:rPr>
          <w:i/>
          <w:lang w:val="es-ES_tradnl"/>
        </w:rPr>
        <w:t>nuit</w:t>
      </w:r>
      <w:proofErr w:type="spellEnd"/>
      <w:r>
        <w:rPr>
          <w:i/>
          <w:lang w:val="es-ES_tradnl"/>
        </w:rPr>
        <w:t xml:space="preserve"> </w:t>
      </w:r>
      <w:proofErr w:type="spellStart"/>
      <w:r>
        <w:rPr>
          <w:i/>
          <w:lang w:val="es-ES_tradnl"/>
        </w:rPr>
        <w:t>transfigurée</w:t>
      </w:r>
      <w:proofErr w:type="spellEnd"/>
      <w:r>
        <w:rPr>
          <w:lang w:val="es-ES_tradnl"/>
        </w:rPr>
        <w:t xml:space="preserve"> (1984)</w:t>
      </w:r>
    </w:p>
    <w:p w14:paraId="1D8A1212" w14:textId="77777777" w:rsidR="001F646D" w:rsidRDefault="001F646D" w:rsidP="001F646D">
      <w:pPr>
        <w:rPr>
          <w:lang w:val="es-ES_tradnl"/>
        </w:rPr>
      </w:pPr>
      <w:r>
        <w:rPr>
          <w:i/>
          <w:lang w:val="es-ES_tradnl"/>
        </w:rPr>
        <w:t xml:space="preserve">Les 7 </w:t>
      </w:r>
      <w:proofErr w:type="spellStart"/>
      <w:r>
        <w:rPr>
          <w:i/>
          <w:lang w:val="es-ES_tradnl"/>
        </w:rPr>
        <w:t>pechés</w:t>
      </w:r>
      <w:proofErr w:type="spellEnd"/>
      <w:r>
        <w:rPr>
          <w:i/>
          <w:lang w:val="es-ES_tradnl"/>
        </w:rPr>
        <w:t xml:space="preserve"> </w:t>
      </w:r>
      <w:proofErr w:type="spellStart"/>
      <w:r>
        <w:rPr>
          <w:i/>
          <w:lang w:val="es-ES_tradnl"/>
        </w:rPr>
        <w:t>capitaux</w:t>
      </w:r>
      <w:proofErr w:type="spellEnd"/>
      <w:r>
        <w:rPr>
          <w:lang w:val="es-ES_tradnl"/>
        </w:rPr>
        <w:t xml:space="preserve"> (1984)</w:t>
      </w:r>
    </w:p>
    <w:p w14:paraId="54E3EE5E" w14:textId="77777777" w:rsidR="001F646D" w:rsidRDefault="001F646D" w:rsidP="001F646D">
      <w:pPr>
        <w:rPr>
          <w:lang w:val="es-ES_tradnl"/>
        </w:rPr>
      </w:pPr>
      <w:r>
        <w:rPr>
          <w:i/>
          <w:lang w:val="es-ES_tradnl"/>
        </w:rPr>
        <w:t xml:space="preserve">Le carnaval des </w:t>
      </w:r>
      <w:proofErr w:type="spellStart"/>
      <w:r>
        <w:rPr>
          <w:i/>
          <w:lang w:val="es-ES_tradnl"/>
        </w:rPr>
        <w:t>animaux</w:t>
      </w:r>
      <w:proofErr w:type="spellEnd"/>
      <w:r>
        <w:rPr>
          <w:i/>
          <w:lang w:val="es-ES_tradnl"/>
        </w:rPr>
        <w:t xml:space="preserve"> </w:t>
      </w:r>
      <w:r>
        <w:rPr>
          <w:lang w:val="es-ES_tradnl"/>
        </w:rPr>
        <w:t>(1984)</w:t>
      </w:r>
    </w:p>
    <w:p w14:paraId="473C5DF8" w14:textId="77777777" w:rsidR="001F646D" w:rsidRDefault="001F646D" w:rsidP="001F646D">
      <w:pPr>
        <w:rPr>
          <w:lang w:val="es-ES_tradnl"/>
        </w:rPr>
      </w:pPr>
      <w:r>
        <w:rPr>
          <w:i/>
          <w:lang w:val="es-ES_tradnl"/>
        </w:rPr>
        <w:t>Street Music</w:t>
      </w:r>
      <w:r>
        <w:rPr>
          <w:lang w:val="es-ES_tradnl"/>
        </w:rPr>
        <w:t xml:space="preserve"> (1984)</w:t>
      </w:r>
    </w:p>
    <w:p w14:paraId="71EDDA6B" w14:textId="77777777" w:rsidR="001F646D" w:rsidRDefault="001F646D" w:rsidP="001F646D">
      <w:pPr>
        <w:rPr>
          <w:lang w:val="es-ES_tradnl"/>
        </w:rPr>
      </w:pPr>
      <w:r>
        <w:rPr>
          <w:i/>
          <w:lang w:val="es-ES_tradnl"/>
        </w:rPr>
        <w:t>Canto jondo</w:t>
      </w:r>
      <w:r>
        <w:rPr>
          <w:lang w:val="es-ES_tradnl"/>
        </w:rPr>
        <w:t xml:space="preserve"> (1985)</w:t>
      </w:r>
    </w:p>
    <w:p w14:paraId="4CE12738" w14:textId="77777777" w:rsidR="001F646D" w:rsidRDefault="001F646D" w:rsidP="001F646D">
      <w:pPr>
        <w:rPr>
          <w:lang w:val="es-ES_tradnl"/>
        </w:rPr>
      </w:pPr>
      <w:proofErr w:type="spellStart"/>
      <w:r>
        <w:rPr>
          <w:i/>
          <w:lang w:val="es-ES_tradnl"/>
        </w:rPr>
        <w:t>Orphée</w:t>
      </w:r>
      <w:proofErr w:type="spellEnd"/>
      <w:r>
        <w:rPr>
          <w:lang w:val="es-ES_tradnl"/>
        </w:rPr>
        <w:t xml:space="preserve"> (1985)</w:t>
      </w:r>
    </w:p>
    <w:p w14:paraId="74AA5BFE" w14:textId="77777777" w:rsidR="001F646D" w:rsidRDefault="001F646D" w:rsidP="001F646D">
      <w:pPr>
        <w:rPr>
          <w:lang w:val="es-ES_tradnl"/>
        </w:rPr>
      </w:pPr>
      <w:r>
        <w:rPr>
          <w:i/>
          <w:lang w:val="es-ES_tradnl"/>
        </w:rPr>
        <w:t>Orfeo</w:t>
      </w:r>
      <w:r>
        <w:rPr>
          <w:lang w:val="es-ES_tradnl"/>
        </w:rPr>
        <w:t xml:space="preserve"> (1985)</w:t>
      </w:r>
    </w:p>
    <w:p w14:paraId="46981882" w14:textId="77777777" w:rsidR="001F646D" w:rsidRPr="009020DE" w:rsidRDefault="001F646D" w:rsidP="001F646D">
      <w:pPr>
        <w:rPr>
          <w:lang w:val="es-ES_tradnl"/>
        </w:rPr>
      </w:pPr>
      <w:r>
        <w:rPr>
          <w:i/>
          <w:lang w:val="es-ES_tradnl"/>
        </w:rPr>
        <w:t xml:space="preserve">El público </w:t>
      </w:r>
      <w:r>
        <w:rPr>
          <w:lang w:val="es-ES_tradnl"/>
        </w:rPr>
        <w:t>(1986)</w:t>
      </w:r>
    </w:p>
    <w:p w14:paraId="53F1092B" w14:textId="77777777" w:rsidR="001F646D" w:rsidRDefault="001F646D" w:rsidP="001F646D">
      <w:pPr>
        <w:rPr>
          <w:lang w:val="es-ES_tradnl"/>
        </w:rPr>
      </w:pPr>
      <w:r>
        <w:rPr>
          <w:i/>
          <w:lang w:val="es-ES_tradnl"/>
        </w:rPr>
        <w:t>Misia</w:t>
      </w:r>
      <w:r>
        <w:rPr>
          <w:lang w:val="es-ES_tradnl"/>
        </w:rPr>
        <w:t xml:space="preserve"> (1987)</w:t>
      </w:r>
    </w:p>
    <w:p w14:paraId="60F99D92" w14:textId="77777777" w:rsidR="001F646D" w:rsidRDefault="001F646D" w:rsidP="001F646D">
      <w:pPr>
        <w:rPr>
          <w:lang w:val="es-ES_tradnl"/>
        </w:rPr>
      </w:pPr>
      <w:proofErr w:type="spellStart"/>
      <w:r>
        <w:rPr>
          <w:i/>
          <w:lang w:val="es-ES_tradnl"/>
        </w:rPr>
        <w:t>Panteon</w:t>
      </w:r>
      <w:proofErr w:type="spellEnd"/>
      <w:r>
        <w:rPr>
          <w:lang w:val="es-ES_tradnl"/>
        </w:rPr>
        <w:t xml:space="preserve"> (1987)</w:t>
      </w:r>
    </w:p>
    <w:p w14:paraId="631ED9E8" w14:textId="77777777" w:rsidR="001F646D" w:rsidRDefault="001F646D" w:rsidP="001F646D">
      <w:pPr>
        <w:rPr>
          <w:lang w:val="es-ES_tradnl"/>
        </w:rPr>
      </w:pPr>
      <w:proofErr w:type="spellStart"/>
      <w:r>
        <w:rPr>
          <w:i/>
          <w:lang w:val="es-ES_tradnl"/>
        </w:rPr>
        <w:t>Child</w:t>
      </w:r>
      <w:proofErr w:type="spellEnd"/>
      <w:r>
        <w:rPr>
          <w:i/>
          <w:lang w:val="es-ES_tradnl"/>
        </w:rPr>
        <w:t xml:space="preserve"> Alice</w:t>
      </w:r>
      <w:r>
        <w:rPr>
          <w:lang w:val="es-ES_tradnl"/>
        </w:rPr>
        <w:t xml:space="preserve"> (1988)</w:t>
      </w:r>
    </w:p>
    <w:p w14:paraId="319A7A64" w14:textId="77777777" w:rsidR="001F646D" w:rsidRDefault="001F646D" w:rsidP="001F646D">
      <w:pPr>
        <w:rPr>
          <w:lang w:val="es-ES_tradnl"/>
        </w:rPr>
      </w:pPr>
      <w:proofErr w:type="spellStart"/>
      <w:r>
        <w:rPr>
          <w:i/>
          <w:lang w:val="es-ES_tradnl"/>
        </w:rPr>
        <w:t>Aqeuelarre</w:t>
      </w:r>
      <w:proofErr w:type="spellEnd"/>
      <w:r>
        <w:rPr>
          <w:lang w:val="es-ES_tradnl"/>
        </w:rPr>
        <w:t xml:space="preserve"> (1988)</w:t>
      </w:r>
    </w:p>
    <w:p w14:paraId="0E561164" w14:textId="77777777" w:rsidR="001F646D" w:rsidRDefault="001F646D" w:rsidP="001F646D">
      <w:pPr>
        <w:rPr>
          <w:lang w:val="es-ES_tradnl"/>
        </w:rPr>
      </w:pPr>
      <w:proofErr w:type="spellStart"/>
      <w:r>
        <w:rPr>
          <w:i/>
          <w:lang w:val="es-ES_tradnl"/>
        </w:rPr>
        <w:t>L’enfant</w:t>
      </w:r>
      <w:proofErr w:type="spellEnd"/>
      <w:r>
        <w:rPr>
          <w:i/>
          <w:lang w:val="es-ES_tradnl"/>
        </w:rPr>
        <w:t xml:space="preserve"> et les </w:t>
      </w:r>
      <w:proofErr w:type="spellStart"/>
      <w:r>
        <w:rPr>
          <w:i/>
          <w:lang w:val="es-ES_tradnl"/>
        </w:rPr>
        <w:t>sortileges</w:t>
      </w:r>
      <w:proofErr w:type="spellEnd"/>
      <w:r>
        <w:rPr>
          <w:lang w:val="es-ES_tradnl"/>
        </w:rPr>
        <w:t xml:space="preserve"> (1989)</w:t>
      </w:r>
    </w:p>
    <w:p w14:paraId="16E5F29C" w14:textId="77777777" w:rsidR="001F646D" w:rsidRDefault="001F646D" w:rsidP="001F646D">
      <w:pPr>
        <w:rPr>
          <w:lang w:val="es-ES_tradnl"/>
        </w:rPr>
      </w:pPr>
      <w:r>
        <w:rPr>
          <w:i/>
          <w:lang w:val="es-ES_tradnl"/>
        </w:rPr>
        <w:t>Pléyades</w:t>
      </w:r>
      <w:r>
        <w:rPr>
          <w:lang w:val="es-ES_tradnl"/>
        </w:rPr>
        <w:t xml:space="preserve"> (1989)</w:t>
      </w:r>
    </w:p>
    <w:p w14:paraId="0E9916E1" w14:textId="77777777" w:rsidR="001F646D" w:rsidRDefault="001F646D" w:rsidP="001F646D">
      <w:pPr>
        <w:rPr>
          <w:lang w:val="es-ES_tradnl"/>
        </w:rPr>
      </w:pPr>
      <w:r>
        <w:rPr>
          <w:i/>
          <w:lang w:val="es-ES_tradnl"/>
        </w:rPr>
        <w:t>Quimera</w:t>
      </w:r>
      <w:r>
        <w:rPr>
          <w:lang w:val="es-ES_tradnl"/>
        </w:rPr>
        <w:t xml:space="preserve"> (1989)</w:t>
      </w:r>
    </w:p>
    <w:p w14:paraId="220F5ECD" w14:textId="77777777" w:rsidR="001F646D" w:rsidRPr="00046DB0" w:rsidRDefault="001F646D" w:rsidP="001F646D">
      <w:pPr>
        <w:rPr>
          <w:lang w:val="es-ES_tradnl"/>
        </w:rPr>
      </w:pPr>
      <w:proofErr w:type="spellStart"/>
      <w:r>
        <w:rPr>
          <w:i/>
          <w:lang w:val="es-ES_tradnl"/>
        </w:rPr>
        <w:t>Stelle</w:t>
      </w:r>
      <w:proofErr w:type="spellEnd"/>
      <w:r>
        <w:rPr>
          <w:lang w:val="es-ES_tradnl"/>
        </w:rPr>
        <w:t xml:space="preserve"> (1989)</w:t>
      </w:r>
    </w:p>
    <w:p w14:paraId="42B4A6A1" w14:textId="77777777" w:rsidR="001F646D" w:rsidRPr="00651E5F" w:rsidRDefault="001F646D" w:rsidP="001F646D">
      <w:pPr>
        <w:rPr>
          <w:lang w:val="es-ES_tradnl"/>
        </w:rPr>
      </w:pPr>
      <w:r w:rsidRPr="00651E5F">
        <w:rPr>
          <w:i/>
          <w:lang w:val="es-ES_tradnl"/>
        </w:rPr>
        <w:t>Numen</w:t>
      </w:r>
      <w:r w:rsidRPr="00651E5F">
        <w:rPr>
          <w:lang w:val="es-ES_tradnl"/>
        </w:rPr>
        <w:t xml:space="preserve"> (1991)</w:t>
      </w:r>
    </w:p>
    <w:p w14:paraId="27694542" w14:textId="77777777" w:rsidR="001F646D" w:rsidRPr="00651E5F" w:rsidRDefault="001F646D" w:rsidP="001F646D">
      <w:pPr>
        <w:rPr>
          <w:lang w:val="es-ES_tradnl"/>
        </w:rPr>
      </w:pPr>
      <w:r w:rsidRPr="00651E5F">
        <w:rPr>
          <w:i/>
          <w:lang w:val="es-ES_tradnl"/>
        </w:rPr>
        <w:t>Noche de ronda</w:t>
      </w:r>
      <w:r w:rsidRPr="00651E5F">
        <w:rPr>
          <w:lang w:val="es-ES_tradnl"/>
        </w:rPr>
        <w:t xml:space="preserve"> (1991)</w:t>
      </w:r>
    </w:p>
    <w:p w14:paraId="0C92B57E" w14:textId="77777777" w:rsidR="001F646D" w:rsidRPr="00FA4323" w:rsidRDefault="001F646D" w:rsidP="001F646D">
      <w:pPr>
        <w:rPr>
          <w:lang w:val="es-ES_tradnl"/>
        </w:rPr>
      </w:pPr>
      <w:r>
        <w:rPr>
          <w:i/>
          <w:lang w:val="es-ES_tradnl"/>
        </w:rPr>
        <w:t>Salmos</w:t>
      </w:r>
      <w:r>
        <w:rPr>
          <w:lang w:val="es-ES_tradnl"/>
        </w:rPr>
        <w:t xml:space="preserve"> (1992)</w:t>
      </w:r>
    </w:p>
    <w:p w14:paraId="7349654F" w14:textId="77777777" w:rsidR="001F646D" w:rsidRDefault="001F646D" w:rsidP="001F646D">
      <w:pPr>
        <w:rPr>
          <w:lang w:val="es-ES_tradnl"/>
        </w:rPr>
      </w:pPr>
      <w:r w:rsidRPr="00651E5F">
        <w:rPr>
          <w:i/>
          <w:lang w:val="es-ES_tradnl"/>
        </w:rPr>
        <w:t xml:space="preserve">Bestiario I </w:t>
      </w:r>
      <w:r w:rsidRPr="00651E5F">
        <w:rPr>
          <w:lang w:val="es-ES_tradnl"/>
        </w:rPr>
        <w:t>and</w:t>
      </w:r>
      <w:r w:rsidRPr="00651E5F">
        <w:rPr>
          <w:i/>
          <w:lang w:val="es-ES_tradnl"/>
        </w:rPr>
        <w:t xml:space="preserve"> II </w:t>
      </w:r>
      <w:r w:rsidRPr="00651E5F">
        <w:rPr>
          <w:lang w:val="es-ES_tradnl"/>
        </w:rPr>
        <w:t>(1992)</w:t>
      </w:r>
    </w:p>
    <w:p w14:paraId="61C06CED" w14:textId="77777777" w:rsidR="001F646D" w:rsidRPr="00FA4323" w:rsidRDefault="001F646D" w:rsidP="001F646D">
      <w:pPr>
        <w:rPr>
          <w:lang w:val="es-ES_tradnl"/>
        </w:rPr>
      </w:pPr>
      <w:r>
        <w:rPr>
          <w:i/>
          <w:lang w:val="es-ES_tradnl"/>
        </w:rPr>
        <w:t>Los cuatro temperamentos</w:t>
      </w:r>
      <w:r>
        <w:rPr>
          <w:lang w:val="es-ES_tradnl"/>
        </w:rPr>
        <w:t xml:space="preserve"> (1994)</w:t>
      </w:r>
    </w:p>
    <w:p w14:paraId="2E1FA939" w14:textId="77777777" w:rsidR="001F646D" w:rsidRPr="00651E5F" w:rsidRDefault="001F646D" w:rsidP="001F646D">
      <w:pPr>
        <w:rPr>
          <w:lang w:val="es-ES_tradnl"/>
        </w:rPr>
      </w:pPr>
      <w:r w:rsidRPr="00651E5F">
        <w:rPr>
          <w:i/>
          <w:lang w:val="es-ES_tradnl"/>
        </w:rPr>
        <w:t>Boquitas pintadas</w:t>
      </w:r>
      <w:r w:rsidRPr="00651E5F">
        <w:rPr>
          <w:lang w:val="es-ES_tradnl"/>
        </w:rPr>
        <w:t xml:space="preserve"> (1997)</w:t>
      </w:r>
    </w:p>
    <w:p w14:paraId="0FABC37B" w14:textId="77777777" w:rsidR="001F646D" w:rsidRDefault="001F646D" w:rsidP="001F646D">
      <w:pPr>
        <w:rPr>
          <w:lang w:val="es-ES_tradnl"/>
        </w:rPr>
      </w:pPr>
      <w:r>
        <w:rPr>
          <w:i/>
          <w:lang w:val="es-ES_tradnl"/>
        </w:rPr>
        <w:t>Astor</w:t>
      </w:r>
      <w:r w:rsidRPr="00651E5F">
        <w:rPr>
          <w:lang w:val="es-ES_tradnl"/>
        </w:rPr>
        <w:t xml:space="preserve"> (1997)</w:t>
      </w:r>
    </w:p>
    <w:p w14:paraId="4B76FC02" w14:textId="77777777" w:rsidR="001F646D" w:rsidRPr="00AA22A7" w:rsidRDefault="001F646D" w:rsidP="001F646D">
      <w:pPr>
        <w:rPr>
          <w:lang w:val="es-ES_tradnl"/>
        </w:rPr>
      </w:pPr>
      <w:r>
        <w:rPr>
          <w:i/>
          <w:lang w:val="es-ES_tradnl"/>
        </w:rPr>
        <w:t>Apolo y sus tías</w:t>
      </w:r>
      <w:r>
        <w:rPr>
          <w:lang w:val="es-ES_tradnl"/>
        </w:rPr>
        <w:t xml:space="preserve"> (2000)</w:t>
      </w:r>
    </w:p>
    <w:p w14:paraId="2EAEA6A7" w14:textId="77777777" w:rsidR="001F646D" w:rsidRDefault="001F646D" w:rsidP="001F646D">
      <w:pPr>
        <w:rPr>
          <w:lang w:val="es-ES_tradnl"/>
        </w:rPr>
      </w:pPr>
      <w:r>
        <w:rPr>
          <w:i/>
          <w:lang w:val="es-ES_tradnl"/>
        </w:rPr>
        <w:t>Rapsodia negra</w:t>
      </w:r>
      <w:r>
        <w:rPr>
          <w:lang w:val="es-ES_tradnl"/>
        </w:rPr>
        <w:t xml:space="preserve"> (2001)</w:t>
      </w:r>
    </w:p>
    <w:p w14:paraId="7D3C2AE8" w14:textId="77777777" w:rsidR="001F646D" w:rsidRDefault="001F646D" w:rsidP="001F646D">
      <w:pPr>
        <w:rPr>
          <w:lang w:val="es-ES_tradnl"/>
        </w:rPr>
      </w:pPr>
      <w:r>
        <w:rPr>
          <w:i/>
          <w:lang w:val="es-ES_tradnl"/>
        </w:rPr>
        <w:t>El amor brujo</w:t>
      </w:r>
      <w:r>
        <w:rPr>
          <w:lang w:val="es-ES_tradnl"/>
        </w:rPr>
        <w:t xml:space="preserve"> (2001)</w:t>
      </w:r>
    </w:p>
    <w:p w14:paraId="0847091C" w14:textId="77777777" w:rsidR="001F646D" w:rsidRDefault="001F646D" w:rsidP="001F646D">
      <w:pPr>
        <w:rPr>
          <w:lang w:val="es-ES_tradnl"/>
        </w:rPr>
      </w:pPr>
      <w:proofErr w:type="spellStart"/>
      <w:r>
        <w:rPr>
          <w:i/>
          <w:lang w:val="es-ES_tradnl"/>
        </w:rPr>
        <w:t>Bagatelles</w:t>
      </w:r>
      <w:proofErr w:type="spellEnd"/>
      <w:r>
        <w:rPr>
          <w:lang w:val="es-ES_tradnl"/>
        </w:rPr>
        <w:t xml:space="preserve"> (2002)</w:t>
      </w:r>
    </w:p>
    <w:p w14:paraId="28353058" w14:textId="77777777" w:rsidR="001F646D" w:rsidRDefault="001F646D" w:rsidP="001F646D">
      <w:pPr>
        <w:rPr>
          <w:lang w:val="es-ES_tradnl"/>
        </w:rPr>
      </w:pPr>
      <w:proofErr w:type="spellStart"/>
      <w:r>
        <w:rPr>
          <w:i/>
          <w:lang w:val="es-ES_tradnl"/>
        </w:rPr>
        <w:t>Flúmina</w:t>
      </w:r>
      <w:proofErr w:type="spellEnd"/>
      <w:r>
        <w:rPr>
          <w:lang w:val="es-ES_tradnl"/>
        </w:rPr>
        <w:t xml:space="preserve"> (2003)</w:t>
      </w:r>
    </w:p>
    <w:p w14:paraId="1B8C6A26" w14:textId="77777777" w:rsidR="001F646D" w:rsidRDefault="001F646D" w:rsidP="001F646D">
      <w:pPr>
        <w:rPr>
          <w:lang w:val="es-ES_tradnl"/>
        </w:rPr>
      </w:pPr>
      <w:r>
        <w:rPr>
          <w:i/>
          <w:lang w:val="es-ES_tradnl"/>
        </w:rPr>
        <w:t>Torito</w:t>
      </w:r>
      <w:r>
        <w:rPr>
          <w:lang w:val="es-ES_tradnl"/>
        </w:rPr>
        <w:t xml:space="preserve"> (2004)</w:t>
      </w:r>
    </w:p>
    <w:p w14:paraId="74D106E6" w14:textId="77777777" w:rsidR="001F646D" w:rsidRDefault="001F646D" w:rsidP="001F646D">
      <w:pPr>
        <w:rPr>
          <w:lang w:val="es-ES_tradnl"/>
        </w:rPr>
      </w:pPr>
      <w:r>
        <w:rPr>
          <w:i/>
          <w:lang w:val="es-ES_tradnl"/>
        </w:rPr>
        <w:t>Sonata 32</w:t>
      </w:r>
      <w:r>
        <w:rPr>
          <w:lang w:val="es-ES_tradnl"/>
        </w:rPr>
        <w:t xml:space="preserve"> (2005)</w:t>
      </w:r>
    </w:p>
    <w:p w14:paraId="12029041" w14:textId="77777777" w:rsidR="001F646D" w:rsidRDefault="001F646D" w:rsidP="001F646D">
      <w:pPr>
        <w:rPr>
          <w:lang w:val="es-ES_tradnl"/>
        </w:rPr>
      </w:pPr>
      <w:r>
        <w:rPr>
          <w:i/>
          <w:lang w:val="es-ES_tradnl"/>
        </w:rPr>
        <w:t>Las bodas-El ruiseñor-</w:t>
      </w:r>
      <w:proofErr w:type="spellStart"/>
      <w:r>
        <w:rPr>
          <w:i/>
          <w:lang w:val="es-ES_tradnl"/>
        </w:rPr>
        <w:t>Petrouska</w:t>
      </w:r>
      <w:proofErr w:type="spellEnd"/>
      <w:r>
        <w:rPr>
          <w:lang w:val="es-ES_tradnl"/>
        </w:rPr>
        <w:t xml:space="preserve"> (2006)</w:t>
      </w:r>
    </w:p>
    <w:p w14:paraId="0764DA45" w14:textId="77777777" w:rsidR="001F646D" w:rsidRDefault="001F646D" w:rsidP="001F646D">
      <w:pPr>
        <w:rPr>
          <w:lang w:val="es-ES_tradnl"/>
        </w:rPr>
      </w:pPr>
      <w:r>
        <w:rPr>
          <w:i/>
          <w:lang w:val="es-ES_tradnl"/>
        </w:rPr>
        <w:t>Bolero</w:t>
      </w:r>
      <w:r>
        <w:rPr>
          <w:lang w:val="es-ES_tradnl"/>
        </w:rPr>
        <w:t xml:space="preserve"> (2006)</w:t>
      </w:r>
    </w:p>
    <w:p w14:paraId="43163593" w14:textId="77777777" w:rsidR="001F646D" w:rsidRDefault="001F646D" w:rsidP="001F646D">
      <w:pPr>
        <w:rPr>
          <w:lang w:val="es-ES_tradnl"/>
        </w:rPr>
      </w:pPr>
      <w:r>
        <w:rPr>
          <w:i/>
          <w:lang w:val="es-ES_tradnl"/>
        </w:rPr>
        <w:t>María de Buenos Aires</w:t>
      </w:r>
      <w:r>
        <w:rPr>
          <w:lang w:val="es-ES_tradnl"/>
        </w:rPr>
        <w:t xml:space="preserve"> (2008)</w:t>
      </w:r>
    </w:p>
    <w:p w14:paraId="46121E32" w14:textId="77777777" w:rsidR="001F646D" w:rsidRDefault="001F646D" w:rsidP="001F646D">
      <w:pPr>
        <w:rPr>
          <w:lang w:val="es-ES_tradnl"/>
        </w:rPr>
      </w:pPr>
      <w:r>
        <w:rPr>
          <w:i/>
          <w:lang w:val="es-ES_tradnl"/>
        </w:rPr>
        <w:t>Bach Cello Suite</w:t>
      </w:r>
      <w:r>
        <w:rPr>
          <w:lang w:val="es-ES_tradnl"/>
        </w:rPr>
        <w:t xml:space="preserve"> (2008)</w:t>
      </w:r>
    </w:p>
    <w:p w14:paraId="401D3D2E" w14:textId="77777777" w:rsidR="001F646D" w:rsidRDefault="001F646D" w:rsidP="001F646D">
      <w:pPr>
        <w:rPr>
          <w:lang w:val="es-ES_tradnl"/>
        </w:rPr>
      </w:pPr>
      <w:r>
        <w:rPr>
          <w:i/>
          <w:lang w:val="es-ES_tradnl"/>
        </w:rPr>
        <w:t xml:space="preserve">Poema del Angulo Recto </w:t>
      </w:r>
      <w:r>
        <w:rPr>
          <w:lang w:val="es-ES_tradnl"/>
        </w:rPr>
        <w:t>(2009)</w:t>
      </w:r>
    </w:p>
    <w:p w14:paraId="3CC0DF75" w14:textId="77777777" w:rsidR="001F646D" w:rsidRDefault="001F646D" w:rsidP="001F646D">
      <w:pPr>
        <w:rPr>
          <w:lang w:val="es-ES_tradnl"/>
        </w:rPr>
      </w:pPr>
      <w:r>
        <w:rPr>
          <w:i/>
          <w:lang w:val="es-ES_tradnl"/>
        </w:rPr>
        <w:t>Las Troyanas</w:t>
      </w:r>
      <w:r>
        <w:rPr>
          <w:lang w:val="es-ES_tradnl"/>
        </w:rPr>
        <w:t xml:space="preserve"> (2009)</w:t>
      </w:r>
    </w:p>
    <w:p w14:paraId="4E496BDC" w14:textId="77777777" w:rsidR="001F646D" w:rsidRPr="00D90021" w:rsidRDefault="001F646D" w:rsidP="001F646D">
      <w:pPr>
        <w:rPr>
          <w:lang w:val="es-ES_tradnl"/>
        </w:rPr>
      </w:pPr>
      <w:r>
        <w:rPr>
          <w:i/>
          <w:lang w:val="es-ES_tradnl"/>
        </w:rPr>
        <w:t>Las siete palabras</w:t>
      </w:r>
      <w:r>
        <w:rPr>
          <w:lang w:val="es-ES_tradnl"/>
        </w:rPr>
        <w:t xml:space="preserve"> (2009)</w:t>
      </w:r>
    </w:p>
    <w:p w14:paraId="71BBC763" w14:textId="77777777" w:rsidR="001F646D" w:rsidRPr="00651E5F" w:rsidRDefault="001F646D" w:rsidP="001F646D">
      <w:pPr>
        <w:rPr>
          <w:lang w:val="es-ES_tradnl"/>
        </w:rPr>
      </w:pPr>
      <w:r w:rsidRPr="00651E5F">
        <w:rPr>
          <w:i/>
          <w:lang w:val="es-ES_tradnl"/>
        </w:rPr>
        <w:t>Escrito en el aire</w:t>
      </w:r>
      <w:r w:rsidRPr="00651E5F">
        <w:rPr>
          <w:lang w:val="es-ES_tradnl"/>
        </w:rPr>
        <w:t xml:space="preserve"> (2009)</w:t>
      </w:r>
    </w:p>
    <w:p w14:paraId="4BDD1374" w14:textId="77777777" w:rsidR="001F646D" w:rsidRDefault="001F646D" w:rsidP="001F646D">
      <w:pPr>
        <w:rPr>
          <w:lang w:val="es-ES_tradnl"/>
        </w:rPr>
      </w:pPr>
      <w:proofErr w:type="spellStart"/>
      <w:r w:rsidRPr="00651E5F">
        <w:rPr>
          <w:i/>
          <w:lang w:val="es-ES_tradnl"/>
        </w:rPr>
        <w:t>Splendor</w:t>
      </w:r>
      <w:proofErr w:type="spellEnd"/>
      <w:r w:rsidRPr="00651E5F">
        <w:rPr>
          <w:lang w:val="es-ES_tradnl"/>
        </w:rPr>
        <w:t xml:space="preserve"> (2010)</w:t>
      </w:r>
    </w:p>
    <w:p w14:paraId="7B4037F5" w14:textId="77777777" w:rsidR="001F646D" w:rsidRDefault="001F646D" w:rsidP="001F646D">
      <w:pPr>
        <w:rPr>
          <w:lang w:val="es-ES_tradnl"/>
        </w:rPr>
      </w:pPr>
      <w:r>
        <w:rPr>
          <w:i/>
          <w:lang w:val="es-ES_tradnl"/>
        </w:rPr>
        <w:t>Cabalgata</w:t>
      </w:r>
      <w:r>
        <w:rPr>
          <w:lang w:val="es-ES_tradnl"/>
        </w:rPr>
        <w:t xml:space="preserve"> (2010)</w:t>
      </w:r>
    </w:p>
    <w:p w14:paraId="69AFA4A4" w14:textId="77777777" w:rsidR="001F646D" w:rsidRPr="00915F0B" w:rsidRDefault="001F646D">
      <w:pPr>
        <w:rPr>
          <w:lang w:val="es-ES_tradnl"/>
        </w:rPr>
      </w:pPr>
      <w:r>
        <w:rPr>
          <w:i/>
          <w:lang w:val="es-ES_tradnl"/>
        </w:rPr>
        <w:t>La Viajera</w:t>
      </w:r>
      <w:r>
        <w:rPr>
          <w:lang w:val="es-ES_tradnl"/>
        </w:rPr>
        <w:t xml:space="preserve"> (2010)</w:t>
      </w:r>
    </w:p>
    <w:p w14:paraId="124C247D" w14:textId="77777777" w:rsidR="001F646D" w:rsidRDefault="001F646D"/>
    <w:p w14:paraId="0E207B06" w14:textId="77777777" w:rsidR="001F646D" w:rsidRDefault="001F646D">
      <w:r>
        <w:rPr>
          <w:b/>
        </w:rPr>
        <w:t xml:space="preserve">References and </w:t>
      </w:r>
      <w:r w:rsidR="00A97DC3">
        <w:rPr>
          <w:b/>
        </w:rPr>
        <w:t>Further Reading</w:t>
      </w:r>
    </w:p>
    <w:p w14:paraId="0F1C3DB8" w14:textId="77777777" w:rsidR="001F646D" w:rsidRPr="002D0D16" w:rsidRDefault="001F646D">
      <w:pPr>
        <w:rPr>
          <w:lang w:val="en-GB"/>
        </w:rPr>
      </w:pPr>
      <w:proofErr w:type="spellStart"/>
      <w:r w:rsidRPr="002D0D16">
        <w:rPr>
          <w:lang w:val="en-GB"/>
        </w:rPr>
        <w:t>Araiz</w:t>
      </w:r>
      <w:proofErr w:type="spellEnd"/>
      <w:r w:rsidRPr="002D0D16">
        <w:rPr>
          <w:lang w:val="en-GB"/>
        </w:rPr>
        <w:t xml:space="preserve">, O. (2007) </w:t>
      </w:r>
      <w:r w:rsidR="00A97DC3">
        <w:rPr>
          <w:lang w:val="en-GB"/>
        </w:rPr>
        <w:t>‘</w:t>
      </w:r>
      <w:r w:rsidRPr="002D0D16">
        <w:rPr>
          <w:lang w:val="en-GB"/>
        </w:rPr>
        <w:t xml:space="preserve">Del </w:t>
      </w:r>
      <w:proofErr w:type="spellStart"/>
      <w:r w:rsidRPr="002D0D16">
        <w:rPr>
          <w:lang w:val="en-GB"/>
        </w:rPr>
        <w:t>hacer</w:t>
      </w:r>
      <w:proofErr w:type="spellEnd"/>
      <w:r w:rsidRPr="002D0D16">
        <w:rPr>
          <w:lang w:val="en-GB"/>
        </w:rPr>
        <w:t xml:space="preserve"> </w:t>
      </w:r>
      <w:proofErr w:type="spellStart"/>
      <w:r w:rsidRPr="002D0D16">
        <w:rPr>
          <w:lang w:val="en-GB"/>
        </w:rPr>
        <w:t>una</w:t>
      </w:r>
      <w:proofErr w:type="spellEnd"/>
      <w:r w:rsidRPr="002D0D16">
        <w:rPr>
          <w:lang w:val="en-GB"/>
        </w:rPr>
        <w:t xml:space="preserve"> </w:t>
      </w:r>
      <w:proofErr w:type="spellStart"/>
      <w:r w:rsidRPr="002D0D16">
        <w:rPr>
          <w:lang w:val="en-GB"/>
        </w:rPr>
        <w:t>danza</w:t>
      </w:r>
      <w:proofErr w:type="spellEnd"/>
      <w:r w:rsidR="00A97DC3">
        <w:rPr>
          <w:lang w:val="en-GB"/>
        </w:rPr>
        <w:t>’</w:t>
      </w:r>
      <w:r w:rsidRPr="002D0D16">
        <w:rPr>
          <w:lang w:val="en-GB"/>
        </w:rPr>
        <w:t xml:space="preserve">, in </w:t>
      </w:r>
      <w:proofErr w:type="spellStart"/>
      <w:r w:rsidRPr="002D0D16">
        <w:rPr>
          <w:i/>
          <w:lang w:val="en-GB"/>
        </w:rPr>
        <w:t>Creación</w:t>
      </w:r>
      <w:proofErr w:type="spellEnd"/>
      <w:r w:rsidRPr="002D0D16">
        <w:rPr>
          <w:i/>
          <w:lang w:val="en-GB"/>
        </w:rPr>
        <w:t xml:space="preserve"> </w:t>
      </w:r>
      <w:proofErr w:type="spellStart"/>
      <w:r w:rsidRPr="002D0D16">
        <w:rPr>
          <w:i/>
          <w:lang w:val="en-GB"/>
        </w:rPr>
        <w:t>coreográfica</w:t>
      </w:r>
      <w:proofErr w:type="spellEnd"/>
      <w:r w:rsidRPr="002D0D16">
        <w:rPr>
          <w:lang w:val="en-GB"/>
        </w:rPr>
        <w:t xml:space="preserve">, Patricia </w:t>
      </w:r>
      <w:proofErr w:type="spellStart"/>
      <w:r w:rsidRPr="002D0D16">
        <w:rPr>
          <w:lang w:val="en-GB"/>
        </w:rPr>
        <w:t>Dorin</w:t>
      </w:r>
      <w:proofErr w:type="spellEnd"/>
      <w:r w:rsidR="00F63CC3">
        <w:rPr>
          <w:lang w:val="en-GB"/>
        </w:rPr>
        <w:t xml:space="preserve"> (ed.)</w:t>
      </w:r>
      <w:r w:rsidRPr="002D0D16">
        <w:rPr>
          <w:lang w:val="en-GB"/>
        </w:rPr>
        <w:t xml:space="preserve">. Buenos Aires: </w:t>
      </w:r>
      <w:proofErr w:type="spellStart"/>
      <w:r w:rsidRPr="002D0D16">
        <w:rPr>
          <w:lang w:val="en-GB"/>
        </w:rPr>
        <w:t>Libros</w:t>
      </w:r>
      <w:proofErr w:type="spellEnd"/>
      <w:r w:rsidRPr="002D0D16">
        <w:rPr>
          <w:lang w:val="en-GB"/>
        </w:rPr>
        <w:t xml:space="preserve"> del Rojas</w:t>
      </w:r>
      <w:r w:rsidR="00A97DC3">
        <w:rPr>
          <w:lang w:val="en-GB"/>
        </w:rPr>
        <w:t>,</w:t>
      </w:r>
      <w:r w:rsidR="00A97DC3" w:rsidRPr="002D0D16">
        <w:rPr>
          <w:lang w:val="en-GB"/>
        </w:rPr>
        <w:t xml:space="preserve"> </w:t>
      </w:r>
      <w:r w:rsidRPr="002D0D16">
        <w:rPr>
          <w:lang w:val="en-GB"/>
        </w:rPr>
        <w:t xml:space="preserve">7-21. (In this text, </w:t>
      </w:r>
      <w:proofErr w:type="spellStart"/>
      <w:r w:rsidRPr="002D0D16">
        <w:rPr>
          <w:lang w:val="en-GB"/>
        </w:rPr>
        <w:t>Araiz</w:t>
      </w:r>
      <w:proofErr w:type="spellEnd"/>
      <w:r w:rsidRPr="002D0D16">
        <w:rPr>
          <w:lang w:val="en-GB"/>
        </w:rPr>
        <w:t xml:space="preserve"> explicates his choreographic practices and</w:t>
      </w:r>
      <w:r>
        <w:rPr>
          <w:lang w:val="en-GB"/>
        </w:rPr>
        <w:t xml:space="preserve"> theories</w:t>
      </w:r>
      <w:r w:rsidRPr="002D0D16">
        <w:rPr>
          <w:lang w:val="en-GB"/>
        </w:rPr>
        <w:t xml:space="preserve">.) </w:t>
      </w:r>
    </w:p>
    <w:p w14:paraId="49787996" w14:textId="77777777" w:rsidR="001F646D" w:rsidRPr="002D0D16" w:rsidRDefault="001F646D">
      <w:pPr>
        <w:rPr>
          <w:lang w:val="en-GB"/>
        </w:rPr>
      </w:pPr>
    </w:p>
    <w:p w14:paraId="2DDD3CBF" w14:textId="77777777" w:rsidR="001F646D" w:rsidRPr="002D0D16" w:rsidRDefault="001F646D">
      <w:pPr>
        <w:rPr>
          <w:lang w:val="en-GB"/>
        </w:rPr>
      </w:pPr>
      <w:proofErr w:type="spellStart"/>
      <w:r w:rsidRPr="002D0D16">
        <w:rPr>
          <w:lang w:val="en-GB"/>
        </w:rPr>
        <w:t>Buffat</w:t>
      </w:r>
      <w:proofErr w:type="spellEnd"/>
      <w:r w:rsidRPr="002D0D16">
        <w:rPr>
          <w:lang w:val="en-GB"/>
        </w:rPr>
        <w:t xml:space="preserve">, S. (1988) </w:t>
      </w:r>
      <w:r w:rsidRPr="002D0D16">
        <w:rPr>
          <w:i/>
          <w:lang w:val="en-GB"/>
        </w:rPr>
        <w:t xml:space="preserve">Oscar </w:t>
      </w:r>
      <w:proofErr w:type="spellStart"/>
      <w:r w:rsidRPr="002D0D16">
        <w:rPr>
          <w:i/>
          <w:lang w:val="en-GB"/>
        </w:rPr>
        <w:t>Araiz</w:t>
      </w:r>
      <w:proofErr w:type="spellEnd"/>
      <w:r w:rsidRPr="002D0D16">
        <w:rPr>
          <w:i/>
          <w:lang w:val="en-GB"/>
        </w:rPr>
        <w:t xml:space="preserve">: Carnets de </w:t>
      </w:r>
      <w:proofErr w:type="spellStart"/>
      <w:r w:rsidRPr="002D0D16">
        <w:rPr>
          <w:i/>
          <w:lang w:val="en-GB"/>
        </w:rPr>
        <w:t>danse</w:t>
      </w:r>
      <w:proofErr w:type="spellEnd"/>
      <w:r w:rsidRPr="002D0D16">
        <w:rPr>
          <w:i/>
          <w:lang w:val="en-GB"/>
        </w:rPr>
        <w:t xml:space="preserve">, </w:t>
      </w:r>
      <w:proofErr w:type="spellStart"/>
      <w:r w:rsidRPr="002D0D16">
        <w:rPr>
          <w:i/>
          <w:lang w:val="en-GB"/>
        </w:rPr>
        <w:t>Genve</w:t>
      </w:r>
      <w:proofErr w:type="spellEnd"/>
      <w:r w:rsidRPr="002D0D16">
        <w:rPr>
          <w:i/>
          <w:lang w:val="en-GB"/>
        </w:rPr>
        <w:t xml:space="preserve"> 1980-1988</w:t>
      </w:r>
      <w:r w:rsidR="00A97DC3">
        <w:rPr>
          <w:lang w:val="en-GB"/>
        </w:rPr>
        <w:t>,</w:t>
      </w:r>
      <w:r w:rsidRPr="002D0D16">
        <w:rPr>
          <w:lang w:val="en-GB"/>
        </w:rPr>
        <w:t xml:space="preserve"> Geneva: Favre. (This text documents </w:t>
      </w:r>
      <w:proofErr w:type="spellStart"/>
      <w:r w:rsidRPr="002D0D16">
        <w:rPr>
          <w:lang w:val="en-GB"/>
        </w:rPr>
        <w:t>Araiz’s</w:t>
      </w:r>
      <w:proofErr w:type="spellEnd"/>
      <w:r w:rsidRPr="002D0D16">
        <w:rPr>
          <w:lang w:val="en-GB"/>
        </w:rPr>
        <w:t xml:space="preserve"> tenure as artistic director of the Geneva Grand Theatre Ballet.)</w:t>
      </w:r>
    </w:p>
    <w:p w14:paraId="1B702948" w14:textId="77777777" w:rsidR="001F646D" w:rsidRPr="002D0D16" w:rsidRDefault="001F646D">
      <w:pPr>
        <w:rPr>
          <w:lang w:val="en-GB"/>
        </w:rPr>
      </w:pPr>
    </w:p>
    <w:p w14:paraId="38EC63FB" w14:textId="77777777" w:rsidR="001F646D" w:rsidRPr="002D0D16" w:rsidRDefault="001F646D">
      <w:pPr>
        <w:rPr>
          <w:lang w:val="en-GB"/>
        </w:rPr>
      </w:pPr>
      <w:proofErr w:type="spellStart"/>
      <w:r w:rsidRPr="002D0D16">
        <w:rPr>
          <w:lang w:val="en-GB"/>
        </w:rPr>
        <w:t>Falcoff</w:t>
      </w:r>
      <w:proofErr w:type="spellEnd"/>
      <w:r w:rsidRPr="002D0D16">
        <w:rPr>
          <w:lang w:val="en-GB"/>
        </w:rPr>
        <w:t xml:space="preserve">, L. (2008) </w:t>
      </w:r>
      <w:r w:rsidR="00A97DC3">
        <w:rPr>
          <w:lang w:val="en-GB"/>
        </w:rPr>
        <w:t>‘</w:t>
      </w:r>
      <w:r w:rsidRPr="002D0D16">
        <w:rPr>
          <w:lang w:val="en-GB"/>
        </w:rPr>
        <w:t xml:space="preserve">La </w:t>
      </w:r>
      <w:proofErr w:type="spellStart"/>
      <w:r w:rsidRPr="002D0D16">
        <w:rPr>
          <w:lang w:val="en-GB"/>
        </w:rPr>
        <w:t>danza</w:t>
      </w:r>
      <w:proofErr w:type="spellEnd"/>
      <w:r w:rsidRPr="002D0D16">
        <w:rPr>
          <w:lang w:val="en-GB"/>
        </w:rPr>
        <w:t xml:space="preserve"> </w:t>
      </w:r>
      <w:proofErr w:type="spellStart"/>
      <w:r w:rsidRPr="002D0D16">
        <w:rPr>
          <w:lang w:val="en-GB"/>
        </w:rPr>
        <w:t>moderna</w:t>
      </w:r>
      <w:proofErr w:type="spellEnd"/>
      <w:r w:rsidRPr="002D0D16">
        <w:rPr>
          <w:lang w:val="en-GB"/>
        </w:rPr>
        <w:t xml:space="preserve"> y </w:t>
      </w:r>
      <w:proofErr w:type="spellStart"/>
      <w:r w:rsidRPr="002D0D16">
        <w:rPr>
          <w:lang w:val="en-GB"/>
        </w:rPr>
        <w:t>contemporánea</w:t>
      </w:r>
      <w:proofErr w:type="spellEnd"/>
      <w:r w:rsidR="00A97DC3">
        <w:rPr>
          <w:lang w:val="en-GB"/>
        </w:rPr>
        <w:t>’</w:t>
      </w:r>
      <w:r w:rsidRPr="002D0D16">
        <w:rPr>
          <w:lang w:val="en-GB"/>
        </w:rPr>
        <w:t xml:space="preserve">, in </w:t>
      </w:r>
      <w:proofErr w:type="spellStart"/>
      <w:r w:rsidRPr="002D0D16">
        <w:rPr>
          <w:i/>
          <w:lang w:val="en-GB"/>
        </w:rPr>
        <w:t>Historia</w:t>
      </w:r>
      <w:proofErr w:type="spellEnd"/>
      <w:r w:rsidRPr="002D0D16">
        <w:rPr>
          <w:i/>
          <w:lang w:val="en-GB"/>
        </w:rPr>
        <w:t xml:space="preserve"> General de la </w:t>
      </w:r>
      <w:proofErr w:type="spellStart"/>
      <w:r w:rsidRPr="002D0D16">
        <w:rPr>
          <w:i/>
          <w:lang w:val="en-GB"/>
        </w:rPr>
        <w:t>Danza</w:t>
      </w:r>
      <w:proofErr w:type="spellEnd"/>
      <w:r w:rsidRPr="002D0D16">
        <w:rPr>
          <w:i/>
          <w:lang w:val="en-GB"/>
        </w:rPr>
        <w:t xml:space="preserve"> en la Argentina</w:t>
      </w:r>
      <w:r w:rsidR="00F63CC3">
        <w:rPr>
          <w:lang w:val="en-GB"/>
        </w:rPr>
        <w:t>, Beatriz Durante (ed.).</w:t>
      </w:r>
      <w:r w:rsidRPr="002D0D16">
        <w:rPr>
          <w:lang w:val="en-GB"/>
        </w:rPr>
        <w:t xml:space="preserve"> Buenos Aires: </w:t>
      </w:r>
      <w:proofErr w:type="spellStart"/>
      <w:r w:rsidRPr="002D0D16">
        <w:rPr>
          <w:lang w:val="en-GB"/>
        </w:rPr>
        <w:t>Fondo</w:t>
      </w:r>
      <w:proofErr w:type="spellEnd"/>
      <w:r w:rsidRPr="002D0D16">
        <w:rPr>
          <w:lang w:val="en-GB"/>
        </w:rPr>
        <w:t xml:space="preserve"> </w:t>
      </w:r>
      <w:proofErr w:type="spellStart"/>
      <w:r w:rsidRPr="002D0D16">
        <w:rPr>
          <w:lang w:val="en-GB"/>
        </w:rPr>
        <w:t>Nacional</w:t>
      </w:r>
      <w:proofErr w:type="spellEnd"/>
      <w:r w:rsidRPr="002D0D16">
        <w:rPr>
          <w:lang w:val="en-GB"/>
        </w:rPr>
        <w:t xml:space="preserve"> de </w:t>
      </w:r>
      <w:proofErr w:type="spellStart"/>
      <w:r w:rsidRPr="002D0D16">
        <w:rPr>
          <w:lang w:val="en-GB"/>
        </w:rPr>
        <w:t>las</w:t>
      </w:r>
      <w:proofErr w:type="spellEnd"/>
      <w:r w:rsidRPr="002D0D16">
        <w:rPr>
          <w:lang w:val="en-GB"/>
        </w:rPr>
        <w:t xml:space="preserve"> </w:t>
      </w:r>
      <w:proofErr w:type="spellStart"/>
      <w:r w:rsidRPr="002D0D16">
        <w:rPr>
          <w:lang w:val="en-GB"/>
        </w:rPr>
        <w:t>Artes</w:t>
      </w:r>
      <w:proofErr w:type="spellEnd"/>
      <w:r w:rsidR="00A97DC3">
        <w:rPr>
          <w:lang w:val="en-GB"/>
        </w:rPr>
        <w:t>,</w:t>
      </w:r>
      <w:r w:rsidR="00A97DC3" w:rsidRPr="002D0D16">
        <w:rPr>
          <w:lang w:val="en-GB"/>
        </w:rPr>
        <w:t xml:space="preserve"> </w:t>
      </w:r>
      <w:r w:rsidRPr="002D0D16">
        <w:rPr>
          <w:lang w:val="en-GB"/>
        </w:rPr>
        <w:t>231-321. (</w:t>
      </w:r>
      <w:proofErr w:type="spellStart"/>
      <w:r w:rsidRPr="002D0D16">
        <w:rPr>
          <w:lang w:val="en-GB"/>
        </w:rPr>
        <w:t>Falcoff</w:t>
      </w:r>
      <w:proofErr w:type="spellEnd"/>
      <w:r w:rsidRPr="002D0D16">
        <w:rPr>
          <w:lang w:val="en-GB"/>
        </w:rPr>
        <w:t xml:space="preserve"> provides a historical narrative of the development of modern dance in Buenos Aires from the turn of the twentieth century to the mid 1990s, including a section dedicated to </w:t>
      </w:r>
      <w:proofErr w:type="spellStart"/>
      <w:r w:rsidRPr="002D0D16">
        <w:rPr>
          <w:lang w:val="en-GB"/>
        </w:rPr>
        <w:t>Araiz’s</w:t>
      </w:r>
      <w:proofErr w:type="spellEnd"/>
      <w:r w:rsidRPr="002D0D16">
        <w:rPr>
          <w:lang w:val="en-GB"/>
        </w:rPr>
        <w:t xml:space="preserve"> career.)</w:t>
      </w:r>
    </w:p>
    <w:p w14:paraId="5FC47032" w14:textId="77777777" w:rsidR="001F646D" w:rsidRPr="002D0D16" w:rsidRDefault="001F646D">
      <w:pPr>
        <w:rPr>
          <w:lang w:val="en-GB"/>
        </w:rPr>
      </w:pPr>
    </w:p>
    <w:p w14:paraId="0E110A1B" w14:textId="77777777" w:rsidR="001F646D" w:rsidRPr="002D0D16" w:rsidRDefault="001F646D">
      <w:pPr>
        <w:rPr>
          <w:lang w:val="en-GB"/>
        </w:rPr>
      </w:pPr>
      <w:proofErr w:type="spellStart"/>
      <w:r w:rsidRPr="002D0D16">
        <w:rPr>
          <w:lang w:val="en-GB"/>
        </w:rPr>
        <w:t>Moyano</w:t>
      </w:r>
      <w:proofErr w:type="spellEnd"/>
      <w:r w:rsidRPr="002D0D16">
        <w:rPr>
          <w:lang w:val="en-GB"/>
        </w:rPr>
        <w:t xml:space="preserve">, M. I. (2006) </w:t>
      </w:r>
      <w:r w:rsidRPr="002D0D16">
        <w:rPr>
          <w:i/>
          <w:lang w:val="en-GB"/>
        </w:rPr>
        <w:t xml:space="preserve">La </w:t>
      </w:r>
      <w:proofErr w:type="spellStart"/>
      <w:r w:rsidRPr="002D0D16">
        <w:rPr>
          <w:i/>
          <w:lang w:val="en-GB"/>
        </w:rPr>
        <w:t>Danza</w:t>
      </w:r>
      <w:proofErr w:type="spellEnd"/>
      <w:r w:rsidRPr="002D0D16">
        <w:rPr>
          <w:i/>
          <w:lang w:val="en-GB"/>
        </w:rPr>
        <w:t xml:space="preserve"> </w:t>
      </w:r>
      <w:proofErr w:type="spellStart"/>
      <w:r w:rsidRPr="002D0D16">
        <w:rPr>
          <w:i/>
          <w:lang w:val="en-GB"/>
        </w:rPr>
        <w:t>Moderna</w:t>
      </w:r>
      <w:proofErr w:type="spellEnd"/>
      <w:r w:rsidRPr="002D0D16">
        <w:rPr>
          <w:i/>
          <w:lang w:val="en-GB"/>
        </w:rPr>
        <w:t xml:space="preserve"> Argentina </w:t>
      </w:r>
      <w:proofErr w:type="spellStart"/>
      <w:r w:rsidRPr="002D0D16">
        <w:rPr>
          <w:i/>
          <w:lang w:val="en-GB"/>
        </w:rPr>
        <w:t>Cuenta</w:t>
      </w:r>
      <w:proofErr w:type="spellEnd"/>
      <w:r w:rsidRPr="002D0D16">
        <w:rPr>
          <w:i/>
          <w:lang w:val="en-GB"/>
        </w:rPr>
        <w:t xml:space="preserve"> Su </w:t>
      </w:r>
      <w:proofErr w:type="spellStart"/>
      <w:r w:rsidRPr="002D0D16">
        <w:rPr>
          <w:i/>
          <w:lang w:val="en-GB"/>
        </w:rPr>
        <w:t>Historia</w:t>
      </w:r>
      <w:proofErr w:type="spellEnd"/>
      <w:r w:rsidR="00A97DC3">
        <w:rPr>
          <w:lang w:val="en-GB"/>
        </w:rPr>
        <w:t xml:space="preserve">, </w:t>
      </w:r>
      <w:r w:rsidRPr="002D0D16">
        <w:rPr>
          <w:lang w:val="en-GB"/>
        </w:rPr>
        <w:t xml:space="preserve">Buenos Aires: </w:t>
      </w:r>
      <w:proofErr w:type="spellStart"/>
      <w:r w:rsidRPr="002D0D16">
        <w:rPr>
          <w:lang w:val="en-GB"/>
        </w:rPr>
        <w:t>Artes</w:t>
      </w:r>
      <w:proofErr w:type="spellEnd"/>
      <w:r w:rsidRPr="002D0D16">
        <w:rPr>
          <w:lang w:val="en-GB"/>
        </w:rPr>
        <w:t xml:space="preserve"> del Sur. (A collection of oral histories of central</w:t>
      </w:r>
      <w:r>
        <w:rPr>
          <w:lang w:val="en-GB"/>
        </w:rPr>
        <w:t xml:space="preserve"> figures in</w:t>
      </w:r>
      <w:r w:rsidRPr="002D0D16">
        <w:rPr>
          <w:lang w:val="en-GB"/>
        </w:rPr>
        <w:t xml:space="preserve"> the development of modern </w:t>
      </w:r>
      <w:r>
        <w:rPr>
          <w:lang w:val="en-GB"/>
        </w:rPr>
        <w:t>dance in Argentina, including</w:t>
      </w:r>
      <w:r w:rsidRPr="002D0D16">
        <w:rPr>
          <w:lang w:val="en-GB"/>
        </w:rPr>
        <w:t xml:space="preserve"> </w:t>
      </w:r>
      <w:proofErr w:type="spellStart"/>
      <w:r w:rsidRPr="002D0D16">
        <w:rPr>
          <w:lang w:val="en-GB"/>
        </w:rPr>
        <w:t>Araiz</w:t>
      </w:r>
      <w:proofErr w:type="spellEnd"/>
      <w:r w:rsidRPr="002D0D16">
        <w:rPr>
          <w:lang w:val="en-GB"/>
        </w:rPr>
        <w:t>.)</w:t>
      </w:r>
    </w:p>
    <w:p w14:paraId="3EBD5C6A" w14:textId="77777777" w:rsidR="001F646D" w:rsidRPr="002D0D16" w:rsidRDefault="001F646D">
      <w:pPr>
        <w:rPr>
          <w:lang w:val="en-GB"/>
        </w:rPr>
      </w:pPr>
    </w:p>
    <w:p w14:paraId="018F279A" w14:textId="77777777" w:rsidR="001F646D" w:rsidRPr="002D0D16" w:rsidRDefault="001F646D">
      <w:pPr>
        <w:rPr>
          <w:lang w:val="en-GB"/>
        </w:rPr>
      </w:pPr>
      <w:proofErr w:type="spellStart"/>
      <w:r w:rsidRPr="002D0D16">
        <w:rPr>
          <w:lang w:val="en-GB"/>
        </w:rPr>
        <w:t>Rovner</w:t>
      </w:r>
      <w:proofErr w:type="spellEnd"/>
      <w:r w:rsidRPr="002D0D16">
        <w:rPr>
          <w:lang w:val="en-GB"/>
        </w:rPr>
        <w:t xml:space="preserve">, E. (ed.) (1985) </w:t>
      </w:r>
      <w:r w:rsidRPr="002D0D16">
        <w:rPr>
          <w:i/>
          <w:lang w:val="en-GB"/>
        </w:rPr>
        <w:t xml:space="preserve">Ballet </w:t>
      </w:r>
      <w:proofErr w:type="spellStart"/>
      <w:r w:rsidRPr="002D0D16">
        <w:rPr>
          <w:i/>
          <w:lang w:val="en-GB"/>
        </w:rPr>
        <w:t>Contemporáneo</w:t>
      </w:r>
      <w:proofErr w:type="spellEnd"/>
      <w:r w:rsidRPr="002D0D16">
        <w:rPr>
          <w:i/>
          <w:lang w:val="en-GB"/>
        </w:rPr>
        <w:t xml:space="preserve">: 25 </w:t>
      </w:r>
      <w:proofErr w:type="spellStart"/>
      <w:r w:rsidRPr="002D0D16">
        <w:rPr>
          <w:i/>
          <w:lang w:val="en-GB"/>
        </w:rPr>
        <w:t>Años</w:t>
      </w:r>
      <w:proofErr w:type="spellEnd"/>
      <w:r w:rsidRPr="002D0D16">
        <w:rPr>
          <w:i/>
          <w:lang w:val="en-GB"/>
        </w:rPr>
        <w:t xml:space="preserve"> en el San Martín</w:t>
      </w:r>
      <w:r w:rsidRPr="002D0D16">
        <w:rPr>
          <w:lang w:val="en-GB"/>
        </w:rPr>
        <w:t xml:space="preserve">. Buenos Aires: </w:t>
      </w:r>
      <w:proofErr w:type="spellStart"/>
      <w:r w:rsidRPr="002D0D16">
        <w:rPr>
          <w:lang w:val="en-GB"/>
        </w:rPr>
        <w:t>Teatro</w:t>
      </w:r>
      <w:proofErr w:type="spellEnd"/>
      <w:r w:rsidRPr="002D0D16">
        <w:rPr>
          <w:lang w:val="en-GB"/>
        </w:rPr>
        <w:t xml:space="preserve"> Municipal General San Martín. (Published on the occasion of the Contemporary Ballet’s twenty-fifth anniversary, the volume includes writings by and on </w:t>
      </w:r>
      <w:proofErr w:type="spellStart"/>
      <w:r w:rsidRPr="002D0D16">
        <w:rPr>
          <w:lang w:val="en-GB"/>
        </w:rPr>
        <w:t>Araiz</w:t>
      </w:r>
      <w:proofErr w:type="spellEnd"/>
      <w:r w:rsidRPr="002D0D16">
        <w:rPr>
          <w:lang w:val="en-GB"/>
        </w:rPr>
        <w:t xml:space="preserve"> relating to his founding and extended artistic engagement with the company.)</w:t>
      </w:r>
    </w:p>
    <w:p w14:paraId="6BEEF14B" w14:textId="77777777" w:rsidR="001F646D" w:rsidRDefault="001F646D"/>
    <w:p w14:paraId="48ABCCD9" w14:textId="77777777" w:rsidR="00E35A20" w:rsidRDefault="00E35A20"/>
    <w:p w14:paraId="01DE76EE" w14:textId="77777777" w:rsidR="001F646D" w:rsidRDefault="001F646D">
      <w:proofErr w:type="spellStart"/>
      <w:r>
        <w:rPr>
          <w:b/>
        </w:rPr>
        <w:t>Videorecording</w:t>
      </w:r>
      <w:proofErr w:type="spellEnd"/>
    </w:p>
    <w:p w14:paraId="4E85309F" w14:textId="77777777" w:rsidR="001F646D" w:rsidRDefault="001F646D">
      <w:proofErr w:type="spellStart"/>
      <w:r>
        <w:t>Araiz</w:t>
      </w:r>
      <w:proofErr w:type="spellEnd"/>
      <w:r>
        <w:t xml:space="preserve">, O. (2003) </w:t>
      </w:r>
      <w:r w:rsidRPr="00A97DC3">
        <w:rPr>
          <w:i/>
        </w:rPr>
        <w:t>The Geneva Grand Theatre Ballet: Tango</w:t>
      </w:r>
      <w:r>
        <w:t xml:space="preserve">. </w:t>
      </w:r>
      <w:proofErr w:type="spellStart"/>
      <w:r>
        <w:t>Sandro</w:t>
      </w:r>
      <w:proofErr w:type="spellEnd"/>
      <w:r>
        <w:t xml:space="preserve"> </w:t>
      </w:r>
      <w:proofErr w:type="spellStart"/>
      <w:r>
        <w:t>Briner</w:t>
      </w:r>
      <w:proofErr w:type="spellEnd"/>
      <w:r>
        <w:t>, dir. New York: View Video. DVD.</w:t>
      </w:r>
    </w:p>
    <w:p w14:paraId="66A72B63" w14:textId="77777777" w:rsidR="001F646D" w:rsidRDefault="001F646D"/>
    <w:p w14:paraId="36386DD3" w14:textId="77777777" w:rsidR="00E35A20" w:rsidRDefault="00E35A20"/>
    <w:p w14:paraId="2DDA10F8" w14:textId="77777777" w:rsidR="001F646D" w:rsidRDefault="001F646D">
      <w:r>
        <w:rPr>
          <w:b/>
        </w:rPr>
        <w:t>Web</w:t>
      </w:r>
    </w:p>
    <w:p w14:paraId="21C9C15A" w14:textId="77777777" w:rsidR="001F646D" w:rsidRDefault="00F47563">
      <w:hyperlink r:id="rId7" w:history="1">
        <w:r w:rsidR="001F646D" w:rsidRPr="00EA1950">
          <w:rPr>
            <w:rStyle w:val="Hyperlink"/>
          </w:rPr>
          <w:t>http://www.oscararaiz.com.ar</w:t>
        </w:r>
      </w:hyperlink>
      <w:r w:rsidR="001F646D">
        <w:t xml:space="preserve"> (</w:t>
      </w:r>
      <w:proofErr w:type="spellStart"/>
      <w:r w:rsidR="001F646D">
        <w:t>Araiz’s</w:t>
      </w:r>
      <w:proofErr w:type="spellEnd"/>
      <w:r w:rsidR="001F646D">
        <w:t xml:space="preserve"> professional website featuring photographs, biographical material, and a list of works with musical credit.) </w:t>
      </w:r>
    </w:p>
    <w:p w14:paraId="540B6991" w14:textId="77777777" w:rsidR="001F646D" w:rsidRDefault="001F646D">
      <w:r>
        <w:t xml:space="preserve">Clip from </w:t>
      </w:r>
      <w:r>
        <w:rPr>
          <w:i/>
        </w:rPr>
        <w:t>Tango</w:t>
      </w:r>
      <w:r>
        <w:t xml:space="preserve">: </w:t>
      </w:r>
      <w:r>
        <w:rPr>
          <w:color w:val="0000FF"/>
          <w:u w:val="single" w:color="0000FF"/>
        </w:rPr>
        <w:t>http://www.youtube.com/watch</w:t>
      </w:r>
      <w:proofErr w:type="gramStart"/>
      <w:r>
        <w:rPr>
          <w:color w:val="0000FF"/>
          <w:u w:val="single" w:color="0000FF"/>
        </w:rPr>
        <w:t>?v</w:t>
      </w:r>
      <w:proofErr w:type="gramEnd"/>
      <w:r>
        <w:rPr>
          <w:color w:val="0000FF"/>
          <w:u w:val="single" w:color="0000FF"/>
        </w:rPr>
        <w:t>=Xf0wf94ASB8</w:t>
      </w:r>
    </w:p>
    <w:p w14:paraId="54DDD1A4" w14:textId="77777777" w:rsidR="001F646D" w:rsidRDefault="001F646D">
      <w:r>
        <w:t xml:space="preserve">Clip from </w:t>
      </w:r>
      <w:r>
        <w:rPr>
          <w:i/>
        </w:rPr>
        <w:t>Numen</w:t>
      </w:r>
      <w:r>
        <w:t xml:space="preserve">: </w:t>
      </w:r>
      <w:r>
        <w:rPr>
          <w:color w:val="0000FF"/>
          <w:u w:val="single" w:color="0000FF"/>
        </w:rPr>
        <w:t>http://www.youtube.com/watch</w:t>
      </w:r>
      <w:proofErr w:type="gramStart"/>
      <w:r>
        <w:rPr>
          <w:color w:val="0000FF"/>
          <w:u w:val="single" w:color="0000FF"/>
        </w:rPr>
        <w:t>?v</w:t>
      </w:r>
      <w:proofErr w:type="gramEnd"/>
      <w:r>
        <w:rPr>
          <w:color w:val="0000FF"/>
          <w:u w:val="single" w:color="0000FF"/>
        </w:rPr>
        <w:t>=e2Uzm6PgEYM</w:t>
      </w:r>
    </w:p>
    <w:p w14:paraId="5CC064FB" w14:textId="77777777" w:rsidR="001F646D" w:rsidRDefault="001F646D"/>
    <w:p w14:paraId="5BEEDA4E" w14:textId="77777777" w:rsidR="001F646D" w:rsidRDefault="001F646D">
      <w:pPr>
        <w:rPr>
          <w:ins w:id="1" w:author="Allana Lindgren" w:date="2012-10-13T16:49:00Z"/>
          <w:lang w:val="es-ES_tradnl"/>
        </w:rPr>
      </w:pPr>
    </w:p>
    <w:p w14:paraId="7539DC77" w14:textId="77777777" w:rsidR="00A97DC3" w:rsidRPr="00F63CC3" w:rsidRDefault="00A97DC3">
      <w:pPr>
        <w:rPr>
          <w:ins w:id="2" w:author="Victoria Fortuna" w:date="2012-11-15T15:19:00Z"/>
          <w:b/>
        </w:rPr>
      </w:pPr>
      <w:ins w:id="3" w:author="Allana Lindgren" w:date="2012-10-13T16:49:00Z">
        <w:r w:rsidRPr="00F63CC3">
          <w:rPr>
            <w:b/>
          </w:rPr>
          <w:t>Photographs</w:t>
        </w:r>
      </w:ins>
    </w:p>
    <w:p w14:paraId="47CBC448" w14:textId="77777777" w:rsidR="00F63CC3" w:rsidRPr="00A97DC3" w:rsidRDefault="00F63CC3">
      <w:pPr>
        <w:rPr>
          <w:ins w:id="4" w:author="Allana Lindgren" w:date="2012-10-13T16:49:00Z"/>
          <w:b/>
          <w:lang w:val="es-ES_tradnl"/>
        </w:rPr>
      </w:pPr>
    </w:p>
    <w:p w14:paraId="6F35CC27" w14:textId="77777777" w:rsidR="00F47563" w:rsidRDefault="00785DA3" w:rsidP="00F47563">
      <w:pPr>
        <w:rPr>
          <w:ins w:id="5" w:author="Victoria Fortuna" w:date="2012-11-15T15:12:00Z"/>
          <w:lang w:val="es-ES_tradnl"/>
        </w:rPr>
      </w:pPr>
      <w:ins w:id="6" w:author="Victoria Fortuna" w:date="2012-11-15T15:12:00Z">
        <w:r>
          <w:rPr>
            <w:noProof/>
            <w:lang w:eastAsia="en-US"/>
          </w:rPr>
          <w:drawing>
            <wp:inline distT="0" distB="0" distL="0" distR="0" wp14:anchorId="595532A1" wp14:editId="34842899">
              <wp:extent cx="5943600" cy="3479800"/>
              <wp:effectExtent l="0" t="0" r="0" b="0"/>
              <wp:docPr id="1" name="Picture 1" descr="Description: Arai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rai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ins>
    </w:p>
    <w:p w14:paraId="7DE5F7BD" w14:textId="77777777" w:rsidR="00F47563" w:rsidRDefault="00F47563" w:rsidP="00F47563">
      <w:pPr>
        <w:rPr>
          <w:ins w:id="7" w:author="Victoria Fortuna" w:date="2012-11-15T15:12:00Z"/>
        </w:rPr>
      </w:pPr>
      <w:ins w:id="8" w:author="Victoria Fortuna" w:date="2012-11-15T15:12:00Z">
        <w:r>
          <w:t xml:space="preserve">The newly founded San Martín Municipal Theatre Ballet, 1968 (Collection O. </w:t>
        </w:r>
        <w:proofErr w:type="spellStart"/>
        <w:r>
          <w:t>Araiz</w:t>
        </w:r>
        <w:proofErr w:type="spellEnd"/>
        <w:r>
          <w:t>)</w:t>
        </w:r>
      </w:ins>
    </w:p>
    <w:p w14:paraId="7A5E0C5C" w14:textId="77777777" w:rsidR="00F47563" w:rsidRDefault="00F47563" w:rsidP="00F47563">
      <w:pPr>
        <w:rPr>
          <w:ins w:id="9" w:author="Victoria Fortuna" w:date="2012-11-15T15:12:00Z"/>
        </w:rPr>
      </w:pPr>
      <w:ins w:id="10" w:author="Victoria Fortuna" w:date="2012-11-15T15:12:00Z">
        <w:r>
          <w:t xml:space="preserve">Contact: </w:t>
        </w:r>
        <w:r>
          <w:fldChar w:fldCharType="begin"/>
        </w:r>
        <w:r>
          <w:instrText xml:space="preserve"> HYPERLINK "mailto:oaraiz2@gmail.com" </w:instrText>
        </w:r>
      </w:ins>
      <w:ins w:id="11" w:author="Victoria Fortuna" w:date="2012-11-15T15:12:00Z">
        <w:r>
          <w:fldChar w:fldCharType="separate"/>
        </w:r>
        <w:r w:rsidRPr="00B74BAB">
          <w:rPr>
            <w:rStyle w:val="Hyperlink"/>
          </w:rPr>
          <w:t>oaraiz2@gmail.com</w:t>
        </w:r>
        <w:r>
          <w:fldChar w:fldCharType="end"/>
        </w:r>
      </w:ins>
    </w:p>
    <w:p w14:paraId="050D2B9F" w14:textId="77777777" w:rsidR="00F47563" w:rsidRDefault="00F47563" w:rsidP="00F47563">
      <w:pPr>
        <w:rPr>
          <w:ins w:id="12" w:author="Victoria Fortuna" w:date="2012-11-15T15:12:00Z"/>
        </w:rPr>
      </w:pPr>
    </w:p>
    <w:p w14:paraId="654F3286" w14:textId="77777777" w:rsidR="00F47563" w:rsidRDefault="00785DA3" w:rsidP="00F47563">
      <w:pPr>
        <w:rPr>
          <w:ins w:id="13" w:author="Victoria Fortuna" w:date="2012-11-15T15:12:00Z"/>
        </w:rPr>
      </w:pPr>
      <w:ins w:id="14" w:author="Victoria Fortuna" w:date="2012-11-15T15:12:00Z">
        <w:r>
          <w:rPr>
            <w:noProof/>
            <w:lang w:eastAsia="en-US"/>
          </w:rPr>
          <w:drawing>
            <wp:inline distT="0" distB="0" distL="0" distR="0" wp14:anchorId="4D1654D1" wp14:editId="6CC0AA98">
              <wp:extent cx="4572000" cy="2963545"/>
              <wp:effectExtent l="0" t="0" r="0" b="8255"/>
              <wp:docPr id="2" name="Picture 2" descr="Description: Arai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raiz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963545"/>
                      </a:xfrm>
                      <a:prstGeom prst="rect">
                        <a:avLst/>
                      </a:prstGeom>
                      <a:noFill/>
                      <a:ln>
                        <a:noFill/>
                      </a:ln>
                    </pic:spPr>
                  </pic:pic>
                </a:graphicData>
              </a:graphic>
            </wp:inline>
          </w:drawing>
        </w:r>
      </w:ins>
    </w:p>
    <w:p w14:paraId="2A522EA0" w14:textId="77777777" w:rsidR="00F47563" w:rsidRDefault="00F47563" w:rsidP="00F47563">
      <w:pPr>
        <w:rPr>
          <w:ins w:id="15" w:author="Victoria Fortuna" w:date="2012-11-15T15:12:00Z"/>
        </w:rPr>
      </w:pPr>
      <w:ins w:id="16" w:author="Victoria Fortuna" w:date="2012-11-15T15:12:00Z">
        <w:r>
          <w:rPr>
            <w:i/>
          </w:rPr>
          <w:t>Crash</w:t>
        </w:r>
        <w:r>
          <w:t xml:space="preserve">, Institute Di </w:t>
        </w:r>
        <w:proofErr w:type="spellStart"/>
        <w:r>
          <w:t>Tella</w:t>
        </w:r>
        <w:proofErr w:type="spellEnd"/>
        <w:r>
          <w:t xml:space="preserve">, 1967 (Collection O. </w:t>
        </w:r>
        <w:proofErr w:type="spellStart"/>
        <w:r>
          <w:t>Araiz</w:t>
        </w:r>
        <w:proofErr w:type="spellEnd"/>
        <w:r>
          <w:t>)</w:t>
        </w:r>
      </w:ins>
    </w:p>
    <w:p w14:paraId="2DD371D7" w14:textId="77777777" w:rsidR="00F47563" w:rsidRDefault="00F47563" w:rsidP="00F47563">
      <w:pPr>
        <w:rPr>
          <w:ins w:id="17" w:author="Victoria Fortuna" w:date="2012-11-15T15:12:00Z"/>
        </w:rPr>
      </w:pPr>
      <w:ins w:id="18"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23C3040C" w14:textId="77777777" w:rsidR="00F47563" w:rsidRDefault="00F47563" w:rsidP="00F47563">
      <w:pPr>
        <w:rPr>
          <w:ins w:id="19" w:author="Victoria Fortuna" w:date="2012-11-15T15:12:00Z"/>
          <w:lang w:val="es-ES_tradnl"/>
        </w:rPr>
      </w:pPr>
    </w:p>
    <w:p w14:paraId="0B7F0A04" w14:textId="77777777" w:rsidR="00F47563" w:rsidRPr="00D545BF" w:rsidRDefault="00785DA3" w:rsidP="00F47563">
      <w:pPr>
        <w:rPr>
          <w:ins w:id="20" w:author="Victoria Fortuna" w:date="2012-11-15T15:12:00Z"/>
          <w:lang w:val="es-ES_tradnl"/>
        </w:rPr>
      </w:pPr>
      <w:ins w:id="21" w:author="Victoria Fortuna" w:date="2012-11-15T15:12:00Z">
        <w:r>
          <w:rPr>
            <w:noProof/>
            <w:lang w:eastAsia="en-US"/>
          </w:rPr>
          <w:drawing>
            <wp:inline distT="0" distB="0" distL="0" distR="0" wp14:anchorId="365D6CCD" wp14:editId="3923B762">
              <wp:extent cx="4800600" cy="3132455"/>
              <wp:effectExtent l="0" t="0" r="0" b="0"/>
              <wp:docPr id="3" name="Picture 3" descr="Description: Arai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raiz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3132455"/>
                      </a:xfrm>
                      <a:prstGeom prst="rect">
                        <a:avLst/>
                      </a:prstGeom>
                      <a:noFill/>
                      <a:ln>
                        <a:noFill/>
                      </a:ln>
                    </pic:spPr>
                  </pic:pic>
                </a:graphicData>
              </a:graphic>
            </wp:inline>
          </w:drawing>
        </w:r>
      </w:ins>
    </w:p>
    <w:p w14:paraId="23B00423" w14:textId="77777777" w:rsidR="00F47563" w:rsidRDefault="00F47563" w:rsidP="00F47563">
      <w:pPr>
        <w:rPr>
          <w:ins w:id="22" w:author="Victoria Fortuna" w:date="2012-11-15T15:12:00Z"/>
        </w:rPr>
      </w:pPr>
      <w:proofErr w:type="spellStart"/>
      <w:ins w:id="23" w:author="Victoria Fortuna" w:date="2012-11-15T15:12:00Z">
        <w:r>
          <w:rPr>
            <w:i/>
          </w:rPr>
          <w:t>Consagración</w:t>
        </w:r>
        <w:proofErr w:type="spellEnd"/>
        <w:r>
          <w:rPr>
            <w:i/>
          </w:rPr>
          <w:t xml:space="preserve"> de la primavera</w:t>
        </w:r>
        <w:r>
          <w:t xml:space="preserve">, San Martín Municipal Theatre, 1966 (Performer E. Maris, Photographer C. </w:t>
        </w:r>
        <w:proofErr w:type="spellStart"/>
        <w:r>
          <w:t>Bourquin</w:t>
        </w:r>
        <w:proofErr w:type="spellEnd"/>
        <w:r>
          <w:t xml:space="preserve">, Collection O. </w:t>
        </w:r>
        <w:proofErr w:type="spellStart"/>
        <w:r>
          <w:t>Araiz</w:t>
        </w:r>
        <w:proofErr w:type="spellEnd"/>
        <w:r>
          <w:t>)</w:t>
        </w:r>
      </w:ins>
    </w:p>
    <w:p w14:paraId="329B6D89" w14:textId="77777777" w:rsidR="00F47563" w:rsidRDefault="00F47563" w:rsidP="00F47563">
      <w:pPr>
        <w:rPr>
          <w:ins w:id="24" w:author="Victoria Fortuna" w:date="2012-11-15T15:12:00Z"/>
        </w:rPr>
      </w:pPr>
      <w:ins w:id="25"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0FC5EACD" w14:textId="77777777" w:rsidR="00F47563" w:rsidRDefault="00F47563" w:rsidP="00F47563">
      <w:pPr>
        <w:rPr>
          <w:ins w:id="26" w:author="Victoria Fortuna" w:date="2012-11-15T15:12:00Z"/>
          <w:lang w:val="es-ES_tradnl"/>
        </w:rPr>
      </w:pPr>
    </w:p>
    <w:p w14:paraId="36CD7FA2" w14:textId="77777777" w:rsidR="00F47563" w:rsidRDefault="00785DA3" w:rsidP="00F47563">
      <w:pPr>
        <w:rPr>
          <w:ins w:id="27" w:author="Victoria Fortuna" w:date="2012-11-15T15:12:00Z"/>
          <w:lang w:val="es-ES_tradnl"/>
        </w:rPr>
      </w:pPr>
      <w:ins w:id="28" w:author="Victoria Fortuna" w:date="2012-11-15T15:12:00Z">
        <w:r>
          <w:rPr>
            <w:noProof/>
            <w:lang w:eastAsia="en-US"/>
          </w:rPr>
          <w:drawing>
            <wp:inline distT="0" distB="0" distL="0" distR="0" wp14:anchorId="2A3F0C4F" wp14:editId="4FC80725">
              <wp:extent cx="4343400" cy="3234055"/>
              <wp:effectExtent l="0" t="0" r="0" b="0"/>
              <wp:docPr id="4" name="Picture 4" descr="Description: Arai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raiz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234055"/>
                      </a:xfrm>
                      <a:prstGeom prst="rect">
                        <a:avLst/>
                      </a:prstGeom>
                      <a:noFill/>
                      <a:ln>
                        <a:noFill/>
                      </a:ln>
                    </pic:spPr>
                  </pic:pic>
                </a:graphicData>
              </a:graphic>
            </wp:inline>
          </w:drawing>
        </w:r>
      </w:ins>
    </w:p>
    <w:p w14:paraId="04A6366F" w14:textId="77777777" w:rsidR="00F47563" w:rsidRDefault="00F47563" w:rsidP="00F47563">
      <w:pPr>
        <w:rPr>
          <w:ins w:id="29" w:author="Victoria Fortuna" w:date="2012-11-15T15:12:00Z"/>
        </w:rPr>
      </w:pPr>
      <w:ins w:id="30" w:author="Victoria Fortuna" w:date="2012-11-15T15:12:00Z">
        <w:r>
          <w:rPr>
            <w:i/>
          </w:rPr>
          <w:t xml:space="preserve">Romeo y </w:t>
        </w:r>
        <w:proofErr w:type="spellStart"/>
        <w:r>
          <w:rPr>
            <w:i/>
          </w:rPr>
          <w:t>Julieta</w:t>
        </w:r>
        <w:proofErr w:type="spellEnd"/>
        <w:r>
          <w:t xml:space="preserve">, San Martín Municipal Theatre, 1971 (Performers F. Romero and D. </w:t>
        </w:r>
        <w:proofErr w:type="spellStart"/>
        <w:r>
          <w:t>Petroni</w:t>
        </w:r>
        <w:proofErr w:type="spellEnd"/>
        <w:r>
          <w:t xml:space="preserve">, Collection O. </w:t>
        </w:r>
        <w:proofErr w:type="spellStart"/>
        <w:r>
          <w:t>Araiz</w:t>
        </w:r>
        <w:proofErr w:type="spellEnd"/>
        <w:r>
          <w:t>)</w:t>
        </w:r>
      </w:ins>
    </w:p>
    <w:p w14:paraId="7782E5DC" w14:textId="77777777" w:rsidR="00F47563" w:rsidRDefault="00F47563" w:rsidP="00F47563">
      <w:pPr>
        <w:rPr>
          <w:ins w:id="31" w:author="Victoria Fortuna" w:date="2012-11-15T15:12:00Z"/>
        </w:rPr>
      </w:pPr>
      <w:ins w:id="32"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73B92932" w14:textId="77777777" w:rsidR="00F47563" w:rsidRDefault="00F47563" w:rsidP="00F47563">
      <w:pPr>
        <w:rPr>
          <w:ins w:id="33" w:author="Victoria Fortuna" w:date="2012-11-15T15:12:00Z"/>
        </w:rPr>
      </w:pPr>
    </w:p>
    <w:p w14:paraId="216E622B" w14:textId="77777777" w:rsidR="00F47563" w:rsidRDefault="00785DA3" w:rsidP="00F47563">
      <w:pPr>
        <w:rPr>
          <w:ins w:id="34" w:author="Victoria Fortuna" w:date="2012-11-15T15:12:00Z"/>
        </w:rPr>
      </w:pPr>
      <w:ins w:id="35" w:author="Victoria Fortuna" w:date="2012-11-15T15:12:00Z">
        <w:r>
          <w:rPr>
            <w:noProof/>
            <w:lang w:eastAsia="en-US"/>
          </w:rPr>
          <w:drawing>
            <wp:inline distT="0" distB="0" distL="0" distR="0" wp14:anchorId="47C6E51E" wp14:editId="34507F19">
              <wp:extent cx="4224655" cy="3530600"/>
              <wp:effectExtent l="0" t="0" r="0" b="0"/>
              <wp:docPr id="5" name="Picture 5" descr="Description: Arai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aiz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655" cy="3530600"/>
                      </a:xfrm>
                      <a:prstGeom prst="rect">
                        <a:avLst/>
                      </a:prstGeom>
                      <a:noFill/>
                      <a:ln>
                        <a:noFill/>
                      </a:ln>
                    </pic:spPr>
                  </pic:pic>
                </a:graphicData>
              </a:graphic>
            </wp:inline>
          </w:drawing>
        </w:r>
      </w:ins>
    </w:p>
    <w:p w14:paraId="22B8E0F7" w14:textId="77777777" w:rsidR="00F47563" w:rsidRDefault="00F47563" w:rsidP="00F47563">
      <w:pPr>
        <w:rPr>
          <w:ins w:id="36" w:author="Victoria Fortuna" w:date="2012-11-15T15:12:00Z"/>
        </w:rPr>
      </w:pPr>
      <w:proofErr w:type="spellStart"/>
      <w:ins w:id="37" w:author="Victoria Fortuna" w:date="2012-11-15T15:12:00Z">
        <w:r>
          <w:rPr>
            <w:i/>
          </w:rPr>
          <w:t>Adagietto</w:t>
        </w:r>
        <w:proofErr w:type="spellEnd"/>
        <w:r>
          <w:t xml:space="preserve">, 1971 (Performers I. Michaud and C. </w:t>
        </w:r>
        <w:proofErr w:type="spellStart"/>
        <w:r>
          <w:t>Andriew</w:t>
        </w:r>
        <w:proofErr w:type="spellEnd"/>
        <w:r>
          <w:t xml:space="preserve">, Photographer </w:t>
        </w:r>
        <w:proofErr w:type="spellStart"/>
        <w:r>
          <w:t>Buffat</w:t>
        </w:r>
        <w:proofErr w:type="spellEnd"/>
        <w:r>
          <w:t xml:space="preserve">, Collection O. </w:t>
        </w:r>
        <w:proofErr w:type="spellStart"/>
        <w:r>
          <w:t>Araiz</w:t>
        </w:r>
        <w:proofErr w:type="spellEnd"/>
        <w:r>
          <w:t>)</w:t>
        </w:r>
      </w:ins>
    </w:p>
    <w:p w14:paraId="299B394D" w14:textId="77777777" w:rsidR="00F47563" w:rsidRDefault="00F47563" w:rsidP="00F47563">
      <w:pPr>
        <w:rPr>
          <w:ins w:id="38" w:author="Victoria Fortuna" w:date="2012-11-15T15:12:00Z"/>
        </w:rPr>
      </w:pPr>
      <w:ins w:id="39"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42F20315" w14:textId="77777777" w:rsidR="00F47563" w:rsidRDefault="00F47563" w:rsidP="00F47563">
      <w:pPr>
        <w:rPr>
          <w:ins w:id="40" w:author="Victoria Fortuna" w:date="2012-11-15T15:12:00Z"/>
        </w:rPr>
      </w:pPr>
    </w:p>
    <w:p w14:paraId="596D1ABD" w14:textId="77777777" w:rsidR="00F47563" w:rsidRPr="00651E5F" w:rsidRDefault="00785DA3" w:rsidP="00F47563">
      <w:pPr>
        <w:rPr>
          <w:ins w:id="41" w:author="Victoria Fortuna" w:date="2012-11-15T15:12:00Z"/>
          <w:lang w:val="es-ES_tradnl"/>
        </w:rPr>
      </w:pPr>
      <w:ins w:id="42" w:author="Victoria Fortuna" w:date="2012-11-15T15:12:00Z">
        <w:r>
          <w:rPr>
            <w:noProof/>
            <w:lang w:eastAsia="en-US"/>
          </w:rPr>
          <w:drawing>
            <wp:inline distT="0" distB="0" distL="0" distR="0" wp14:anchorId="0F28BBB3" wp14:editId="28B57ECC">
              <wp:extent cx="4343400" cy="2912745"/>
              <wp:effectExtent l="0" t="0" r="0" b="8255"/>
              <wp:docPr id="6" name="Picture 6" descr="Description: Arai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raiz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912745"/>
                      </a:xfrm>
                      <a:prstGeom prst="rect">
                        <a:avLst/>
                      </a:prstGeom>
                      <a:noFill/>
                      <a:ln>
                        <a:noFill/>
                      </a:ln>
                    </pic:spPr>
                  </pic:pic>
                </a:graphicData>
              </a:graphic>
            </wp:inline>
          </w:drawing>
        </w:r>
      </w:ins>
    </w:p>
    <w:p w14:paraId="49A7A3E5" w14:textId="77777777" w:rsidR="00F47563" w:rsidRDefault="00F47563" w:rsidP="00F47563">
      <w:pPr>
        <w:rPr>
          <w:ins w:id="43" w:author="Victoria Fortuna" w:date="2012-11-15T15:12:00Z"/>
        </w:rPr>
      </w:pPr>
      <w:proofErr w:type="spellStart"/>
      <w:ins w:id="44" w:author="Victoria Fortuna" w:date="2012-11-15T15:12:00Z">
        <w:r>
          <w:rPr>
            <w:i/>
          </w:rPr>
          <w:t>Stelle</w:t>
        </w:r>
        <w:proofErr w:type="spellEnd"/>
        <w:r>
          <w:t xml:space="preserve">, 1989 (Collection O. </w:t>
        </w:r>
        <w:proofErr w:type="spellStart"/>
        <w:r>
          <w:t>Araiz</w:t>
        </w:r>
        <w:proofErr w:type="spellEnd"/>
        <w:r>
          <w:t>)</w:t>
        </w:r>
      </w:ins>
    </w:p>
    <w:p w14:paraId="3F475CDC" w14:textId="77777777" w:rsidR="00F47563" w:rsidRDefault="00F47563" w:rsidP="00F47563">
      <w:pPr>
        <w:rPr>
          <w:ins w:id="45" w:author="Victoria Fortuna" w:date="2012-11-15T15:12:00Z"/>
        </w:rPr>
      </w:pPr>
      <w:ins w:id="46"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2FC24781" w14:textId="77777777" w:rsidR="00F47563" w:rsidRDefault="00F47563" w:rsidP="00F47563">
      <w:pPr>
        <w:rPr>
          <w:ins w:id="47" w:author="Victoria Fortuna" w:date="2012-11-15T15:12:00Z"/>
        </w:rPr>
      </w:pPr>
    </w:p>
    <w:p w14:paraId="4B3DE2B3" w14:textId="77777777" w:rsidR="00F47563" w:rsidRDefault="00F47563" w:rsidP="00F47563">
      <w:pPr>
        <w:rPr>
          <w:ins w:id="48" w:author="Victoria Fortuna" w:date="2012-11-15T15:12:00Z"/>
        </w:rPr>
      </w:pPr>
    </w:p>
    <w:p w14:paraId="202EC7C5" w14:textId="77777777" w:rsidR="00F47563" w:rsidRDefault="00F47563" w:rsidP="00F47563">
      <w:pPr>
        <w:rPr>
          <w:ins w:id="49" w:author="Victoria Fortuna" w:date="2012-11-15T15:12:00Z"/>
        </w:rPr>
      </w:pPr>
    </w:p>
    <w:p w14:paraId="3DB282C5" w14:textId="77777777" w:rsidR="00F47563" w:rsidRDefault="00F47563" w:rsidP="00F47563">
      <w:pPr>
        <w:rPr>
          <w:ins w:id="50" w:author="Victoria Fortuna" w:date="2012-11-15T15:12:00Z"/>
        </w:rPr>
      </w:pPr>
    </w:p>
    <w:p w14:paraId="044F8DDF" w14:textId="77777777" w:rsidR="00F47563" w:rsidRDefault="00785DA3" w:rsidP="00F47563">
      <w:pPr>
        <w:rPr>
          <w:ins w:id="51" w:author="Victoria Fortuna" w:date="2012-11-15T15:12:00Z"/>
        </w:rPr>
      </w:pPr>
      <w:ins w:id="52" w:author="Victoria Fortuna" w:date="2012-11-15T15:12:00Z">
        <w:r>
          <w:rPr>
            <w:noProof/>
            <w:lang w:eastAsia="en-US"/>
          </w:rPr>
          <w:drawing>
            <wp:inline distT="0" distB="0" distL="0" distR="0" wp14:anchorId="55CE177F" wp14:editId="5E68569A">
              <wp:extent cx="1972945" cy="2971800"/>
              <wp:effectExtent l="0" t="0" r="8255" b="0"/>
              <wp:docPr id="7" name="Picture 7" descr="Description: Arai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Araiz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2945" cy="2971800"/>
                      </a:xfrm>
                      <a:prstGeom prst="rect">
                        <a:avLst/>
                      </a:prstGeom>
                      <a:noFill/>
                      <a:ln>
                        <a:noFill/>
                      </a:ln>
                    </pic:spPr>
                  </pic:pic>
                </a:graphicData>
              </a:graphic>
            </wp:inline>
          </w:drawing>
        </w:r>
      </w:ins>
    </w:p>
    <w:p w14:paraId="7B02505E" w14:textId="77777777" w:rsidR="00F47563" w:rsidRDefault="00F47563" w:rsidP="00F47563">
      <w:pPr>
        <w:rPr>
          <w:ins w:id="53" w:author="Victoria Fortuna" w:date="2012-11-15T15:12:00Z"/>
        </w:rPr>
      </w:pPr>
      <w:proofErr w:type="spellStart"/>
      <w:ins w:id="54" w:author="Victoria Fortuna" w:date="2012-11-15T15:12:00Z">
        <w:r>
          <w:rPr>
            <w:i/>
          </w:rPr>
          <w:t>Consagración</w:t>
        </w:r>
        <w:proofErr w:type="spellEnd"/>
        <w:r>
          <w:rPr>
            <w:i/>
          </w:rPr>
          <w:t xml:space="preserve"> de la primavera</w:t>
        </w:r>
        <w:r>
          <w:t xml:space="preserve">, Colon Theatre, 2000 (Collection O. </w:t>
        </w:r>
        <w:proofErr w:type="spellStart"/>
        <w:r>
          <w:t>Araiz</w:t>
        </w:r>
        <w:proofErr w:type="spellEnd"/>
        <w:r>
          <w:t>)</w:t>
        </w:r>
      </w:ins>
    </w:p>
    <w:p w14:paraId="22D2145F" w14:textId="77777777" w:rsidR="00F47563" w:rsidRDefault="00F47563" w:rsidP="00F47563">
      <w:pPr>
        <w:rPr>
          <w:ins w:id="55" w:author="Victoria Fortuna" w:date="2012-11-15T15:12:00Z"/>
        </w:rPr>
      </w:pPr>
      <w:ins w:id="56"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70643B7A" w14:textId="77777777" w:rsidR="00F47563" w:rsidRDefault="00F47563" w:rsidP="00F47563">
      <w:pPr>
        <w:rPr>
          <w:ins w:id="57" w:author="Victoria Fortuna" w:date="2012-11-15T15:12:00Z"/>
        </w:rPr>
      </w:pPr>
    </w:p>
    <w:p w14:paraId="504AB5A6" w14:textId="77777777" w:rsidR="00F47563" w:rsidRDefault="00785DA3" w:rsidP="00F47563">
      <w:pPr>
        <w:rPr>
          <w:ins w:id="58" w:author="Victoria Fortuna" w:date="2012-11-15T15:12:00Z"/>
        </w:rPr>
      </w:pPr>
      <w:ins w:id="59" w:author="Victoria Fortuna" w:date="2012-11-15T15:12:00Z">
        <w:r>
          <w:rPr>
            <w:noProof/>
            <w:lang w:eastAsia="en-US"/>
          </w:rPr>
          <w:drawing>
            <wp:inline distT="0" distB="0" distL="0" distR="0" wp14:anchorId="63CF2843" wp14:editId="1D4875C6">
              <wp:extent cx="3987800" cy="4885055"/>
              <wp:effectExtent l="0" t="0" r="0" b="0"/>
              <wp:docPr id="8" name="Picture 8" descr="Description: Arai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raiz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4885055"/>
                      </a:xfrm>
                      <a:prstGeom prst="rect">
                        <a:avLst/>
                      </a:prstGeom>
                      <a:noFill/>
                      <a:ln>
                        <a:noFill/>
                      </a:ln>
                    </pic:spPr>
                  </pic:pic>
                </a:graphicData>
              </a:graphic>
            </wp:inline>
          </w:drawing>
        </w:r>
      </w:ins>
    </w:p>
    <w:p w14:paraId="5D2784BC" w14:textId="77777777" w:rsidR="00F47563" w:rsidRDefault="00F47563" w:rsidP="00F47563">
      <w:pPr>
        <w:rPr>
          <w:ins w:id="60" w:author="Victoria Fortuna" w:date="2012-11-15T15:12:00Z"/>
        </w:rPr>
      </w:pPr>
      <w:ins w:id="61" w:author="Victoria Fortuna" w:date="2012-11-15T15:12:00Z">
        <w:r>
          <w:rPr>
            <w:i/>
          </w:rPr>
          <w:t>Numen</w:t>
        </w:r>
        <w:r>
          <w:t xml:space="preserve">, 1991 (Performer Ana </w:t>
        </w:r>
        <w:proofErr w:type="spellStart"/>
        <w:r>
          <w:t>Cognini</w:t>
        </w:r>
        <w:proofErr w:type="spellEnd"/>
        <w:r>
          <w:t xml:space="preserve">, Collection O. </w:t>
        </w:r>
        <w:proofErr w:type="spellStart"/>
        <w:r>
          <w:t>Araiz</w:t>
        </w:r>
        <w:proofErr w:type="spellEnd"/>
        <w:r>
          <w:t>)</w:t>
        </w:r>
      </w:ins>
    </w:p>
    <w:p w14:paraId="501BFB8F" w14:textId="77777777" w:rsidR="00A97DC3" w:rsidRPr="00F47563" w:rsidRDefault="00F47563">
      <w:pPr>
        <w:rPr>
          <w:ins w:id="62" w:author="Allana Lindgren" w:date="2012-10-13T16:53:00Z"/>
        </w:rPr>
      </w:pPr>
      <w:ins w:id="63" w:author="Victoria Fortuna" w:date="2012-11-15T15:12:00Z">
        <w:r>
          <w:t xml:space="preserve">Contact: </w:t>
        </w:r>
        <w:r>
          <w:fldChar w:fldCharType="begin"/>
        </w:r>
        <w:r>
          <w:instrText xml:space="preserve"> HYPERLINK "mailto:oaraiz2@gmail.com" </w:instrText>
        </w:r>
        <w:r>
          <w:fldChar w:fldCharType="separate"/>
        </w:r>
        <w:r w:rsidRPr="00B74BAB">
          <w:rPr>
            <w:rStyle w:val="Hyperlink"/>
          </w:rPr>
          <w:t>oaraiz2@gmail.com</w:t>
        </w:r>
        <w:r>
          <w:fldChar w:fldCharType="end"/>
        </w:r>
      </w:ins>
    </w:p>
    <w:p w14:paraId="5C8E7FEE" w14:textId="77777777" w:rsidR="00464865" w:rsidRPr="00651E5F" w:rsidRDefault="00464865">
      <w:pPr>
        <w:rPr>
          <w:lang w:val="es-ES_tradnl"/>
        </w:rPr>
      </w:pPr>
    </w:p>
    <w:p w14:paraId="61CEA546" w14:textId="77777777" w:rsidR="001F646D" w:rsidRDefault="001F646D"/>
    <w:p w14:paraId="4FA76A23" w14:textId="77777777" w:rsidR="001F646D" w:rsidRDefault="001F646D"/>
    <w:p w14:paraId="649F9648" w14:textId="77777777" w:rsidR="001F646D" w:rsidRDefault="001F646D"/>
    <w:sectPr w:rsidR="001F646D" w:rsidSect="001F646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D5CB6" w14:textId="77777777" w:rsidR="00E60736" w:rsidRDefault="00E60736" w:rsidP="001F646D">
      <w:r>
        <w:separator/>
      </w:r>
    </w:p>
  </w:endnote>
  <w:endnote w:type="continuationSeparator" w:id="0">
    <w:p w14:paraId="18BA8620" w14:textId="77777777" w:rsidR="00E60736" w:rsidRDefault="00E60736" w:rsidP="001F6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166500" w14:textId="77777777" w:rsidR="00E60736" w:rsidRDefault="00E60736" w:rsidP="001F646D">
      <w:r>
        <w:separator/>
      </w:r>
    </w:p>
  </w:footnote>
  <w:footnote w:type="continuationSeparator" w:id="0">
    <w:p w14:paraId="6929B15A" w14:textId="77777777" w:rsidR="00E60736" w:rsidRDefault="00E60736" w:rsidP="001F64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oNotHyphenateCap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023"/>
    <w:rsid w:val="0009645B"/>
    <w:rsid w:val="000C0D14"/>
    <w:rsid w:val="001A0910"/>
    <w:rsid w:val="001D0BD5"/>
    <w:rsid w:val="001F646D"/>
    <w:rsid w:val="002D3ED9"/>
    <w:rsid w:val="00322F10"/>
    <w:rsid w:val="00331972"/>
    <w:rsid w:val="00443384"/>
    <w:rsid w:val="00464865"/>
    <w:rsid w:val="005757A8"/>
    <w:rsid w:val="005B5023"/>
    <w:rsid w:val="005E3706"/>
    <w:rsid w:val="006922EE"/>
    <w:rsid w:val="00734733"/>
    <w:rsid w:val="007368B3"/>
    <w:rsid w:val="00785DA3"/>
    <w:rsid w:val="007B0872"/>
    <w:rsid w:val="009B4106"/>
    <w:rsid w:val="00A80839"/>
    <w:rsid w:val="00A97DC3"/>
    <w:rsid w:val="00AE11A5"/>
    <w:rsid w:val="00B35617"/>
    <w:rsid w:val="00CD255C"/>
    <w:rsid w:val="00D43337"/>
    <w:rsid w:val="00DE66AB"/>
    <w:rsid w:val="00E14EFD"/>
    <w:rsid w:val="00E35A20"/>
    <w:rsid w:val="00E42D6D"/>
    <w:rsid w:val="00E60736"/>
    <w:rsid w:val="00F47563"/>
    <w:rsid w:val="00F63B86"/>
    <w:rsid w:val="00F63CC3"/>
    <w:rsid w:val="00F805E1"/>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1C28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23D"/>
    <w:rPr>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A82FC0"/>
    <w:rPr>
      <w:rFonts w:ascii="Lucida Grande" w:hAnsi="Lucida Grande"/>
      <w:sz w:val="18"/>
      <w:szCs w:val="18"/>
    </w:rPr>
  </w:style>
  <w:style w:type="character" w:customStyle="1" w:styleId="BalloonTextChar">
    <w:name w:val="Balloon Text Char"/>
    <w:link w:val="BalloonText"/>
    <w:uiPriority w:val="99"/>
    <w:semiHidden/>
    <w:rsid w:val="00B75E76"/>
    <w:rPr>
      <w:rFonts w:ascii="Lucida Grande" w:hAnsi="Lucida Grande"/>
      <w:sz w:val="18"/>
      <w:szCs w:val="18"/>
    </w:rPr>
  </w:style>
  <w:style w:type="character" w:styleId="Hyperlink">
    <w:name w:val="Hyperlink"/>
    <w:uiPriority w:val="99"/>
    <w:unhideWhenUsed/>
    <w:rsid w:val="00EA1950"/>
    <w:rPr>
      <w:color w:val="0000FF"/>
      <w:u w:val="single"/>
    </w:rPr>
  </w:style>
  <w:style w:type="character" w:styleId="CommentReference">
    <w:name w:val="annotation reference"/>
    <w:uiPriority w:val="99"/>
    <w:semiHidden/>
    <w:unhideWhenUsed/>
    <w:rsid w:val="008920A7"/>
    <w:rPr>
      <w:sz w:val="18"/>
      <w:szCs w:val="18"/>
    </w:rPr>
  </w:style>
  <w:style w:type="paragraph" w:styleId="CommentText">
    <w:name w:val="annotation text"/>
    <w:basedOn w:val="Normal"/>
    <w:link w:val="CommentTextChar"/>
    <w:uiPriority w:val="99"/>
    <w:semiHidden/>
    <w:unhideWhenUsed/>
    <w:rsid w:val="008920A7"/>
  </w:style>
  <w:style w:type="character" w:customStyle="1" w:styleId="CommentTextChar">
    <w:name w:val="Comment Text Char"/>
    <w:link w:val="CommentText"/>
    <w:uiPriority w:val="99"/>
    <w:semiHidden/>
    <w:rsid w:val="008920A7"/>
    <w:rPr>
      <w:sz w:val="24"/>
      <w:szCs w:val="24"/>
      <w:lang w:eastAsia="ja-JP"/>
    </w:rPr>
  </w:style>
  <w:style w:type="paragraph" w:styleId="CommentSubject">
    <w:name w:val="annotation subject"/>
    <w:basedOn w:val="CommentText"/>
    <w:next w:val="CommentText"/>
    <w:link w:val="CommentSubjectChar"/>
    <w:uiPriority w:val="99"/>
    <w:semiHidden/>
    <w:unhideWhenUsed/>
    <w:rsid w:val="008920A7"/>
    <w:rPr>
      <w:b/>
      <w:bCs/>
    </w:rPr>
  </w:style>
  <w:style w:type="character" w:customStyle="1" w:styleId="CommentSubjectChar">
    <w:name w:val="Comment Subject Char"/>
    <w:link w:val="CommentSubject"/>
    <w:uiPriority w:val="99"/>
    <w:semiHidden/>
    <w:rsid w:val="008920A7"/>
    <w:rPr>
      <w:b/>
      <w:bCs/>
      <w:sz w:val="24"/>
      <w:szCs w:val="24"/>
      <w:lang w:eastAsia="ja-JP"/>
    </w:rPr>
  </w:style>
  <w:style w:type="paragraph" w:styleId="FootnoteText">
    <w:name w:val="footnote text"/>
    <w:basedOn w:val="Normal"/>
    <w:link w:val="FootnoteTextChar"/>
    <w:uiPriority w:val="99"/>
    <w:unhideWhenUsed/>
    <w:rsid w:val="00820498"/>
  </w:style>
  <w:style w:type="character" w:customStyle="1" w:styleId="FootnoteTextChar">
    <w:name w:val="Footnote Text Char"/>
    <w:link w:val="FootnoteText"/>
    <w:uiPriority w:val="99"/>
    <w:rsid w:val="00820498"/>
    <w:rPr>
      <w:sz w:val="24"/>
      <w:szCs w:val="24"/>
      <w:lang w:eastAsia="ja-JP"/>
    </w:rPr>
  </w:style>
  <w:style w:type="character" w:styleId="FootnoteReference">
    <w:name w:val="footnote reference"/>
    <w:uiPriority w:val="99"/>
    <w:unhideWhenUsed/>
    <w:rsid w:val="00820498"/>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23D"/>
    <w:rPr>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A82FC0"/>
    <w:rPr>
      <w:rFonts w:ascii="Lucida Grande" w:hAnsi="Lucida Grande"/>
      <w:sz w:val="18"/>
      <w:szCs w:val="18"/>
    </w:rPr>
  </w:style>
  <w:style w:type="character" w:customStyle="1" w:styleId="BalloonTextChar">
    <w:name w:val="Balloon Text Char"/>
    <w:link w:val="BalloonText"/>
    <w:uiPriority w:val="99"/>
    <w:semiHidden/>
    <w:rsid w:val="00B75E76"/>
    <w:rPr>
      <w:rFonts w:ascii="Lucida Grande" w:hAnsi="Lucida Grande"/>
      <w:sz w:val="18"/>
      <w:szCs w:val="18"/>
    </w:rPr>
  </w:style>
  <w:style w:type="character" w:styleId="Hyperlink">
    <w:name w:val="Hyperlink"/>
    <w:uiPriority w:val="99"/>
    <w:unhideWhenUsed/>
    <w:rsid w:val="00EA1950"/>
    <w:rPr>
      <w:color w:val="0000FF"/>
      <w:u w:val="single"/>
    </w:rPr>
  </w:style>
  <w:style w:type="character" w:styleId="CommentReference">
    <w:name w:val="annotation reference"/>
    <w:uiPriority w:val="99"/>
    <w:semiHidden/>
    <w:unhideWhenUsed/>
    <w:rsid w:val="008920A7"/>
    <w:rPr>
      <w:sz w:val="18"/>
      <w:szCs w:val="18"/>
    </w:rPr>
  </w:style>
  <w:style w:type="paragraph" w:styleId="CommentText">
    <w:name w:val="annotation text"/>
    <w:basedOn w:val="Normal"/>
    <w:link w:val="CommentTextChar"/>
    <w:uiPriority w:val="99"/>
    <w:semiHidden/>
    <w:unhideWhenUsed/>
    <w:rsid w:val="008920A7"/>
  </w:style>
  <w:style w:type="character" w:customStyle="1" w:styleId="CommentTextChar">
    <w:name w:val="Comment Text Char"/>
    <w:link w:val="CommentText"/>
    <w:uiPriority w:val="99"/>
    <w:semiHidden/>
    <w:rsid w:val="008920A7"/>
    <w:rPr>
      <w:sz w:val="24"/>
      <w:szCs w:val="24"/>
      <w:lang w:eastAsia="ja-JP"/>
    </w:rPr>
  </w:style>
  <w:style w:type="paragraph" w:styleId="CommentSubject">
    <w:name w:val="annotation subject"/>
    <w:basedOn w:val="CommentText"/>
    <w:next w:val="CommentText"/>
    <w:link w:val="CommentSubjectChar"/>
    <w:uiPriority w:val="99"/>
    <w:semiHidden/>
    <w:unhideWhenUsed/>
    <w:rsid w:val="008920A7"/>
    <w:rPr>
      <w:b/>
      <w:bCs/>
    </w:rPr>
  </w:style>
  <w:style w:type="character" w:customStyle="1" w:styleId="CommentSubjectChar">
    <w:name w:val="Comment Subject Char"/>
    <w:link w:val="CommentSubject"/>
    <w:uiPriority w:val="99"/>
    <w:semiHidden/>
    <w:rsid w:val="008920A7"/>
    <w:rPr>
      <w:b/>
      <w:bCs/>
      <w:sz w:val="24"/>
      <w:szCs w:val="24"/>
      <w:lang w:eastAsia="ja-JP"/>
    </w:rPr>
  </w:style>
  <w:style w:type="paragraph" w:styleId="FootnoteText">
    <w:name w:val="footnote text"/>
    <w:basedOn w:val="Normal"/>
    <w:link w:val="FootnoteTextChar"/>
    <w:uiPriority w:val="99"/>
    <w:unhideWhenUsed/>
    <w:rsid w:val="00820498"/>
  </w:style>
  <w:style w:type="character" w:customStyle="1" w:styleId="FootnoteTextChar">
    <w:name w:val="Footnote Text Char"/>
    <w:link w:val="FootnoteText"/>
    <w:uiPriority w:val="99"/>
    <w:rsid w:val="00820498"/>
    <w:rPr>
      <w:sz w:val="24"/>
      <w:szCs w:val="24"/>
      <w:lang w:eastAsia="ja-JP"/>
    </w:rPr>
  </w:style>
  <w:style w:type="character" w:styleId="FootnoteReference">
    <w:name w:val="footnote reference"/>
    <w:uiPriority w:val="99"/>
    <w:unhideWhenUsed/>
    <w:rsid w:val="008204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oscararaiz.com.ar"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1506</Words>
  <Characters>8585</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Araiz Encyclopedia of Modernism</vt:lpstr>
    </vt:vector>
  </TitlesOfParts>
  <Company>Northwestern University</Company>
  <LinksUpToDate>false</LinksUpToDate>
  <CharactersWithSpaces>10071</CharactersWithSpaces>
  <SharedDoc>false</SharedDoc>
  <HLinks>
    <vt:vector size="54" baseType="variant">
      <vt:variant>
        <vt:i4>4194357</vt:i4>
      </vt:variant>
      <vt:variant>
        <vt:i4>24</vt:i4>
      </vt:variant>
      <vt:variant>
        <vt:i4>0</vt:i4>
      </vt:variant>
      <vt:variant>
        <vt:i4>5</vt:i4>
      </vt:variant>
      <vt:variant>
        <vt:lpwstr>mailto:oaraiz2@gmail.com</vt:lpwstr>
      </vt:variant>
      <vt:variant>
        <vt:lpwstr/>
      </vt:variant>
      <vt:variant>
        <vt:i4>4194357</vt:i4>
      </vt:variant>
      <vt:variant>
        <vt:i4>21</vt:i4>
      </vt:variant>
      <vt:variant>
        <vt:i4>0</vt:i4>
      </vt:variant>
      <vt:variant>
        <vt:i4>5</vt:i4>
      </vt:variant>
      <vt:variant>
        <vt:lpwstr>mailto:oaraiz2@gmail.com</vt:lpwstr>
      </vt:variant>
      <vt:variant>
        <vt:lpwstr/>
      </vt:variant>
      <vt:variant>
        <vt:i4>4194357</vt:i4>
      </vt:variant>
      <vt:variant>
        <vt:i4>18</vt:i4>
      </vt:variant>
      <vt:variant>
        <vt:i4>0</vt:i4>
      </vt:variant>
      <vt:variant>
        <vt:i4>5</vt:i4>
      </vt:variant>
      <vt:variant>
        <vt:lpwstr>mailto:oaraiz2@gmail.com</vt:lpwstr>
      </vt:variant>
      <vt:variant>
        <vt:lpwstr/>
      </vt:variant>
      <vt:variant>
        <vt:i4>4194357</vt:i4>
      </vt:variant>
      <vt:variant>
        <vt:i4>15</vt:i4>
      </vt:variant>
      <vt:variant>
        <vt:i4>0</vt:i4>
      </vt:variant>
      <vt:variant>
        <vt:i4>5</vt:i4>
      </vt:variant>
      <vt:variant>
        <vt:lpwstr>mailto:oaraiz2@gmail.com</vt:lpwstr>
      </vt:variant>
      <vt:variant>
        <vt:lpwstr/>
      </vt:variant>
      <vt:variant>
        <vt:i4>4194357</vt:i4>
      </vt:variant>
      <vt:variant>
        <vt:i4>12</vt:i4>
      </vt:variant>
      <vt:variant>
        <vt:i4>0</vt:i4>
      </vt:variant>
      <vt:variant>
        <vt:i4>5</vt:i4>
      </vt:variant>
      <vt:variant>
        <vt:lpwstr>mailto:oaraiz2@gmail.com</vt:lpwstr>
      </vt:variant>
      <vt:variant>
        <vt:lpwstr/>
      </vt:variant>
      <vt:variant>
        <vt:i4>4194357</vt:i4>
      </vt:variant>
      <vt:variant>
        <vt:i4>9</vt:i4>
      </vt:variant>
      <vt:variant>
        <vt:i4>0</vt:i4>
      </vt:variant>
      <vt:variant>
        <vt:i4>5</vt:i4>
      </vt:variant>
      <vt:variant>
        <vt:lpwstr>mailto:oaraiz2@gmail.com</vt:lpwstr>
      </vt:variant>
      <vt:variant>
        <vt:lpwstr/>
      </vt:variant>
      <vt:variant>
        <vt:i4>4194357</vt:i4>
      </vt:variant>
      <vt:variant>
        <vt:i4>6</vt:i4>
      </vt:variant>
      <vt:variant>
        <vt:i4>0</vt:i4>
      </vt:variant>
      <vt:variant>
        <vt:i4>5</vt:i4>
      </vt:variant>
      <vt:variant>
        <vt:lpwstr>mailto:oaraiz2@gmail.com</vt:lpwstr>
      </vt:variant>
      <vt:variant>
        <vt:lpwstr/>
      </vt:variant>
      <vt:variant>
        <vt:i4>4194357</vt:i4>
      </vt:variant>
      <vt:variant>
        <vt:i4>3</vt:i4>
      </vt:variant>
      <vt:variant>
        <vt:i4>0</vt:i4>
      </vt:variant>
      <vt:variant>
        <vt:i4>5</vt:i4>
      </vt:variant>
      <vt:variant>
        <vt:lpwstr>mailto:oaraiz2@gmail.com</vt:lpwstr>
      </vt:variant>
      <vt:variant>
        <vt:lpwstr/>
      </vt:variant>
      <vt:variant>
        <vt:i4>5439575</vt:i4>
      </vt:variant>
      <vt:variant>
        <vt:i4>0</vt:i4>
      </vt:variant>
      <vt:variant>
        <vt:i4>0</vt:i4>
      </vt:variant>
      <vt:variant>
        <vt:i4>5</vt:i4>
      </vt:variant>
      <vt:variant>
        <vt:lpwstr>http://www.oscararaiz.com.ar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Araiz Encyclopedia of Modernism</dc:title>
  <dc:subject/>
  <dc:creator>Victoria Fortuna</dc:creator>
  <cp:keywords/>
  <cp:lastModifiedBy>Editorial Comments</cp:lastModifiedBy>
  <cp:revision>3</cp:revision>
  <dcterms:created xsi:type="dcterms:W3CDTF">2015-07-14T04:46:00Z</dcterms:created>
  <dcterms:modified xsi:type="dcterms:W3CDTF">2015-07-14T04:51:00Z</dcterms:modified>
</cp:coreProperties>
</file>