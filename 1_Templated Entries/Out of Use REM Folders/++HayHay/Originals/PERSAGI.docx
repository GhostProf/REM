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DE1" w:rsidRPr="004B4DE1" w:rsidRDefault="004B4DE1" w:rsidP="006302FA">
      <w:pPr>
        <w:rPr>
          <w:rFonts w:asciiTheme="minorHAnsi" w:hAnsiTheme="minorHAnsi"/>
          <w:b/>
          <w:color w:val="A6A6A6" w:themeColor="background1" w:themeShade="A6"/>
        </w:rPr>
      </w:pPr>
      <w:proofErr w:type="spellStart"/>
      <w:r w:rsidRPr="004B4DE1">
        <w:rPr>
          <w:b/>
          <w:bCs/>
          <w:color w:val="A6A6A6" w:themeColor="background1" w:themeShade="A6"/>
        </w:rPr>
        <w:t>Chaitanya</w:t>
      </w:r>
      <w:proofErr w:type="spellEnd"/>
      <w:r w:rsidRPr="004B4DE1">
        <w:rPr>
          <w:b/>
          <w:bCs/>
          <w:color w:val="A6A6A6" w:themeColor="background1" w:themeShade="A6"/>
        </w:rPr>
        <w:t xml:space="preserve"> </w:t>
      </w:r>
      <w:proofErr w:type="spellStart"/>
      <w:r w:rsidRPr="004B4DE1">
        <w:rPr>
          <w:b/>
          <w:bCs/>
          <w:color w:val="A6A6A6" w:themeColor="background1" w:themeShade="A6"/>
        </w:rPr>
        <w:t>Sambrani</w:t>
      </w:r>
      <w:proofErr w:type="spellEnd"/>
    </w:p>
    <w:p w:rsidR="004B4DE1" w:rsidRDefault="004B4DE1" w:rsidP="006302FA">
      <w:pPr>
        <w:rPr>
          <w:rFonts w:asciiTheme="minorHAnsi" w:hAnsiTheme="minorHAnsi"/>
          <w:b/>
        </w:rPr>
      </w:pPr>
    </w:p>
    <w:p w:rsidR="006302FA" w:rsidRPr="00612077" w:rsidRDefault="006302FA" w:rsidP="006302FA">
      <w:pPr>
        <w:rPr>
          <w:rFonts w:asciiTheme="minorHAnsi" w:hAnsiTheme="minorHAnsi"/>
          <w:b/>
        </w:rPr>
      </w:pPr>
      <w:r w:rsidRPr="00612077">
        <w:rPr>
          <w:rFonts w:asciiTheme="minorHAnsi" w:hAnsiTheme="minorHAnsi"/>
          <w:b/>
        </w:rPr>
        <w:t>PERSAGI</w:t>
      </w:r>
      <w:r w:rsidR="0071584C" w:rsidRPr="00612077">
        <w:rPr>
          <w:rFonts w:asciiTheme="minorHAnsi" w:hAnsiTheme="minorHAnsi"/>
          <w:b/>
        </w:rPr>
        <w:t xml:space="preserve"> (</w:t>
      </w:r>
      <w:proofErr w:type="spellStart"/>
      <w:r w:rsidR="0071584C" w:rsidRPr="00364270">
        <w:rPr>
          <w:rFonts w:asciiTheme="minorHAnsi" w:hAnsiTheme="minorHAnsi"/>
          <w:b/>
          <w:i/>
        </w:rPr>
        <w:t>Persatuan</w:t>
      </w:r>
      <w:proofErr w:type="spellEnd"/>
      <w:r w:rsidR="00587B16" w:rsidRPr="00364270">
        <w:rPr>
          <w:rFonts w:asciiTheme="minorHAnsi" w:hAnsiTheme="minorHAnsi"/>
          <w:b/>
          <w:i/>
        </w:rPr>
        <w:t xml:space="preserve"> </w:t>
      </w:r>
      <w:proofErr w:type="spellStart"/>
      <w:r w:rsidR="00587B16" w:rsidRPr="00364270">
        <w:rPr>
          <w:rFonts w:asciiTheme="minorHAnsi" w:hAnsiTheme="minorHAnsi"/>
          <w:b/>
          <w:i/>
        </w:rPr>
        <w:t>Ahli-Ahli</w:t>
      </w:r>
      <w:proofErr w:type="spellEnd"/>
      <w:r w:rsidR="00587B16" w:rsidRPr="00364270">
        <w:rPr>
          <w:rFonts w:asciiTheme="minorHAnsi" w:hAnsiTheme="minorHAnsi"/>
          <w:b/>
          <w:i/>
        </w:rPr>
        <w:t xml:space="preserve"> </w:t>
      </w:r>
      <w:proofErr w:type="spellStart"/>
      <w:r w:rsidR="00587B16" w:rsidRPr="00364270">
        <w:rPr>
          <w:rFonts w:asciiTheme="minorHAnsi" w:hAnsiTheme="minorHAnsi"/>
          <w:b/>
          <w:i/>
        </w:rPr>
        <w:t>Gambar</w:t>
      </w:r>
      <w:proofErr w:type="spellEnd"/>
      <w:r w:rsidR="00587B16" w:rsidRPr="00364270">
        <w:rPr>
          <w:rFonts w:asciiTheme="minorHAnsi" w:hAnsiTheme="minorHAnsi"/>
          <w:b/>
          <w:i/>
        </w:rPr>
        <w:t xml:space="preserve"> Indonesia</w:t>
      </w:r>
      <w:r w:rsidR="00587B16" w:rsidRPr="00612077">
        <w:rPr>
          <w:rFonts w:asciiTheme="minorHAnsi" w:hAnsiTheme="minorHAnsi"/>
          <w:b/>
        </w:rPr>
        <w:t>)</w:t>
      </w:r>
    </w:p>
    <w:p w:rsidR="00587B16" w:rsidRPr="00612077" w:rsidRDefault="00587B16" w:rsidP="006302FA">
      <w:pPr>
        <w:rPr>
          <w:rFonts w:asciiTheme="minorHAnsi" w:hAnsiTheme="minorHAnsi"/>
        </w:rPr>
      </w:pPr>
    </w:p>
    <w:p w:rsidR="00D015B3" w:rsidRPr="00612077" w:rsidRDefault="00587B16" w:rsidP="006302FA">
      <w:pPr>
        <w:rPr>
          <w:rFonts w:asciiTheme="minorHAnsi" w:hAnsiTheme="minorHAnsi"/>
        </w:rPr>
      </w:pPr>
      <w:r w:rsidRPr="00612077">
        <w:rPr>
          <w:rFonts w:asciiTheme="minorHAnsi" w:hAnsiTheme="minorHAnsi"/>
        </w:rPr>
        <w:t xml:space="preserve">PERSAGI is the acronym for </w:t>
      </w:r>
      <w:proofErr w:type="spellStart"/>
      <w:r w:rsidRPr="00612077">
        <w:rPr>
          <w:rFonts w:asciiTheme="minorHAnsi" w:hAnsiTheme="minorHAnsi"/>
          <w:i/>
        </w:rPr>
        <w:t>Persatuan</w:t>
      </w:r>
      <w:proofErr w:type="spellEnd"/>
      <w:r w:rsidRPr="00612077">
        <w:rPr>
          <w:rFonts w:asciiTheme="minorHAnsi" w:hAnsiTheme="minorHAnsi"/>
          <w:i/>
        </w:rPr>
        <w:t xml:space="preserve"> </w:t>
      </w:r>
      <w:proofErr w:type="spellStart"/>
      <w:r w:rsidRPr="00612077">
        <w:rPr>
          <w:rFonts w:asciiTheme="minorHAnsi" w:hAnsiTheme="minorHAnsi"/>
          <w:i/>
        </w:rPr>
        <w:t>Ahli-Ahli</w:t>
      </w:r>
      <w:proofErr w:type="spellEnd"/>
      <w:r w:rsidRPr="00612077">
        <w:rPr>
          <w:rFonts w:asciiTheme="minorHAnsi" w:hAnsiTheme="minorHAnsi"/>
          <w:i/>
        </w:rPr>
        <w:t xml:space="preserve"> </w:t>
      </w:r>
      <w:proofErr w:type="spellStart"/>
      <w:r w:rsidRPr="00612077">
        <w:rPr>
          <w:rFonts w:asciiTheme="minorHAnsi" w:hAnsiTheme="minorHAnsi"/>
          <w:i/>
        </w:rPr>
        <w:t>Gambar</w:t>
      </w:r>
      <w:proofErr w:type="spellEnd"/>
      <w:r w:rsidRPr="00612077">
        <w:rPr>
          <w:rFonts w:asciiTheme="minorHAnsi" w:hAnsiTheme="minorHAnsi"/>
          <w:i/>
        </w:rPr>
        <w:t xml:space="preserve"> Indonesia</w:t>
      </w:r>
      <w:r w:rsidRPr="00612077">
        <w:rPr>
          <w:rFonts w:asciiTheme="minorHAnsi" w:hAnsiTheme="minorHAnsi"/>
        </w:rPr>
        <w:t xml:space="preserve"> (Union of Indonesian Painters</w:t>
      </w:r>
      <w:r w:rsidR="009D20AC" w:rsidRPr="00612077">
        <w:rPr>
          <w:rFonts w:asciiTheme="minorHAnsi" w:hAnsiTheme="minorHAnsi"/>
        </w:rPr>
        <w:t xml:space="preserve">, or to be more precise, </w:t>
      </w:r>
      <w:r w:rsidR="00024191" w:rsidRPr="00612077">
        <w:rPr>
          <w:rFonts w:asciiTheme="minorHAnsi" w:hAnsiTheme="minorHAnsi"/>
        </w:rPr>
        <w:t xml:space="preserve">Union of </w:t>
      </w:r>
      <w:r w:rsidR="009D20AC" w:rsidRPr="00612077">
        <w:rPr>
          <w:rFonts w:asciiTheme="minorHAnsi" w:hAnsiTheme="minorHAnsi"/>
        </w:rPr>
        <w:t>Indonesian Drawers</w:t>
      </w:r>
      <w:r w:rsidRPr="00612077">
        <w:rPr>
          <w:rFonts w:asciiTheme="minorHAnsi" w:hAnsiTheme="minorHAnsi"/>
        </w:rPr>
        <w:t xml:space="preserve">). </w:t>
      </w:r>
      <w:r w:rsidR="006302FA" w:rsidRPr="00612077">
        <w:rPr>
          <w:rFonts w:asciiTheme="minorHAnsi" w:hAnsiTheme="minorHAnsi"/>
        </w:rPr>
        <w:t xml:space="preserve">Founded by S. </w:t>
      </w:r>
      <w:proofErr w:type="spellStart"/>
      <w:r w:rsidR="006302FA" w:rsidRPr="00612077">
        <w:rPr>
          <w:rFonts w:asciiTheme="minorHAnsi" w:hAnsiTheme="minorHAnsi"/>
        </w:rPr>
        <w:t>Sudjojono</w:t>
      </w:r>
      <w:proofErr w:type="spellEnd"/>
      <w:r w:rsidR="009B0A07" w:rsidRPr="00612077">
        <w:rPr>
          <w:rFonts w:asciiTheme="minorHAnsi" w:hAnsiTheme="minorHAnsi"/>
        </w:rPr>
        <w:t xml:space="preserve"> (1913-1986)</w:t>
      </w:r>
      <w:r w:rsidR="006302FA" w:rsidRPr="00612077">
        <w:rPr>
          <w:rFonts w:asciiTheme="minorHAnsi" w:hAnsiTheme="minorHAnsi"/>
        </w:rPr>
        <w:t xml:space="preserve"> and </w:t>
      </w:r>
      <w:proofErr w:type="spellStart"/>
      <w:r w:rsidR="006302FA" w:rsidRPr="00612077">
        <w:rPr>
          <w:rFonts w:asciiTheme="minorHAnsi" w:hAnsiTheme="minorHAnsi"/>
        </w:rPr>
        <w:t>Agus</w:t>
      </w:r>
      <w:proofErr w:type="spellEnd"/>
      <w:r w:rsidR="006302FA" w:rsidRPr="00612077">
        <w:rPr>
          <w:rFonts w:asciiTheme="minorHAnsi" w:hAnsiTheme="minorHAnsi"/>
        </w:rPr>
        <w:t xml:space="preserve"> </w:t>
      </w:r>
      <w:proofErr w:type="spellStart"/>
      <w:r w:rsidR="006302FA" w:rsidRPr="00612077">
        <w:rPr>
          <w:rFonts w:asciiTheme="minorHAnsi" w:hAnsiTheme="minorHAnsi"/>
        </w:rPr>
        <w:t>Djaja</w:t>
      </w:r>
      <w:proofErr w:type="spellEnd"/>
      <w:r w:rsidR="0030247F" w:rsidRPr="00612077">
        <w:rPr>
          <w:rFonts w:asciiTheme="minorHAnsi" w:hAnsiTheme="minorHAnsi"/>
        </w:rPr>
        <w:t xml:space="preserve"> (1913-1994)</w:t>
      </w:r>
      <w:r w:rsidRPr="00612077">
        <w:rPr>
          <w:rFonts w:asciiTheme="minorHAnsi" w:hAnsiTheme="minorHAnsi"/>
        </w:rPr>
        <w:t xml:space="preserve"> in </w:t>
      </w:r>
      <w:r w:rsidR="005C6AA5" w:rsidRPr="00612077">
        <w:rPr>
          <w:rFonts w:asciiTheme="minorHAnsi" w:hAnsiTheme="minorHAnsi"/>
        </w:rPr>
        <w:t xml:space="preserve">October </w:t>
      </w:r>
      <w:r w:rsidRPr="00612077">
        <w:rPr>
          <w:rFonts w:asciiTheme="minorHAnsi" w:hAnsiTheme="minorHAnsi"/>
        </w:rPr>
        <w:t xml:space="preserve">1938, PERSAGI is widely understood to have played a major role in the development of modernism in Indonesian art. </w:t>
      </w:r>
      <w:r w:rsidR="00CB1AA6" w:rsidRPr="00612077">
        <w:rPr>
          <w:rFonts w:asciiTheme="minorHAnsi" w:hAnsiTheme="minorHAnsi"/>
        </w:rPr>
        <w:t xml:space="preserve">While there was no binding style linking the individual artists, they were all in search for a new art that was distinctively national and intensely individual. </w:t>
      </w:r>
      <w:proofErr w:type="spellStart"/>
      <w:r w:rsidR="00CB1AA6" w:rsidRPr="00612077">
        <w:rPr>
          <w:rFonts w:asciiTheme="minorHAnsi" w:hAnsiTheme="minorHAnsi"/>
        </w:rPr>
        <w:t>Sudjojono</w:t>
      </w:r>
      <w:r w:rsidR="001342B8" w:rsidRPr="00612077">
        <w:rPr>
          <w:rFonts w:asciiTheme="minorHAnsi" w:hAnsiTheme="minorHAnsi"/>
        </w:rPr>
        <w:t>’s</w:t>
      </w:r>
      <w:proofErr w:type="spellEnd"/>
      <w:r w:rsidR="00CB1AA6" w:rsidRPr="00612077">
        <w:rPr>
          <w:rFonts w:asciiTheme="minorHAnsi" w:hAnsiTheme="minorHAnsi"/>
        </w:rPr>
        <w:t xml:space="preserve"> influence as critic and </w:t>
      </w:r>
      <w:r w:rsidR="001342B8" w:rsidRPr="00612077">
        <w:rPr>
          <w:rFonts w:asciiTheme="minorHAnsi" w:hAnsiTheme="minorHAnsi"/>
        </w:rPr>
        <w:t>as well as artist</w:t>
      </w:r>
      <w:r w:rsidR="00CB1AA6" w:rsidRPr="00612077">
        <w:rPr>
          <w:rFonts w:asciiTheme="minorHAnsi" w:hAnsiTheme="minorHAnsi"/>
        </w:rPr>
        <w:t xml:space="preserve"> was </w:t>
      </w:r>
      <w:r w:rsidR="005C6AA5" w:rsidRPr="00612077">
        <w:rPr>
          <w:rFonts w:asciiTheme="minorHAnsi" w:hAnsiTheme="minorHAnsi"/>
        </w:rPr>
        <w:t>profound</w:t>
      </w:r>
      <w:r w:rsidR="001342B8" w:rsidRPr="00612077">
        <w:rPr>
          <w:rFonts w:asciiTheme="minorHAnsi" w:hAnsiTheme="minorHAnsi"/>
        </w:rPr>
        <w:t>, and served to define a modernist as well as nationalist tenor in Indonesian art of the 1940s and beyond</w:t>
      </w:r>
      <w:r w:rsidR="005C6AA5" w:rsidRPr="00612077">
        <w:rPr>
          <w:rFonts w:asciiTheme="minorHAnsi" w:hAnsiTheme="minorHAnsi"/>
        </w:rPr>
        <w:t>.</w:t>
      </w:r>
      <w:r w:rsidR="00682327" w:rsidRPr="00612077">
        <w:rPr>
          <w:rFonts w:asciiTheme="minorHAnsi" w:hAnsiTheme="minorHAnsi"/>
        </w:rPr>
        <w:t xml:space="preserve"> </w:t>
      </w:r>
      <w:r w:rsidR="009D20AC" w:rsidRPr="00612077">
        <w:rPr>
          <w:rFonts w:asciiTheme="minorHAnsi" w:hAnsiTheme="minorHAnsi"/>
        </w:rPr>
        <w:t xml:space="preserve">In terms of its importance to Indonesian modernism, it is significant that PERSAGI was formed </w:t>
      </w:r>
      <w:r w:rsidR="00682327" w:rsidRPr="00612077">
        <w:rPr>
          <w:rFonts w:asciiTheme="minorHAnsi" w:hAnsiTheme="minorHAnsi"/>
        </w:rPr>
        <w:t>a decade after Bahasa Indonesia was declared the national language. It was in 1928 that young nationalists in the then Dutch East Indies led by Sukarno issued the Youth Declaration, proclaiming a unified nation with one motherland, one people and one language.</w:t>
      </w:r>
      <w:r w:rsidR="005B0354" w:rsidRPr="00612077">
        <w:rPr>
          <w:rFonts w:asciiTheme="minorHAnsi" w:hAnsiTheme="minorHAnsi"/>
        </w:rPr>
        <w:t xml:space="preserve"> The artists of PERSAGI saw themselves as cultural workers</w:t>
      </w:r>
      <w:r w:rsidR="00024191" w:rsidRPr="00612077">
        <w:rPr>
          <w:rFonts w:asciiTheme="minorHAnsi" w:hAnsiTheme="minorHAnsi"/>
        </w:rPr>
        <w:t xml:space="preserve"> within this nascent nation-state, as part of</w:t>
      </w:r>
      <w:r w:rsidR="005B0354" w:rsidRPr="00612077">
        <w:rPr>
          <w:rFonts w:asciiTheme="minorHAnsi" w:hAnsiTheme="minorHAnsi"/>
        </w:rPr>
        <w:t xml:space="preserve"> a broad </w:t>
      </w:r>
      <w:r w:rsidR="0030191A" w:rsidRPr="00612077">
        <w:rPr>
          <w:rFonts w:asciiTheme="minorHAnsi" w:hAnsiTheme="minorHAnsi"/>
        </w:rPr>
        <w:t>socialist-</w:t>
      </w:r>
      <w:r w:rsidR="005B0354" w:rsidRPr="00612077">
        <w:rPr>
          <w:rFonts w:asciiTheme="minorHAnsi" w:hAnsiTheme="minorHAnsi"/>
        </w:rPr>
        <w:t>nationalist front aimed at the creation of a new nation</w:t>
      </w:r>
      <w:r w:rsidR="00024191" w:rsidRPr="00612077">
        <w:rPr>
          <w:rFonts w:asciiTheme="minorHAnsi" w:hAnsiTheme="minorHAnsi"/>
        </w:rPr>
        <w:t>al consciousness</w:t>
      </w:r>
      <w:r w:rsidR="0030191A" w:rsidRPr="00612077">
        <w:rPr>
          <w:rFonts w:asciiTheme="minorHAnsi" w:hAnsiTheme="minorHAnsi"/>
        </w:rPr>
        <w:t xml:space="preserve"> </w:t>
      </w:r>
      <w:r w:rsidR="00024191" w:rsidRPr="00612077">
        <w:rPr>
          <w:rFonts w:asciiTheme="minorHAnsi" w:hAnsiTheme="minorHAnsi"/>
        </w:rPr>
        <w:t>out of</w:t>
      </w:r>
      <w:r w:rsidR="0030191A" w:rsidRPr="00612077">
        <w:rPr>
          <w:rFonts w:asciiTheme="minorHAnsi" w:hAnsiTheme="minorHAnsi"/>
        </w:rPr>
        <w:t xml:space="preserve"> the inheritance of a colonial past, and </w:t>
      </w:r>
      <w:r w:rsidR="00024191" w:rsidRPr="00612077">
        <w:rPr>
          <w:rFonts w:asciiTheme="minorHAnsi" w:hAnsiTheme="minorHAnsi"/>
        </w:rPr>
        <w:t xml:space="preserve">the </w:t>
      </w:r>
      <w:r w:rsidR="0030191A" w:rsidRPr="00612077">
        <w:rPr>
          <w:rFonts w:asciiTheme="minorHAnsi" w:hAnsiTheme="minorHAnsi"/>
        </w:rPr>
        <w:t xml:space="preserve">deeper histories that divided this </w:t>
      </w:r>
      <w:r w:rsidR="00024191" w:rsidRPr="00612077">
        <w:rPr>
          <w:rFonts w:asciiTheme="minorHAnsi" w:hAnsiTheme="minorHAnsi"/>
        </w:rPr>
        <w:t>archipelago-country with its vast geography and a variety of ethnic, religious and linguistic differences.</w:t>
      </w:r>
    </w:p>
    <w:p w:rsidR="00587B16" w:rsidRDefault="00587B16" w:rsidP="006302FA">
      <w:pPr>
        <w:rPr>
          <w:rFonts w:asciiTheme="minorHAnsi" w:hAnsiTheme="minorHAnsi"/>
        </w:rPr>
      </w:pPr>
    </w:p>
    <w:p w:rsidR="009A6D5C" w:rsidRPr="00612077" w:rsidRDefault="009A6D5C" w:rsidP="006302FA">
      <w:pPr>
        <w:rPr>
          <w:rFonts w:asciiTheme="minorHAnsi" w:hAnsiTheme="minorHAnsi"/>
        </w:rPr>
      </w:pPr>
      <w:r w:rsidRPr="00612077">
        <w:rPr>
          <w:rFonts w:asciiTheme="minorHAnsi" w:hAnsiTheme="minorHAnsi"/>
        </w:rPr>
        <w:t xml:space="preserve">The group had twenty members, including among others </w:t>
      </w:r>
      <w:proofErr w:type="spellStart"/>
      <w:r w:rsidRPr="00612077">
        <w:rPr>
          <w:rFonts w:asciiTheme="minorHAnsi" w:hAnsiTheme="minorHAnsi"/>
          <w:bCs/>
          <w:lang w:val="en-US"/>
        </w:rPr>
        <w:t>Agus</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Djaja</w:t>
      </w:r>
      <w:proofErr w:type="spellEnd"/>
      <w:r w:rsidRPr="00612077">
        <w:rPr>
          <w:rFonts w:asciiTheme="minorHAnsi" w:hAnsiTheme="minorHAnsi"/>
          <w:bCs/>
          <w:lang w:val="en-US"/>
        </w:rPr>
        <w:t xml:space="preserve"> (chairman), S. </w:t>
      </w:r>
      <w:proofErr w:type="spellStart"/>
      <w:r w:rsidRPr="00612077">
        <w:rPr>
          <w:rFonts w:asciiTheme="minorHAnsi" w:hAnsiTheme="minorHAnsi"/>
          <w:bCs/>
          <w:lang w:val="en-US"/>
        </w:rPr>
        <w:t>Sudjojono</w:t>
      </w:r>
      <w:proofErr w:type="spellEnd"/>
      <w:r w:rsidRPr="00612077">
        <w:rPr>
          <w:rFonts w:asciiTheme="minorHAnsi" w:hAnsiTheme="minorHAnsi"/>
          <w:bCs/>
          <w:lang w:val="en-US"/>
        </w:rPr>
        <w:t xml:space="preserve"> (secretary), L. </w:t>
      </w:r>
      <w:proofErr w:type="spellStart"/>
      <w:r w:rsidRPr="00612077">
        <w:rPr>
          <w:rFonts w:asciiTheme="minorHAnsi" w:hAnsiTheme="minorHAnsi"/>
          <w:bCs/>
          <w:lang w:val="en-US"/>
        </w:rPr>
        <w:t>Setiyoso</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Rameli</w:t>
      </w:r>
      <w:proofErr w:type="spellEnd"/>
      <w:r w:rsidRPr="00612077">
        <w:rPr>
          <w:rFonts w:asciiTheme="minorHAnsi" w:hAnsiTheme="minorHAnsi"/>
          <w:bCs/>
          <w:lang w:val="en-US"/>
        </w:rPr>
        <w:t xml:space="preserve">, Abdul Salam, S. </w:t>
      </w:r>
      <w:proofErr w:type="spellStart"/>
      <w:r w:rsidRPr="00612077">
        <w:rPr>
          <w:rFonts w:asciiTheme="minorHAnsi" w:hAnsiTheme="minorHAnsi"/>
          <w:bCs/>
          <w:lang w:val="en-US"/>
        </w:rPr>
        <w:t>Sudiardjo</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Saptarita</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Latif</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Herbet</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Hutagalung</w:t>
      </w:r>
      <w:proofErr w:type="spellEnd"/>
      <w:r w:rsidRPr="00612077">
        <w:rPr>
          <w:rFonts w:asciiTheme="minorHAnsi" w:hAnsiTheme="minorHAnsi"/>
          <w:bCs/>
          <w:lang w:val="en-US"/>
        </w:rPr>
        <w:t xml:space="preserve">, S. </w:t>
      </w:r>
      <w:proofErr w:type="spellStart"/>
      <w:r w:rsidRPr="00612077">
        <w:rPr>
          <w:rFonts w:asciiTheme="minorHAnsi" w:hAnsiTheme="minorHAnsi"/>
          <w:bCs/>
          <w:lang w:val="en-US"/>
        </w:rPr>
        <w:t>Tutur</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Sindusisworo</w:t>
      </w:r>
      <w:proofErr w:type="spellEnd"/>
      <w:r w:rsidRPr="00612077">
        <w:rPr>
          <w:rFonts w:asciiTheme="minorHAnsi" w:hAnsiTheme="minorHAnsi"/>
          <w:bCs/>
          <w:lang w:val="en-US"/>
        </w:rPr>
        <w:t xml:space="preserve">, T.B. </w:t>
      </w:r>
      <w:proofErr w:type="spellStart"/>
      <w:r w:rsidRPr="00612077">
        <w:rPr>
          <w:rFonts w:asciiTheme="minorHAnsi" w:hAnsiTheme="minorHAnsi"/>
          <w:bCs/>
          <w:lang w:val="en-US"/>
        </w:rPr>
        <w:t>Ateng</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Rus`an</w:t>
      </w:r>
      <w:proofErr w:type="spellEnd"/>
      <w:r w:rsidRPr="00612077">
        <w:rPr>
          <w:rFonts w:asciiTheme="minorHAnsi" w:hAnsiTheme="minorHAnsi"/>
          <w:bCs/>
          <w:lang w:val="en-US"/>
        </w:rPr>
        <w:t xml:space="preserve">, S. </w:t>
      </w:r>
      <w:proofErr w:type="spellStart"/>
      <w:r w:rsidRPr="00612077">
        <w:rPr>
          <w:rFonts w:asciiTheme="minorHAnsi" w:hAnsiTheme="minorHAnsi"/>
          <w:bCs/>
          <w:lang w:val="en-US"/>
        </w:rPr>
        <w:t>Sastradiwirdja</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Sukirno</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Emiria</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Soenassa</w:t>
      </w:r>
      <w:proofErr w:type="spellEnd"/>
      <w:r w:rsidRPr="00612077">
        <w:rPr>
          <w:rFonts w:asciiTheme="minorHAnsi" w:hAnsiTheme="minorHAnsi"/>
          <w:bCs/>
          <w:lang w:val="en-US"/>
        </w:rPr>
        <w:t xml:space="preserve"> (the only woman artist in the group) and </w:t>
      </w:r>
      <w:proofErr w:type="spellStart"/>
      <w:r w:rsidRPr="00612077">
        <w:rPr>
          <w:rFonts w:asciiTheme="minorHAnsi" w:hAnsiTheme="minorHAnsi"/>
          <w:bCs/>
          <w:lang w:val="en-US"/>
        </w:rPr>
        <w:t>Suromo</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Sudjojono</w:t>
      </w:r>
      <w:proofErr w:type="spellEnd"/>
      <w:r w:rsidRPr="00612077">
        <w:rPr>
          <w:rFonts w:asciiTheme="minorHAnsi" w:hAnsiTheme="minorHAnsi"/>
          <w:bCs/>
          <w:lang w:val="en-US"/>
        </w:rPr>
        <w:t xml:space="preserve"> was the chief ideologue and spokesman for the group. </w:t>
      </w:r>
      <w:proofErr w:type="spellStart"/>
      <w:r w:rsidRPr="00612077">
        <w:rPr>
          <w:rFonts w:asciiTheme="minorHAnsi" w:hAnsiTheme="minorHAnsi"/>
          <w:bCs/>
          <w:lang w:val="en-US"/>
        </w:rPr>
        <w:t>Emiria</w:t>
      </w:r>
      <w:proofErr w:type="spellEnd"/>
      <w:r w:rsidRPr="00612077">
        <w:rPr>
          <w:rFonts w:asciiTheme="minorHAnsi" w:hAnsiTheme="minorHAnsi"/>
          <w:bCs/>
          <w:lang w:val="en-US"/>
        </w:rPr>
        <w:t xml:space="preserve"> </w:t>
      </w:r>
      <w:proofErr w:type="spellStart"/>
      <w:r w:rsidRPr="00612077">
        <w:rPr>
          <w:rFonts w:asciiTheme="minorHAnsi" w:hAnsiTheme="minorHAnsi"/>
          <w:bCs/>
          <w:lang w:val="en-US"/>
        </w:rPr>
        <w:t>Soenasa</w:t>
      </w:r>
      <w:proofErr w:type="spellEnd"/>
      <w:r w:rsidRPr="00612077">
        <w:rPr>
          <w:rFonts w:asciiTheme="minorHAnsi" w:hAnsiTheme="minorHAnsi"/>
          <w:bCs/>
          <w:lang w:val="en-US"/>
        </w:rPr>
        <w:t xml:space="preserve"> is considered the first female artist of note in this period of Indonesian modernism.</w:t>
      </w:r>
    </w:p>
    <w:p w:rsidR="009D20AC" w:rsidRPr="00612077" w:rsidRDefault="009D20AC" w:rsidP="006302FA">
      <w:pPr>
        <w:rPr>
          <w:rFonts w:asciiTheme="minorHAnsi" w:hAnsiTheme="minorHAnsi"/>
        </w:rPr>
      </w:pPr>
    </w:p>
    <w:p w:rsidR="004A10A9" w:rsidRPr="00612077" w:rsidRDefault="004A10A9" w:rsidP="006302FA">
      <w:pPr>
        <w:rPr>
          <w:rFonts w:asciiTheme="minorHAnsi" w:hAnsiTheme="minorHAnsi"/>
        </w:rPr>
      </w:pPr>
    </w:p>
    <w:p w:rsidR="005C6AA5" w:rsidRPr="00612077" w:rsidRDefault="00C442DA">
      <w:pPr>
        <w:rPr>
          <w:rFonts w:asciiTheme="minorHAnsi" w:hAnsiTheme="minorHAnsi"/>
          <w:b/>
        </w:rPr>
      </w:pPr>
      <w:r w:rsidRPr="00612077">
        <w:rPr>
          <w:rFonts w:asciiTheme="minorHAnsi" w:hAnsiTheme="minorHAnsi"/>
          <w:b/>
        </w:rPr>
        <w:t>A</w:t>
      </w:r>
      <w:r w:rsidR="005C6AA5" w:rsidRPr="00612077">
        <w:rPr>
          <w:rFonts w:asciiTheme="minorHAnsi" w:hAnsiTheme="minorHAnsi"/>
          <w:b/>
        </w:rPr>
        <w:t xml:space="preserve"> vision for a new national art</w:t>
      </w:r>
    </w:p>
    <w:p w:rsidR="005C6AA5" w:rsidRPr="00612077" w:rsidRDefault="005C6AA5">
      <w:pPr>
        <w:rPr>
          <w:rFonts w:asciiTheme="minorHAnsi" w:hAnsiTheme="minorHAnsi"/>
        </w:rPr>
      </w:pPr>
    </w:p>
    <w:p w:rsidR="009A3A71" w:rsidRPr="00612077" w:rsidRDefault="006302FA">
      <w:pPr>
        <w:rPr>
          <w:rFonts w:asciiTheme="minorHAnsi" w:hAnsiTheme="minorHAnsi"/>
        </w:rPr>
      </w:pPr>
      <w:r w:rsidRPr="00612077">
        <w:rPr>
          <w:rFonts w:asciiTheme="minorHAnsi" w:hAnsiTheme="minorHAnsi"/>
        </w:rPr>
        <w:t xml:space="preserve">Calling for a renewal of Indonesian art, </w:t>
      </w:r>
      <w:proofErr w:type="spellStart"/>
      <w:r w:rsidR="001342B8" w:rsidRPr="00612077">
        <w:rPr>
          <w:rFonts w:asciiTheme="minorHAnsi" w:hAnsiTheme="minorHAnsi"/>
        </w:rPr>
        <w:t>Sudjojono</w:t>
      </w:r>
      <w:proofErr w:type="spellEnd"/>
      <w:r w:rsidR="001342B8" w:rsidRPr="00612077">
        <w:rPr>
          <w:rFonts w:asciiTheme="minorHAnsi" w:hAnsiTheme="minorHAnsi"/>
        </w:rPr>
        <w:t xml:space="preserve"> placed great </w:t>
      </w:r>
      <w:r w:rsidRPr="00612077">
        <w:rPr>
          <w:rFonts w:asciiTheme="minorHAnsi" w:hAnsiTheme="minorHAnsi"/>
        </w:rPr>
        <w:t>emphasis on</w:t>
      </w:r>
      <w:r w:rsidR="001342B8" w:rsidRPr="00612077">
        <w:rPr>
          <w:rFonts w:asciiTheme="minorHAnsi" w:hAnsiTheme="minorHAnsi"/>
        </w:rPr>
        <w:t xml:space="preserve"> the</w:t>
      </w:r>
      <w:r w:rsidRPr="00612077">
        <w:rPr>
          <w:rFonts w:asciiTheme="minorHAnsi" w:hAnsiTheme="minorHAnsi"/>
        </w:rPr>
        <w:t xml:space="preserve"> individuality of</w:t>
      </w:r>
      <w:r w:rsidR="001342B8" w:rsidRPr="00612077">
        <w:rPr>
          <w:rFonts w:asciiTheme="minorHAnsi" w:hAnsiTheme="minorHAnsi"/>
        </w:rPr>
        <w:t xml:space="preserve"> the</w:t>
      </w:r>
      <w:r w:rsidRPr="00612077">
        <w:rPr>
          <w:rFonts w:asciiTheme="minorHAnsi" w:hAnsiTheme="minorHAnsi"/>
        </w:rPr>
        <w:t xml:space="preserve"> artist, honest expression </w:t>
      </w:r>
      <w:r w:rsidR="009B0A07" w:rsidRPr="00612077">
        <w:rPr>
          <w:rFonts w:asciiTheme="minorHAnsi" w:hAnsiTheme="minorHAnsi"/>
        </w:rPr>
        <w:t>a</w:t>
      </w:r>
      <w:r w:rsidRPr="00612077">
        <w:rPr>
          <w:rFonts w:asciiTheme="minorHAnsi" w:hAnsiTheme="minorHAnsi"/>
        </w:rPr>
        <w:t xml:space="preserve">nd reflection of </w:t>
      </w:r>
      <w:r w:rsidR="00267AD0" w:rsidRPr="00612077">
        <w:rPr>
          <w:rFonts w:asciiTheme="minorHAnsi" w:hAnsiTheme="minorHAnsi"/>
        </w:rPr>
        <w:t xml:space="preserve">a </w:t>
      </w:r>
      <w:r w:rsidRPr="00612077">
        <w:rPr>
          <w:rFonts w:asciiTheme="minorHAnsi" w:hAnsiTheme="minorHAnsi"/>
        </w:rPr>
        <w:t>national consciousness.</w:t>
      </w:r>
      <w:r w:rsidR="009B0A07" w:rsidRPr="00612077">
        <w:rPr>
          <w:rFonts w:asciiTheme="minorHAnsi" w:hAnsiTheme="minorHAnsi"/>
        </w:rPr>
        <w:t xml:space="preserve"> </w:t>
      </w:r>
      <w:r w:rsidR="001342B8" w:rsidRPr="00612077">
        <w:rPr>
          <w:rFonts w:asciiTheme="minorHAnsi" w:hAnsiTheme="minorHAnsi"/>
        </w:rPr>
        <w:t xml:space="preserve">He was critical </w:t>
      </w:r>
      <w:r w:rsidR="009B0A07" w:rsidRPr="00612077">
        <w:rPr>
          <w:rFonts w:asciiTheme="minorHAnsi" w:hAnsiTheme="minorHAnsi"/>
        </w:rPr>
        <w:t xml:space="preserve">of </w:t>
      </w:r>
      <w:proofErr w:type="spellStart"/>
      <w:r w:rsidR="009B0A07" w:rsidRPr="00612077">
        <w:rPr>
          <w:rFonts w:asciiTheme="minorHAnsi" w:hAnsiTheme="minorHAnsi"/>
          <w:i/>
        </w:rPr>
        <w:t>Mooi</w:t>
      </w:r>
      <w:proofErr w:type="spellEnd"/>
      <w:r w:rsidR="009B0A07" w:rsidRPr="00612077">
        <w:rPr>
          <w:rFonts w:asciiTheme="minorHAnsi" w:hAnsiTheme="minorHAnsi"/>
          <w:i/>
        </w:rPr>
        <w:t xml:space="preserve"> </w:t>
      </w:r>
      <w:proofErr w:type="spellStart"/>
      <w:r w:rsidR="009B0A07" w:rsidRPr="00612077">
        <w:rPr>
          <w:rFonts w:asciiTheme="minorHAnsi" w:hAnsiTheme="minorHAnsi"/>
          <w:i/>
        </w:rPr>
        <w:t>Indi</w:t>
      </w:r>
      <w:r w:rsidR="00267AD0" w:rsidRPr="00612077">
        <w:rPr>
          <w:rFonts w:asciiTheme="minorHAnsi" w:hAnsiTheme="minorHAnsi" w:cs="Lucida Grande"/>
          <w:i/>
          <w:color w:val="000000"/>
        </w:rPr>
        <w:t>ë</w:t>
      </w:r>
      <w:proofErr w:type="spellEnd"/>
      <w:r w:rsidR="00820345" w:rsidRPr="00612077">
        <w:rPr>
          <w:rFonts w:asciiTheme="minorHAnsi" w:hAnsiTheme="minorHAnsi"/>
        </w:rPr>
        <w:t xml:space="preserve"> (the S</w:t>
      </w:r>
      <w:r w:rsidR="00267AD0" w:rsidRPr="00612077">
        <w:rPr>
          <w:rFonts w:asciiTheme="minorHAnsi" w:hAnsiTheme="minorHAnsi"/>
        </w:rPr>
        <w:t>weet Indies) romantic-</w:t>
      </w:r>
      <w:r w:rsidR="009B0A07" w:rsidRPr="00612077">
        <w:rPr>
          <w:rFonts w:asciiTheme="minorHAnsi" w:hAnsiTheme="minorHAnsi"/>
        </w:rPr>
        <w:t xml:space="preserve">academic work of artists such as </w:t>
      </w:r>
      <w:proofErr w:type="spellStart"/>
      <w:r w:rsidR="009B0A07" w:rsidRPr="00612077">
        <w:rPr>
          <w:rFonts w:asciiTheme="minorHAnsi" w:hAnsiTheme="minorHAnsi"/>
        </w:rPr>
        <w:t>Basuki</w:t>
      </w:r>
      <w:proofErr w:type="spellEnd"/>
      <w:r w:rsidR="009B0A07" w:rsidRPr="00612077">
        <w:rPr>
          <w:rFonts w:asciiTheme="minorHAnsi" w:hAnsiTheme="minorHAnsi"/>
        </w:rPr>
        <w:t xml:space="preserve"> Abdullah</w:t>
      </w:r>
      <w:r w:rsidR="00267AD0" w:rsidRPr="00612077">
        <w:rPr>
          <w:rFonts w:asciiTheme="minorHAnsi" w:hAnsiTheme="minorHAnsi"/>
        </w:rPr>
        <w:t xml:space="preserve"> (1915-1993)</w:t>
      </w:r>
      <w:r w:rsidR="00820345" w:rsidRPr="00612077">
        <w:rPr>
          <w:rFonts w:asciiTheme="minorHAnsi" w:hAnsiTheme="minorHAnsi"/>
        </w:rPr>
        <w:t xml:space="preserve"> who were accepted and valorised within establishment circles at the time</w:t>
      </w:r>
      <w:r w:rsidR="009B0A07" w:rsidRPr="00612077">
        <w:rPr>
          <w:rFonts w:asciiTheme="minorHAnsi" w:hAnsiTheme="minorHAnsi"/>
        </w:rPr>
        <w:t xml:space="preserve">. </w:t>
      </w:r>
      <w:proofErr w:type="spellStart"/>
      <w:r w:rsidR="00267AD0" w:rsidRPr="00612077">
        <w:rPr>
          <w:rFonts w:asciiTheme="minorHAnsi" w:hAnsiTheme="minorHAnsi"/>
          <w:i/>
        </w:rPr>
        <w:t>Mooi</w:t>
      </w:r>
      <w:proofErr w:type="spellEnd"/>
      <w:r w:rsidR="00267AD0" w:rsidRPr="00612077">
        <w:rPr>
          <w:rFonts w:asciiTheme="minorHAnsi" w:hAnsiTheme="minorHAnsi"/>
          <w:i/>
        </w:rPr>
        <w:t xml:space="preserve"> </w:t>
      </w:r>
      <w:proofErr w:type="spellStart"/>
      <w:r w:rsidR="00267AD0" w:rsidRPr="00612077">
        <w:rPr>
          <w:rFonts w:asciiTheme="minorHAnsi" w:hAnsiTheme="minorHAnsi"/>
          <w:i/>
        </w:rPr>
        <w:t>Indi</w:t>
      </w:r>
      <w:r w:rsidR="00267AD0" w:rsidRPr="00612077">
        <w:rPr>
          <w:rFonts w:asciiTheme="minorHAnsi" w:hAnsiTheme="minorHAnsi" w:cs="Lucida Grande"/>
          <w:i/>
          <w:color w:val="000000"/>
        </w:rPr>
        <w:t>ë</w:t>
      </w:r>
      <w:proofErr w:type="spellEnd"/>
      <w:r w:rsidR="00267AD0" w:rsidRPr="00612077">
        <w:rPr>
          <w:rFonts w:asciiTheme="minorHAnsi" w:hAnsiTheme="minorHAnsi"/>
        </w:rPr>
        <w:t xml:space="preserve"> artworks were characterised by paintings with landscapes and pastoral scenes, an attention to the picturesque in village life and folklore, including </w:t>
      </w:r>
      <w:r w:rsidR="00701A09" w:rsidRPr="00612077">
        <w:rPr>
          <w:rFonts w:asciiTheme="minorHAnsi" w:hAnsiTheme="minorHAnsi"/>
        </w:rPr>
        <w:t>titillating</w:t>
      </w:r>
      <w:r w:rsidR="00267AD0" w:rsidRPr="00612077">
        <w:rPr>
          <w:rFonts w:asciiTheme="minorHAnsi" w:hAnsiTheme="minorHAnsi"/>
        </w:rPr>
        <w:t xml:space="preserve"> renditions</w:t>
      </w:r>
      <w:r w:rsidR="00701A09" w:rsidRPr="00612077">
        <w:rPr>
          <w:rFonts w:asciiTheme="minorHAnsi" w:hAnsiTheme="minorHAnsi"/>
        </w:rPr>
        <w:t xml:space="preserve"> </w:t>
      </w:r>
      <w:r w:rsidR="004B4DE1">
        <w:rPr>
          <w:rFonts w:asciiTheme="minorHAnsi" w:hAnsiTheme="minorHAnsi"/>
        </w:rPr>
        <w:t xml:space="preserve">of </w:t>
      </w:r>
      <w:r w:rsidR="00701A09" w:rsidRPr="00612077">
        <w:rPr>
          <w:rFonts w:asciiTheme="minorHAnsi" w:hAnsiTheme="minorHAnsi"/>
        </w:rPr>
        <w:t>the female body and legendary scenes</w:t>
      </w:r>
      <w:r w:rsidR="00267AD0" w:rsidRPr="00612077">
        <w:rPr>
          <w:rFonts w:asciiTheme="minorHAnsi" w:hAnsiTheme="minorHAnsi"/>
        </w:rPr>
        <w:t xml:space="preserve">. </w:t>
      </w:r>
      <w:proofErr w:type="spellStart"/>
      <w:r w:rsidR="00267AD0" w:rsidRPr="00612077">
        <w:rPr>
          <w:rFonts w:asciiTheme="minorHAnsi" w:hAnsiTheme="minorHAnsi"/>
        </w:rPr>
        <w:t>Sudjojono</w:t>
      </w:r>
      <w:proofErr w:type="spellEnd"/>
      <w:r w:rsidR="00267AD0" w:rsidRPr="00612077">
        <w:rPr>
          <w:rFonts w:asciiTheme="minorHAnsi" w:hAnsiTheme="minorHAnsi"/>
        </w:rPr>
        <w:t xml:space="preserve"> and his PERSAGI colleagues found these to be divorced from reality, in addition to being e</w:t>
      </w:r>
      <w:r w:rsidR="009B0A07" w:rsidRPr="00612077">
        <w:rPr>
          <w:rFonts w:asciiTheme="minorHAnsi" w:hAnsiTheme="minorHAnsi"/>
        </w:rPr>
        <w:t>litist, exploitative and non-confrontational</w:t>
      </w:r>
      <w:r w:rsidR="00701A09" w:rsidRPr="00612077">
        <w:rPr>
          <w:rFonts w:asciiTheme="minorHAnsi" w:hAnsiTheme="minorHAnsi"/>
        </w:rPr>
        <w:t xml:space="preserve"> in the context of</w:t>
      </w:r>
      <w:r w:rsidR="009A3A71" w:rsidRPr="00612077">
        <w:rPr>
          <w:rFonts w:asciiTheme="minorHAnsi" w:hAnsiTheme="minorHAnsi"/>
        </w:rPr>
        <w:t xml:space="preserve"> continuing colonial domination</w:t>
      </w:r>
      <w:r w:rsidR="009B0A07" w:rsidRPr="00612077">
        <w:rPr>
          <w:rFonts w:asciiTheme="minorHAnsi" w:hAnsiTheme="minorHAnsi"/>
        </w:rPr>
        <w:t xml:space="preserve">. </w:t>
      </w:r>
      <w:r w:rsidR="009A3A71" w:rsidRPr="00612077">
        <w:rPr>
          <w:rFonts w:asciiTheme="minorHAnsi" w:hAnsiTheme="minorHAnsi"/>
        </w:rPr>
        <w:t xml:space="preserve">For the artists of PERSAGI, a shared </w:t>
      </w:r>
      <w:r w:rsidR="009B0A07" w:rsidRPr="00612077">
        <w:rPr>
          <w:rFonts w:asciiTheme="minorHAnsi" w:hAnsiTheme="minorHAnsi"/>
        </w:rPr>
        <w:t>feeling of community with common folk under colonial rule</w:t>
      </w:r>
      <w:r w:rsidR="009A3A71" w:rsidRPr="00612077">
        <w:rPr>
          <w:rFonts w:asciiTheme="minorHAnsi" w:hAnsiTheme="minorHAnsi"/>
        </w:rPr>
        <w:t xml:space="preserve"> was markedly absent in these artworks</w:t>
      </w:r>
      <w:r w:rsidR="009B0A07" w:rsidRPr="00612077">
        <w:rPr>
          <w:rFonts w:asciiTheme="minorHAnsi" w:hAnsiTheme="minorHAnsi"/>
        </w:rPr>
        <w:t>.</w:t>
      </w:r>
      <w:r w:rsidR="009A3A71" w:rsidRPr="00612077">
        <w:rPr>
          <w:rFonts w:asciiTheme="minorHAnsi" w:hAnsiTheme="minorHAnsi"/>
        </w:rPr>
        <w:t xml:space="preserve"> Instead, the vision </w:t>
      </w:r>
      <w:proofErr w:type="spellStart"/>
      <w:r w:rsidR="009A3A71" w:rsidRPr="00612077">
        <w:rPr>
          <w:rFonts w:asciiTheme="minorHAnsi" w:hAnsiTheme="minorHAnsi"/>
        </w:rPr>
        <w:t>Sudjojono</w:t>
      </w:r>
      <w:proofErr w:type="spellEnd"/>
      <w:r w:rsidR="009A3A71" w:rsidRPr="00612077">
        <w:rPr>
          <w:rFonts w:asciiTheme="minorHAnsi" w:hAnsiTheme="minorHAnsi"/>
        </w:rPr>
        <w:t xml:space="preserve"> articulated was one of r</w:t>
      </w:r>
      <w:r w:rsidR="009B0A07" w:rsidRPr="00612077">
        <w:rPr>
          <w:rFonts w:asciiTheme="minorHAnsi" w:hAnsiTheme="minorHAnsi"/>
        </w:rPr>
        <w:t>evolutionary sentiment</w:t>
      </w:r>
      <w:r w:rsidR="009A3A71" w:rsidRPr="00612077">
        <w:rPr>
          <w:rFonts w:asciiTheme="minorHAnsi" w:hAnsiTheme="minorHAnsi"/>
        </w:rPr>
        <w:t>, resulting in a change of subject matter to guerrilla fighters, farmers, local people and working women rendered in modernist styles ranging from Impressionism to Expressionism</w:t>
      </w:r>
      <w:r w:rsidR="009B0A07" w:rsidRPr="00612077">
        <w:rPr>
          <w:rFonts w:asciiTheme="minorHAnsi" w:hAnsiTheme="minorHAnsi"/>
        </w:rPr>
        <w:t>.</w:t>
      </w:r>
      <w:r w:rsidR="009A3A71" w:rsidRPr="00612077">
        <w:rPr>
          <w:rFonts w:asciiTheme="minorHAnsi" w:hAnsiTheme="minorHAnsi"/>
        </w:rPr>
        <w:t xml:space="preserve"> In some ways, these artists were responding to Baudelaire’s espousal of the modern as being fleeting, ephemeral and contingent, in the sense of requiring modern art to be </w:t>
      </w:r>
      <w:r w:rsidR="0030191A" w:rsidRPr="00612077">
        <w:rPr>
          <w:rFonts w:asciiTheme="minorHAnsi" w:hAnsiTheme="minorHAnsi"/>
        </w:rPr>
        <w:t>responsive to the present circumstance and not subservient to inherited notions of aesthetic experience.</w:t>
      </w:r>
    </w:p>
    <w:p w:rsidR="004A10A9" w:rsidRPr="00612077" w:rsidRDefault="004A10A9">
      <w:pPr>
        <w:rPr>
          <w:rFonts w:asciiTheme="minorHAnsi" w:hAnsiTheme="minorHAnsi"/>
        </w:rPr>
      </w:pPr>
    </w:p>
    <w:p w:rsidR="00DE477A" w:rsidRDefault="00DE477A">
      <w:pPr>
        <w:rPr>
          <w:rFonts w:asciiTheme="minorHAnsi" w:hAnsiTheme="minorHAnsi"/>
        </w:rPr>
      </w:pPr>
      <w:r>
        <w:rPr>
          <w:rFonts w:asciiTheme="minorHAnsi" w:hAnsiTheme="minorHAnsi"/>
        </w:rPr>
        <w:t xml:space="preserve">                            </w:t>
      </w:r>
      <w:r>
        <w:rPr>
          <w:rFonts w:asciiTheme="minorHAnsi" w:hAnsiTheme="minorHAnsi"/>
          <w:noProof/>
          <w:lang w:val="en-GB" w:eastAsia="en-GB"/>
        </w:rPr>
        <w:drawing>
          <wp:inline distT="0" distB="0" distL="0" distR="0">
            <wp:extent cx="2832100" cy="3989289"/>
            <wp:effectExtent l="25400" t="0" r="0" b="0"/>
            <wp:docPr id="1" name="Picture 0" descr="detail_vbvWObiPma_02_tjap_go_meh__s_sudjojono___1940__medium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_vbvWObiPma_02_tjap_go_meh__s_sudjojono___1940__mediumjpg.jpg"/>
                    <pic:cNvPicPr/>
                  </pic:nvPicPr>
                  <pic:blipFill>
                    <a:blip r:embed="rId5"/>
                    <a:stretch>
                      <a:fillRect/>
                    </a:stretch>
                  </pic:blipFill>
                  <pic:spPr>
                    <a:xfrm>
                      <a:off x="0" y="0"/>
                      <a:ext cx="2827785" cy="3983211"/>
                    </a:xfrm>
                    <a:prstGeom prst="rect">
                      <a:avLst/>
                    </a:prstGeom>
                  </pic:spPr>
                </pic:pic>
              </a:graphicData>
            </a:graphic>
          </wp:inline>
        </w:drawing>
      </w:r>
    </w:p>
    <w:p w:rsidR="00DE477A" w:rsidRPr="00DE477A" w:rsidRDefault="00DE477A">
      <w:pPr>
        <w:rPr>
          <w:rFonts w:asciiTheme="minorHAnsi" w:hAnsiTheme="minorHAnsi"/>
        </w:rPr>
      </w:pPr>
      <w:proofErr w:type="spellStart"/>
      <w:r>
        <w:rPr>
          <w:rFonts w:asciiTheme="minorHAnsi" w:hAnsiTheme="minorHAnsi"/>
        </w:rPr>
        <w:t>Sudjojono</w:t>
      </w:r>
      <w:proofErr w:type="spellEnd"/>
      <w:r>
        <w:rPr>
          <w:rFonts w:asciiTheme="minorHAnsi" w:hAnsiTheme="minorHAnsi"/>
        </w:rPr>
        <w:t xml:space="preserve">, </w:t>
      </w:r>
      <w:proofErr w:type="spellStart"/>
      <w:r>
        <w:rPr>
          <w:rFonts w:asciiTheme="minorHAnsi" w:hAnsiTheme="minorHAnsi"/>
          <w:i/>
        </w:rPr>
        <w:t>Tjap</w:t>
      </w:r>
      <w:proofErr w:type="spellEnd"/>
      <w:r>
        <w:rPr>
          <w:rFonts w:asciiTheme="minorHAnsi" w:hAnsiTheme="minorHAnsi"/>
          <w:i/>
        </w:rPr>
        <w:t xml:space="preserve"> Go Meh</w:t>
      </w:r>
      <w:r>
        <w:rPr>
          <w:rFonts w:asciiTheme="minorHAnsi" w:hAnsiTheme="minorHAnsi"/>
        </w:rPr>
        <w:t xml:space="preserve">, 1940, oil on canvas, 73 x 51 cm, </w:t>
      </w:r>
      <w:proofErr w:type="spellStart"/>
      <w:r>
        <w:rPr>
          <w:rFonts w:asciiTheme="minorHAnsi" w:hAnsiTheme="minorHAnsi"/>
        </w:rPr>
        <w:t>Galeri</w:t>
      </w:r>
      <w:proofErr w:type="spellEnd"/>
      <w:r>
        <w:rPr>
          <w:rFonts w:asciiTheme="minorHAnsi" w:hAnsiTheme="minorHAnsi"/>
        </w:rPr>
        <w:t xml:space="preserve"> </w:t>
      </w:r>
      <w:proofErr w:type="spellStart"/>
      <w:r>
        <w:rPr>
          <w:rFonts w:asciiTheme="minorHAnsi" w:hAnsiTheme="minorHAnsi"/>
        </w:rPr>
        <w:t>Nasional</w:t>
      </w:r>
      <w:proofErr w:type="spellEnd"/>
      <w:r>
        <w:rPr>
          <w:rFonts w:asciiTheme="minorHAnsi" w:hAnsiTheme="minorHAnsi"/>
        </w:rPr>
        <w:t xml:space="preserve"> </w:t>
      </w:r>
      <w:proofErr w:type="spellStart"/>
      <w:r>
        <w:rPr>
          <w:rFonts w:asciiTheme="minorHAnsi" w:hAnsiTheme="minorHAnsi"/>
        </w:rPr>
        <w:t>Indonesa</w:t>
      </w:r>
      <w:proofErr w:type="spellEnd"/>
      <w:r>
        <w:rPr>
          <w:rFonts w:asciiTheme="minorHAnsi" w:hAnsiTheme="minorHAnsi"/>
        </w:rPr>
        <w:t>.</w:t>
      </w:r>
    </w:p>
    <w:p w:rsidR="0030191A" w:rsidRPr="00DE477A" w:rsidRDefault="0030191A">
      <w:pPr>
        <w:rPr>
          <w:rFonts w:asciiTheme="minorHAnsi" w:hAnsiTheme="minorHAnsi"/>
          <w:i/>
        </w:rPr>
      </w:pPr>
    </w:p>
    <w:p w:rsidR="0030191A" w:rsidRPr="00612077" w:rsidRDefault="0030191A">
      <w:pPr>
        <w:rPr>
          <w:rFonts w:asciiTheme="minorHAnsi" w:hAnsiTheme="minorHAnsi"/>
        </w:rPr>
      </w:pPr>
      <w:r w:rsidRPr="00612077">
        <w:rPr>
          <w:rFonts w:asciiTheme="minorHAnsi" w:hAnsiTheme="minorHAnsi"/>
        </w:rPr>
        <w:t xml:space="preserve">The quest for an Indonesian identity that was both inalienably native and authentically modern was paramount in PERSAGI’s quest as articulated by </w:t>
      </w:r>
      <w:proofErr w:type="spellStart"/>
      <w:r w:rsidRPr="00612077">
        <w:rPr>
          <w:rFonts w:asciiTheme="minorHAnsi" w:hAnsiTheme="minorHAnsi"/>
        </w:rPr>
        <w:t>Sudjojono</w:t>
      </w:r>
      <w:proofErr w:type="spellEnd"/>
      <w:r w:rsidRPr="00612077">
        <w:rPr>
          <w:rFonts w:asciiTheme="minorHAnsi" w:hAnsiTheme="minorHAnsi"/>
        </w:rPr>
        <w:t xml:space="preserve">. He called for artists to be truthful and courageous, regardless of public recognition. He emphasised the need for artists to be aware of, but also immune to public expectations of what beauty consisted </w:t>
      </w:r>
      <w:r w:rsidR="004B4DE1">
        <w:rPr>
          <w:rFonts w:asciiTheme="minorHAnsi" w:hAnsiTheme="minorHAnsi"/>
        </w:rPr>
        <w:t>of</w:t>
      </w:r>
      <w:bookmarkStart w:id="0" w:name="_GoBack"/>
      <w:bookmarkEnd w:id="0"/>
      <w:r w:rsidR="00820345" w:rsidRPr="00612077">
        <w:rPr>
          <w:rFonts w:asciiTheme="minorHAnsi" w:hAnsiTheme="minorHAnsi"/>
        </w:rPr>
        <w:t>, and to be steadfast in the</w:t>
      </w:r>
      <w:r w:rsidRPr="00612077">
        <w:rPr>
          <w:rFonts w:asciiTheme="minorHAnsi" w:hAnsiTheme="minorHAnsi"/>
        </w:rPr>
        <w:t xml:space="preserve"> pursuit of representing Indonesian reality as it </w:t>
      </w:r>
      <w:r w:rsidR="00820345" w:rsidRPr="00612077">
        <w:rPr>
          <w:rFonts w:asciiTheme="minorHAnsi" w:hAnsiTheme="minorHAnsi"/>
        </w:rPr>
        <w:t>appeared to the artist</w:t>
      </w:r>
      <w:r w:rsidR="00024191" w:rsidRPr="00612077">
        <w:rPr>
          <w:rFonts w:asciiTheme="minorHAnsi" w:hAnsiTheme="minorHAnsi"/>
        </w:rPr>
        <w:t>, rather than via Orientalist notions of how this reality ought to appear.</w:t>
      </w:r>
    </w:p>
    <w:p w:rsidR="004A10A9" w:rsidRPr="00612077" w:rsidRDefault="004A10A9">
      <w:pPr>
        <w:rPr>
          <w:rFonts w:asciiTheme="minorHAnsi" w:hAnsiTheme="minorHAnsi"/>
        </w:rPr>
      </w:pPr>
    </w:p>
    <w:p w:rsidR="009B0A07" w:rsidRPr="00612077" w:rsidRDefault="009B0A07">
      <w:pPr>
        <w:rPr>
          <w:rFonts w:asciiTheme="minorHAnsi" w:hAnsiTheme="minorHAnsi"/>
          <w:b/>
        </w:rPr>
      </w:pPr>
      <w:r w:rsidRPr="00612077">
        <w:rPr>
          <w:rFonts w:asciiTheme="minorHAnsi" w:hAnsiTheme="minorHAnsi"/>
        </w:rPr>
        <w:t xml:space="preserve"> </w:t>
      </w:r>
      <w:r w:rsidR="00612077" w:rsidRPr="00612077">
        <w:rPr>
          <w:rFonts w:asciiTheme="minorHAnsi" w:hAnsiTheme="minorHAnsi"/>
          <w:b/>
        </w:rPr>
        <w:t>PERSAGI exhibitions and institutional contexts</w:t>
      </w:r>
    </w:p>
    <w:p w:rsidR="00612077" w:rsidRPr="00612077" w:rsidRDefault="00612077">
      <w:pPr>
        <w:rPr>
          <w:rFonts w:asciiTheme="minorHAnsi" w:hAnsiTheme="minorHAnsi"/>
          <w:b/>
        </w:rPr>
      </w:pPr>
    </w:p>
    <w:p w:rsidR="00DE477A" w:rsidRDefault="00024191">
      <w:pPr>
        <w:rPr>
          <w:rFonts w:asciiTheme="minorHAnsi" w:hAnsiTheme="minorHAnsi"/>
        </w:rPr>
      </w:pPr>
      <w:r w:rsidRPr="00612077">
        <w:rPr>
          <w:rFonts w:asciiTheme="minorHAnsi" w:hAnsiTheme="minorHAnsi"/>
        </w:rPr>
        <w:t>The artists of PERSAGI held their f</w:t>
      </w:r>
      <w:r w:rsidR="009B0A07" w:rsidRPr="00612077">
        <w:rPr>
          <w:rFonts w:asciiTheme="minorHAnsi" w:hAnsiTheme="minorHAnsi"/>
        </w:rPr>
        <w:t xml:space="preserve">irst exhibition </w:t>
      </w:r>
      <w:r w:rsidRPr="00612077">
        <w:rPr>
          <w:rFonts w:asciiTheme="minorHAnsi" w:hAnsiTheme="minorHAnsi"/>
        </w:rPr>
        <w:t xml:space="preserve">in </w:t>
      </w:r>
      <w:r w:rsidR="00376628" w:rsidRPr="00612077">
        <w:rPr>
          <w:rFonts w:asciiTheme="minorHAnsi" w:hAnsiTheme="minorHAnsi"/>
        </w:rPr>
        <w:t>1939</w:t>
      </w:r>
      <w:r w:rsidR="009B0A07" w:rsidRPr="00612077">
        <w:rPr>
          <w:rFonts w:asciiTheme="minorHAnsi" w:hAnsiTheme="minorHAnsi"/>
        </w:rPr>
        <w:t xml:space="preserve"> </w:t>
      </w:r>
      <w:r w:rsidRPr="00612077">
        <w:rPr>
          <w:rFonts w:asciiTheme="minorHAnsi" w:hAnsiTheme="minorHAnsi"/>
        </w:rPr>
        <w:t xml:space="preserve">in a </w:t>
      </w:r>
      <w:r w:rsidR="009B0A07" w:rsidRPr="00612077">
        <w:rPr>
          <w:rFonts w:asciiTheme="minorHAnsi" w:hAnsiTheme="minorHAnsi"/>
        </w:rPr>
        <w:t>Batavia</w:t>
      </w:r>
      <w:r w:rsidRPr="00612077">
        <w:rPr>
          <w:rFonts w:asciiTheme="minorHAnsi" w:hAnsiTheme="minorHAnsi"/>
        </w:rPr>
        <w:t xml:space="preserve"> (now Jakarta)</w:t>
      </w:r>
      <w:r w:rsidR="009B0A07" w:rsidRPr="00612077">
        <w:rPr>
          <w:rFonts w:asciiTheme="minorHAnsi" w:hAnsiTheme="minorHAnsi"/>
        </w:rPr>
        <w:t xml:space="preserve"> bookstore</w:t>
      </w:r>
      <w:r w:rsidR="00376628" w:rsidRPr="00612077">
        <w:rPr>
          <w:rFonts w:asciiTheme="minorHAnsi" w:hAnsiTheme="minorHAnsi"/>
        </w:rPr>
        <w:t xml:space="preserve">. Their application to exhibit at the </w:t>
      </w:r>
      <w:proofErr w:type="spellStart"/>
      <w:r w:rsidR="00170634" w:rsidRPr="00612077">
        <w:rPr>
          <w:rFonts w:asciiTheme="minorHAnsi" w:hAnsiTheme="minorHAnsi"/>
          <w:i/>
        </w:rPr>
        <w:t>Batavias</w:t>
      </w:r>
      <w:r w:rsidR="00376628" w:rsidRPr="00612077">
        <w:rPr>
          <w:rFonts w:asciiTheme="minorHAnsi" w:hAnsiTheme="minorHAnsi"/>
          <w:i/>
        </w:rPr>
        <w:t>che</w:t>
      </w:r>
      <w:proofErr w:type="spellEnd"/>
      <w:r w:rsidR="00376628" w:rsidRPr="00612077">
        <w:rPr>
          <w:rFonts w:asciiTheme="minorHAnsi" w:hAnsiTheme="minorHAnsi"/>
          <w:i/>
        </w:rPr>
        <w:t xml:space="preserve"> </w:t>
      </w:r>
      <w:proofErr w:type="spellStart"/>
      <w:r w:rsidR="00376628" w:rsidRPr="00612077">
        <w:rPr>
          <w:rFonts w:asciiTheme="minorHAnsi" w:hAnsiTheme="minorHAnsi"/>
          <w:i/>
        </w:rPr>
        <w:t>Kunstkring</w:t>
      </w:r>
      <w:proofErr w:type="spellEnd"/>
      <w:r w:rsidR="00376628" w:rsidRPr="00612077">
        <w:rPr>
          <w:rFonts w:asciiTheme="minorHAnsi" w:hAnsiTheme="minorHAnsi"/>
        </w:rPr>
        <w:t xml:space="preserve"> (Batavian Art Circle, a colonial building designed specifically as an art gallery) was turned down</w:t>
      </w:r>
      <w:r w:rsidR="009B0A07" w:rsidRPr="00612077">
        <w:rPr>
          <w:rFonts w:asciiTheme="minorHAnsi" w:hAnsiTheme="minorHAnsi"/>
        </w:rPr>
        <w:t xml:space="preserve">. </w:t>
      </w:r>
      <w:r w:rsidRPr="00612077">
        <w:rPr>
          <w:rFonts w:asciiTheme="minorHAnsi" w:hAnsiTheme="minorHAnsi"/>
        </w:rPr>
        <w:t>However in</w:t>
      </w:r>
      <w:r w:rsidR="009B0A07" w:rsidRPr="00612077">
        <w:rPr>
          <w:rFonts w:asciiTheme="minorHAnsi" w:hAnsiTheme="minorHAnsi"/>
        </w:rPr>
        <w:t xml:space="preserve"> 1941 PERSAGI </w:t>
      </w:r>
      <w:r w:rsidRPr="00612077">
        <w:rPr>
          <w:rFonts w:asciiTheme="minorHAnsi" w:hAnsiTheme="minorHAnsi"/>
        </w:rPr>
        <w:t xml:space="preserve">artists were </w:t>
      </w:r>
      <w:r w:rsidR="009B0A07" w:rsidRPr="00612077">
        <w:rPr>
          <w:rFonts w:asciiTheme="minorHAnsi" w:hAnsiTheme="minorHAnsi"/>
        </w:rPr>
        <w:t xml:space="preserve">invited to </w:t>
      </w:r>
      <w:r w:rsidR="00376628" w:rsidRPr="00612077">
        <w:rPr>
          <w:rFonts w:asciiTheme="minorHAnsi" w:hAnsiTheme="minorHAnsi"/>
        </w:rPr>
        <w:t>put on their second exhibition</w:t>
      </w:r>
      <w:r w:rsidR="009B0A07" w:rsidRPr="00612077">
        <w:rPr>
          <w:rFonts w:asciiTheme="minorHAnsi" w:hAnsiTheme="minorHAnsi"/>
        </w:rPr>
        <w:t xml:space="preserve"> at </w:t>
      </w:r>
      <w:r w:rsidR="004A10A9" w:rsidRPr="00612077">
        <w:rPr>
          <w:rFonts w:asciiTheme="minorHAnsi" w:hAnsiTheme="minorHAnsi"/>
        </w:rPr>
        <w:t xml:space="preserve">the </w:t>
      </w:r>
      <w:proofErr w:type="spellStart"/>
      <w:r w:rsidR="004A10A9" w:rsidRPr="00612077">
        <w:rPr>
          <w:rFonts w:asciiTheme="minorHAnsi" w:hAnsiTheme="minorHAnsi"/>
          <w:i/>
        </w:rPr>
        <w:t>Bata</w:t>
      </w:r>
      <w:r w:rsidRPr="00612077">
        <w:rPr>
          <w:rFonts w:asciiTheme="minorHAnsi" w:hAnsiTheme="minorHAnsi"/>
          <w:i/>
        </w:rPr>
        <w:t>vi</w:t>
      </w:r>
      <w:r w:rsidR="004A10A9" w:rsidRPr="00612077">
        <w:rPr>
          <w:rFonts w:asciiTheme="minorHAnsi" w:hAnsiTheme="minorHAnsi"/>
          <w:i/>
        </w:rPr>
        <w:t>a</w:t>
      </w:r>
      <w:r w:rsidRPr="00612077">
        <w:rPr>
          <w:rFonts w:asciiTheme="minorHAnsi" w:hAnsiTheme="minorHAnsi"/>
          <w:i/>
        </w:rPr>
        <w:t>sche</w:t>
      </w:r>
      <w:proofErr w:type="spellEnd"/>
      <w:r w:rsidRPr="00612077">
        <w:rPr>
          <w:rFonts w:asciiTheme="minorHAnsi" w:hAnsiTheme="minorHAnsi"/>
          <w:i/>
        </w:rPr>
        <w:t xml:space="preserve"> </w:t>
      </w:r>
      <w:proofErr w:type="spellStart"/>
      <w:r w:rsidR="009B0A07" w:rsidRPr="00612077">
        <w:rPr>
          <w:rFonts w:asciiTheme="minorHAnsi" w:hAnsiTheme="minorHAnsi"/>
          <w:i/>
        </w:rPr>
        <w:t>Kuns</w:t>
      </w:r>
      <w:r w:rsidR="00D015B3" w:rsidRPr="00612077">
        <w:rPr>
          <w:rFonts w:asciiTheme="minorHAnsi" w:hAnsiTheme="minorHAnsi"/>
          <w:i/>
        </w:rPr>
        <w:t>t</w:t>
      </w:r>
      <w:r w:rsidR="009B0A07" w:rsidRPr="00612077">
        <w:rPr>
          <w:rFonts w:asciiTheme="minorHAnsi" w:hAnsiTheme="minorHAnsi"/>
          <w:i/>
        </w:rPr>
        <w:t>kring</w:t>
      </w:r>
      <w:proofErr w:type="spellEnd"/>
      <w:r w:rsidR="00376628" w:rsidRPr="00612077">
        <w:rPr>
          <w:rFonts w:asciiTheme="minorHAnsi" w:hAnsiTheme="minorHAnsi"/>
        </w:rPr>
        <w:t xml:space="preserve"> </w:t>
      </w:r>
      <w:r w:rsidRPr="00612077">
        <w:rPr>
          <w:rFonts w:asciiTheme="minorHAnsi" w:hAnsiTheme="minorHAnsi"/>
        </w:rPr>
        <w:t>heretofore reser</w:t>
      </w:r>
      <w:r w:rsidR="00820345" w:rsidRPr="00612077">
        <w:rPr>
          <w:rFonts w:asciiTheme="minorHAnsi" w:hAnsiTheme="minorHAnsi"/>
        </w:rPr>
        <w:t>ved for Dutch arti</w:t>
      </w:r>
      <w:r w:rsidR="00376628" w:rsidRPr="00612077">
        <w:rPr>
          <w:rFonts w:asciiTheme="minorHAnsi" w:hAnsiTheme="minorHAnsi"/>
        </w:rPr>
        <w:t>sts</w:t>
      </w:r>
      <w:r w:rsidR="00D015B3" w:rsidRPr="00612077">
        <w:rPr>
          <w:rFonts w:asciiTheme="minorHAnsi" w:hAnsiTheme="minorHAnsi"/>
        </w:rPr>
        <w:t>.</w:t>
      </w:r>
      <w:r w:rsidR="00701A09" w:rsidRPr="00612077">
        <w:rPr>
          <w:rFonts w:asciiTheme="minorHAnsi" w:hAnsiTheme="minorHAnsi"/>
        </w:rPr>
        <w:t xml:space="preserve"> This may be taken as</w:t>
      </w:r>
      <w:r w:rsidRPr="00612077">
        <w:rPr>
          <w:rFonts w:asciiTheme="minorHAnsi" w:hAnsiTheme="minorHAnsi"/>
        </w:rPr>
        <w:t xml:space="preserve"> evidence of the appreciation that the Dutch authorities governing the </w:t>
      </w:r>
      <w:proofErr w:type="spellStart"/>
      <w:r w:rsidRPr="00612077">
        <w:rPr>
          <w:rFonts w:asciiTheme="minorHAnsi" w:hAnsiTheme="minorHAnsi"/>
          <w:i/>
        </w:rPr>
        <w:t>Kunstkring</w:t>
      </w:r>
      <w:proofErr w:type="spellEnd"/>
      <w:r w:rsidRPr="00612077">
        <w:rPr>
          <w:rFonts w:asciiTheme="minorHAnsi" w:hAnsiTheme="minorHAnsi"/>
        </w:rPr>
        <w:t xml:space="preserve"> had </w:t>
      </w:r>
      <w:r w:rsidR="00376628" w:rsidRPr="00612077">
        <w:rPr>
          <w:rFonts w:asciiTheme="minorHAnsi" w:hAnsiTheme="minorHAnsi"/>
        </w:rPr>
        <w:t xml:space="preserve">developed </w:t>
      </w:r>
      <w:r w:rsidRPr="00612077">
        <w:rPr>
          <w:rFonts w:asciiTheme="minorHAnsi" w:hAnsiTheme="minorHAnsi"/>
        </w:rPr>
        <w:t>for the work of the native artists.</w:t>
      </w:r>
      <w:r w:rsidR="00170634" w:rsidRPr="00612077">
        <w:rPr>
          <w:rFonts w:asciiTheme="minorHAnsi" w:hAnsiTheme="minorHAnsi"/>
        </w:rPr>
        <w:t xml:space="preserve"> Also implicit in this decision were the growing pressures the Dutch were feeling from rising nationalism in Indonesia, as well as the spread of Nazism in Europe and the expansion of Japanese military domination in the Asia-Pacific.</w:t>
      </w:r>
    </w:p>
    <w:p w:rsidR="00DE477A" w:rsidRDefault="00DE477A">
      <w:pPr>
        <w:rPr>
          <w:rFonts w:asciiTheme="minorHAnsi" w:hAnsiTheme="minorHAnsi"/>
        </w:rPr>
      </w:pPr>
      <w:r>
        <w:rPr>
          <w:rFonts w:asciiTheme="minorHAnsi" w:hAnsiTheme="minorHAnsi"/>
        </w:rPr>
        <w:t xml:space="preserve">                   </w:t>
      </w:r>
      <w:r>
        <w:rPr>
          <w:rFonts w:asciiTheme="minorHAnsi" w:hAnsiTheme="minorHAnsi"/>
          <w:noProof/>
          <w:lang w:val="en-GB" w:eastAsia="en-GB"/>
        </w:rPr>
        <w:drawing>
          <wp:inline distT="0" distB="0" distL="0" distR="0">
            <wp:extent cx="3560952" cy="4457700"/>
            <wp:effectExtent l="25400" t="0" r="0" b="0"/>
            <wp:docPr id="2" name="Picture 1" descr="detail_nPv0OZmv3v_12_berhias__agus_djaja_1953_big_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_nPv0OZmv3v_12_berhias__agus_djaja_1953_big__jpg.jpg"/>
                    <pic:cNvPicPr/>
                  </pic:nvPicPr>
                  <pic:blipFill>
                    <a:blip r:embed="rId6"/>
                    <a:stretch>
                      <a:fillRect/>
                    </a:stretch>
                  </pic:blipFill>
                  <pic:spPr>
                    <a:xfrm>
                      <a:off x="0" y="0"/>
                      <a:ext cx="3561898" cy="4458884"/>
                    </a:xfrm>
                    <a:prstGeom prst="rect">
                      <a:avLst/>
                    </a:prstGeom>
                  </pic:spPr>
                </pic:pic>
              </a:graphicData>
            </a:graphic>
          </wp:inline>
        </w:drawing>
      </w:r>
      <w:r>
        <w:rPr>
          <w:rFonts w:asciiTheme="minorHAnsi" w:hAnsiTheme="minorHAnsi"/>
        </w:rPr>
        <w:t xml:space="preserve"> </w:t>
      </w:r>
    </w:p>
    <w:p w:rsidR="00024191" w:rsidRPr="00DE477A" w:rsidRDefault="00DE477A">
      <w:pPr>
        <w:rPr>
          <w:rFonts w:asciiTheme="minorHAnsi" w:hAnsiTheme="minorHAnsi"/>
        </w:rPr>
      </w:pPr>
      <w:proofErr w:type="spellStart"/>
      <w:r>
        <w:rPr>
          <w:rFonts w:asciiTheme="minorHAnsi" w:hAnsiTheme="minorHAnsi"/>
        </w:rPr>
        <w:t>Agus</w:t>
      </w:r>
      <w:proofErr w:type="spellEnd"/>
      <w:r>
        <w:rPr>
          <w:rFonts w:asciiTheme="minorHAnsi" w:hAnsiTheme="minorHAnsi"/>
        </w:rPr>
        <w:t xml:space="preserve"> </w:t>
      </w:r>
      <w:proofErr w:type="spellStart"/>
      <w:r>
        <w:rPr>
          <w:rFonts w:asciiTheme="minorHAnsi" w:hAnsiTheme="minorHAnsi"/>
        </w:rPr>
        <w:t>Djaja</w:t>
      </w:r>
      <w:proofErr w:type="spellEnd"/>
      <w:r>
        <w:rPr>
          <w:rFonts w:asciiTheme="minorHAnsi" w:hAnsiTheme="minorHAnsi"/>
        </w:rPr>
        <w:t xml:space="preserve">, </w:t>
      </w:r>
      <w:r>
        <w:rPr>
          <w:rFonts w:asciiTheme="minorHAnsi" w:hAnsiTheme="minorHAnsi"/>
          <w:i/>
        </w:rPr>
        <w:t>Making up</w:t>
      </w:r>
      <w:r>
        <w:rPr>
          <w:rFonts w:asciiTheme="minorHAnsi" w:hAnsiTheme="minorHAnsi"/>
        </w:rPr>
        <w:t xml:space="preserve">, 1953, oil on canvas, 100 x 125 cm, </w:t>
      </w:r>
      <w:proofErr w:type="spellStart"/>
      <w:r>
        <w:rPr>
          <w:rFonts w:asciiTheme="minorHAnsi" w:hAnsiTheme="minorHAnsi"/>
        </w:rPr>
        <w:t>Galerie</w:t>
      </w:r>
      <w:proofErr w:type="spellEnd"/>
      <w:r>
        <w:rPr>
          <w:rFonts w:asciiTheme="minorHAnsi" w:hAnsiTheme="minorHAnsi"/>
        </w:rPr>
        <w:t xml:space="preserve"> </w:t>
      </w:r>
      <w:proofErr w:type="spellStart"/>
      <w:r>
        <w:rPr>
          <w:rFonts w:asciiTheme="minorHAnsi" w:hAnsiTheme="minorHAnsi"/>
        </w:rPr>
        <w:t>Nasionale</w:t>
      </w:r>
      <w:proofErr w:type="spellEnd"/>
      <w:r>
        <w:rPr>
          <w:rFonts w:asciiTheme="minorHAnsi" w:hAnsiTheme="minorHAnsi"/>
        </w:rPr>
        <w:t xml:space="preserve"> Indonesia.</w:t>
      </w:r>
    </w:p>
    <w:p w:rsidR="004A10A9" w:rsidRPr="00612077" w:rsidRDefault="004A10A9">
      <w:pPr>
        <w:rPr>
          <w:rFonts w:asciiTheme="minorHAnsi" w:hAnsiTheme="minorHAnsi"/>
        </w:rPr>
      </w:pPr>
    </w:p>
    <w:p w:rsidR="00024191" w:rsidRPr="00612077" w:rsidRDefault="00267AD0" w:rsidP="00024191">
      <w:pPr>
        <w:rPr>
          <w:rFonts w:asciiTheme="minorHAnsi" w:hAnsiTheme="minorHAnsi"/>
        </w:rPr>
      </w:pPr>
      <w:r w:rsidRPr="00612077">
        <w:rPr>
          <w:rFonts w:asciiTheme="minorHAnsi" w:hAnsiTheme="minorHAnsi"/>
        </w:rPr>
        <w:t>The artists of PERSAGI were largely self-taught or informally taught. The first formal art schools in Indonesia were founded in</w:t>
      </w:r>
      <w:r w:rsidR="00A64F4E">
        <w:rPr>
          <w:rFonts w:asciiTheme="minorHAnsi" w:hAnsiTheme="minorHAnsi"/>
        </w:rPr>
        <w:t xml:space="preserve"> Bandung and Yogyakarta in 1950</w:t>
      </w:r>
      <w:r w:rsidRPr="00612077">
        <w:rPr>
          <w:rFonts w:asciiTheme="minorHAnsi" w:hAnsiTheme="minorHAnsi"/>
        </w:rPr>
        <w:t xml:space="preserve"> after total independence was realised in 1949</w:t>
      </w:r>
      <w:r w:rsidR="00A64F4E">
        <w:rPr>
          <w:rFonts w:asciiTheme="minorHAnsi" w:hAnsiTheme="minorHAnsi"/>
        </w:rPr>
        <w:t xml:space="preserve"> and</w:t>
      </w:r>
      <w:r w:rsidR="004A10A9" w:rsidRPr="00612077">
        <w:rPr>
          <w:rFonts w:asciiTheme="minorHAnsi" w:hAnsiTheme="minorHAnsi"/>
        </w:rPr>
        <w:t xml:space="preserve"> more than a decade after PERSAGI came together</w:t>
      </w:r>
      <w:r w:rsidRPr="00612077">
        <w:rPr>
          <w:rFonts w:asciiTheme="minorHAnsi" w:hAnsiTheme="minorHAnsi"/>
        </w:rPr>
        <w:t xml:space="preserve">. The Bandung school (now </w:t>
      </w:r>
      <w:proofErr w:type="spellStart"/>
      <w:r w:rsidRPr="00612077">
        <w:rPr>
          <w:rFonts w:asciiTheme="minorHAnsi" w:hAnsiTheme="minorHAnsi"/>
        </w:rPr>
        <w:t>Fakultas</w:t>
      </w:r>
      <w:proofErr w:type="spellEnd"/>
      <w:r w:rsidRPr="00612077">
        <w:rPr>
          <w:rFonts w:asciiTheme="minorHAnsi" w:hAnsiTheme="minorHAnsi"/>
        </w:rPr>
        <w:t xml:space="preserve"> </w:t>
      </w:r>
      <w:proofErr w:type="spellStart"/>
      <w:r w:rsidRPr="00612077">
        <w:rPr>
          <w:rFonts w:asciiTheme="minorHAnsi" w:hAnsiTheme="minorHAnsi"/>
        </w:rPr>
        <w:t>Seni</w:t>
      </w:r>
      <w:proofErr w:type="spellEnd"/>
      <w:r w:rsidRPr="00612077">
        <w:rPr>
          <w:rFonts w:asciiTheme="minorHAnsi" w:hAnsiTheme="minorHAnsi"/>
        </w:rPr>
        <w:t xml:space="preserve"> </w:t>
      </w:r>
      <w:proofErr w:type="spellStart"/>
      <w:r w:rsidRPr="00612077">
        <w:rPr>
          <w:rFonts w:asciiTheme="minorHAnsi" w:hAnsiTheme="minorHAnsi"/>
        </w:rPr>
        <w:t>Rupa</w:t>
      </w:r>
      <w:proofErr w:type="spellEnd"/>
      <w:r w:rsidRPr="00612077">
        <w:rPr>
          <w:rFonts w:asciiTheme="minorHAnsi" w:hAnsiTheme="minorHAnsi"/>
        </w:rPr>
        <w:t xml:space="preserve"> </w:t>
      </w:r>
      <w:proofErr w:type="spellStart"/>
      <w:r w:rsidRPr="00612077">
        <w:rPr>
          <w:rFonts w:asciiTheme="minorHAnsi" w:hAnsiTheme="minorHAnsi"/>
        </w:rPr>
        <w:t>dan</w:t>
      </w:r>
      <w:proofErr w:type="spellEnd"/>
      <w:r w:rsidRPr="00612077">
        <w:rPr>
          <w:rFonts w:asciiTheme="minorHAnsi" w:hAnsiTheme="minorHAnsi"/>
        </w:rPr>
        <w:t xml:space="preserve"> </w:t>
      </w:r>
      <w:proofErr w:type="spellStart"/>
      <w:r w:rsidRPr="00612077">
        <w:rPr>
          <w:rFonts w:asciiTheme="minorHAnsi" w:hAnsiTheme="minorHAnsi"/>
        </w:rPr>
        <w:t>Desain</w:t>
      </w:r>
      <w:proofErr w:type="spellEnd"/>
      <w:r w:rsidRPr="00612077">
        <w:rPr>
          <w:rFonts w:asciiTheme="minorHAnsi" w:hAnsiTheme="minorHAnsi"/>
        </w:rPr>
        <w:t xml:space="preserve"> = Faculty of Fine Art and Design) at the </w:t>
      </w:r>
      <w:proofErr w:type="spellStart"/>
      <w:r w:rsidRPr="00612077">
        <w:rPr>
          <w:rFonts w:asciiTheme="minorHAnsi" w:hAnsiTheme="minorHAnsi"/>
        </w:rPr>
        <w:t>Institut</w:t>
      </w:r>
      <w:proofErr w:type="spellEnd"/>
      <w:r w:rsidRPr="00612077">
        <w:rPr>
          <w:rFonts w:asciiTheme="minorHAnsi" w:hAnsiTheme="minorHAnsi"/>
        </w:rPr>
        <w:t xml:space="preserve"> </w:t>
      </w:r>
      <w:proofErr w:type="spellStart"/>
      <w:r w:rsidRPr="00612077">
        <w:rPr>
          <w:rFonts w:asciiTheme="minorHAnsi" w:hAnsiTheme="minorHAnsi"/>
        </w:rPr>
        <w:t>Teknologi</w:t>
      </w:r>
      <w:proofErr w:type="spellEnd"/>
      <w:r w:rsidRPr="00612077">
        <w:rPr>
          <w:rFonts w:asciiTheme="minorHAnsi" w:hAnsiTheme="minorHAnsi"/>
        </w:rPr>
        <w:t xml:space="preserve"> Bandung (Bandung Institute of Technology) was long associated with formalism, tending to Cubist and abstract art. The Yogyakarta school (</w:t>
      </w:r>
      <w:proofErr w:type="spellStart"/>
      <w:r w:rsidRPr="00612077">
        <w:rPr>
          <w:rFonts w:asciiTheme="minorHAnsi" w:hAnsiTheme="minorHAnsi"/>
        </w:rPr>
        <w:t>Akademi</w:t>
      </w:r>
      <w:proofErr w:type="spellEnd"/>
      <w:r w:rsidRPr="00612077">
        <w:rPr>
          <w:rFonts w:asciiTheme="minorHAnsi" w:hAnsiTheme="minorHAnsi"/>
        </w:rPr>
        <w:t xml:space="preserve"> </w:t>
      </w:r>
      <w:proofErr w:type="spellStart"/>
      <w:r w:rsidRPr="00612077">
        <w:rPr>
          <w:rFonts w:asciiTheme="minorHAnsi" w:hAnsiTheme="minorHAnsi"/>
        </w:rPr>
        <w:t>Seni</w:t>
      </w:r>
      <w:proofErr w:type="spellEnd"/>
      <w:r w:rsidRPr="00612077">
        <w:rPr>
          <w:rFonts w:asciiTheme="minorHAnsi" w:hAnsiTheme="minorHAnsi"/>
        </w:rPr>
        <w:t xml:space="preserve"> </w:t>
      </w:r>
      <w:proofErr w:type="spellStart"/>
      <w:r w:rsidRPr="00612077">
        <w:rPr>
          <w:rFonts w:asciiTheme="minorHAnsi" w:hAnsiTheme="minorHAnsi"/>
        </w:rPr>
        <w:t>Rupa</w:t>
      </w:r>
      <w:proofErr w:type="spellEnd"/>
      <w:r w:rsidRPr="00612077">
        <w:rPr>
          <w:rFonts w:asciiTheme="minorHAnsi" w:hAnsiTheme="minorHAnsi"/>
        </w:rPr>
        <w:t xml:space="preserve"> Indonesia = Indonesian Academy of Fine Arts), and now </w:t>
      </w:r>
      <w:proofErr w:type="spellStart"/>
      <w:r w:rsidRPr="00612077">
        <w:rPr>
          <w:rFonts w:asciiTheme="minorHAnsi" w:hAnsiTheme="minorHAnsi"/>
        </w:rPr>
        <w:t>Institut</w:t>
      </w:r>
      <w:proofErr w:type="spellEnd"/>
      <w:r w:rsidRPr="00612077">
        <w:rPr>
          <w:rFonts w:asciiTheme="minorHAnsi" w:hAnsiTheme="minorHAnsi"/>
        </w:rPr>
        <w:t xml:space="preserve"> </w:t>
      </w:r>
      <w:proofErr w:type="spellStart"/>
      <w:r w:rsidRPr="00612077">
        <w:rPr>
          <w:rFonts w:asciiTheme="minorHAnsi" w:hAnsiTheme="minorHAnsi"/>
        </w:rPr>
        <w:t>Seni</w:t>
      </w:r>
      <w:proofErr w:type="spellEnd"/>
      <w:r w:rsidRPr="00612077">
        <w:rPr>
          <w:rFonts w:asciiTheme="minorHAnsi" w:hAnsiTheme="minorHAnsi"/>
        </w:rPr>
        <w:t xml:space="preserve"> Indonesia (Art Institute of Indonesia) was </w:t>
      </w:r>
      <w:r w:rsidR="004A10A9" w:rsidRPr="00612077">
        <w:rPr>
          <w:rFonts w:asciiTheme="minorHAnsi" w:hAnsiTheme="minorHAnsi"/>
        </w:rPr>
        <w:t>more closely associated with</w:t>
      </w:r>
      <w:r w:rsidRPr="00612077">
        <w:rPr>
          <w:rFonts w:asciiTheme="minorHAnsi" w:hAnsiTheme="minorHAnsi"/>
        </w:rPr>
        <w:t xml:space="preserve"> </w:t>
      </w:r>
      <w:r w:rsidR="004A10A9" w:rsidRPr="00612077">
        <w:rPr>
          <w:rFonts w:asciiTheme="minorHAnsi" w:hAnsiTheme="minorHAnsi"/>
        </w:rPr>
        <w:t>E</w:t>
      </w:r>
      <w:r w:rsidRPr="00612077">
        <w:rPr>
          <w:rFonts w:asciiTheme="minorHAnsi" w:hAnsiTheme="minorHAnsi"/>
        </w:rPr>
        <w:t>xpressionism</w:t>
      </w:r>
      <w:r w:rsidR="004A10A9" w:rsidRPr="00612077">
        <w:rPr>
          <w:rFonts w:asciiTheme="minorHAnsi" w:hAnsiTheme="minorHAnsi"/>
        </w:rPr>
        <w:t>,</w:t>
      </w:r>
      <w:r w:rsidR="00EE7A2B" w:rsidRPr="00612077">
        <w:rPr>
          <w:rFonts w:asciiTheme="minorHAnsi" w:hAnsiTheme="minorHAnsi"/>
        </w:rPr>
        <w:t xml:space="preserve"> magic realism and S</w:t>
      </w:r>
      <w:r w:rsidRPr="00612077">
        <w:rPr>
          <w:rFonts w:asciiTheme="minorHAnsi" w:hAnsiTheme="minorHAnsi"/>
        </w:rPr>
        <w:t>urrealism</w:t>
      </w:r>
      <w:r w:rsidR="004A10A9" w:rsidRPr="00612077">
        <w:rPr>
          <w:rFonts w:asciiTheme="minorHAnsi" w:hAnsiTheme="minorHAnsi"/>
        </w:rPr>
        <w:t>, all of which allowed a firmer relationship with lived experience than the formalism of the Bandung school</w:t>
      </w:r>
      <w:r w:rsidRPr="00612077">
        <w:rPr>
          <w:rFonts w:asciiTheme="minorHAnsi" w:hAnsiTheme="minorHAnsi"/>
        </w:rPr>
        <w:t>.</w:t>
      </w:r>
    </w:p>
    <w:p w:rsidR="00024191" w:rsidRPr="00612077" w:rsidRDefault="00024191" w:rsidP="00024191">
      <w:pPr>
        <w:rPr>
          <w:rFonts w:asciiTheme="minorHAnsi" w:hAnsiTheme="minorHAnsi"/>
        </w:rPr>
      </w:pPr>
    </w:p>
    <w:p w:rsidR="00267AD0" w:rsidRPr="00612077" w:rsidRDefault="00246BB5">
      <w:pPr>
        <w:rPr>
          <w:rFonts w:asciiTheme="minorHAnsi" w:hAnsiTheme="minorHAnsi"/>
          <w:b/>
        </w:rPr>
      </w:pPr>
      <w:r w:rsidRPr="00612077">
        <w:rPr>
          <w:rFonts w:asciiTheme="minorHAnsi" w:hAnsiTheme="minorHAnsi"/>
          <w:b/>
        </w:rPr>
        <w:t>Japanese occupation and the end of PERSAGI</w:t>
      </w:r>
    </w:p>
    <w:p w:rsidR="00E40901" w:rsidRPr="00612077" w:rsidRDefault="00E40901">
      <w:pPr>
        <w:rPr>
          <w:rFonts w:asciiTheme="minorHAnsi" w:hAnsiTheme="minorHAnsi"/>
          <w:b/>
        </w:rPr>
      </w:pPr>
    </w:p>
    <w:p w:rsidR="00DE477A" w:rsidRDefault="00170634" w:rsidP="00DE477A">
      <w:pPr>
        <w:rPr>
          <w:rFonts w:asciiTheme="minorHAnsi" w:hAnsiTheme="minorHAnsi"/>
        </w:rPr>
      </w:pPr>
      <w:r w:rsidRPr="00612077">
        <w:rPr>
          <w:rFonts w:asciiTheme="minorHAnsi" w:hAnsiTheme="minorHAnsi"/>
        </w:rPr>
        <w:t xml:space="preserve">PERSAGI was </w:t>
      </w:r>
      <w:r w:rsidR="00612077" w:rsidRPr="00612077">
        <w:rPr>
          <w:rFonts w:asciiTheme="minorHAnsi" w:hAnsiTheme="minorHAnsi"/>
        </w:rPr>
        <w:t>effective</w:t>
      </w:r>
      <w:r w:rsidRPr="00612077">
        <w:rPr>
          <w:rFonts w:asciiTheme="minorHAnsi" w:hAnsiTheme="minorHAnsi"/>
        </w:rPr>
        <w:t xml:space="preserve">ly terminated with the Japanese occupation of Indonesia in 1942. Several of its members joined the </w:t>
      </w:r>
      <w:proofErr w:type="spellStart"/>
      <w:r w:rsidRPr="00612077">
        <w:rPr>
          <w:rFonts w:asciiTheme="minorHAnsi" w:hAnsiTheme="minorHAnsi"/>
          <w:i/>
        </w:rPr>
        <w:t>Keimin</w:t>
      </w:r>
      <w:proofErr w:type="spellEnd"/>
      <w:r w:rsidRPr="00612077">
        <w:rPr>
          <w:rFonts w:asciiTheme="minorHAnsi" w:hAnsiTheme="minorHAnsi"/>
          <w:i/>
        </w:rPr>
        <w:t xml:space="preserve"> Bunka </w:t>
      </w:r>
      <w:proofErr w:type="spellStart"/>
      <w:r w:rsidRPr="00612077">
        <w:rPr>
          <w:rFonts w:asciiTheme="minorHAnsi" w:hAnsiTheme="minorHAnsi"/>
          <w:i/>
        </w:rPr>
        <w:t>Shidosho</w:t>
      </w:r>
      <w:proofErr w:type="spellEnd"/>
      <w:r w:rsidR="00701A09" w:rsidRPr="00612077">
        <w:rPr>
          <w:rFonts w:asciiTheme="minorHAnsi" w:hAnsiTheme="minorHAnsi"/>
          <w:i/>
        </w:rPr>
        <w:t xml:space="preserve"> (KBS)</w:t>
      </w:r>
      <w:r w:rsidRPr="00612077">
        <w:rPr>
          <w:rFonts w:asciiTheme="minorHAnsi" w:hAnsiTheme="minorHAnsi"/>
        </w:rPr>
        <w:t xml:space="preserve">, </w:t>
      </w:r>
      <w:r w:rsidR="00E40901" w:rsidRPr="00612077">
        <w:rPr>
          <w:rFonts w:asciiTheme="minorHAnsi" w:hAnsiTheme="minorHAnsi"/>
        </w:rPr>
        <w:t>a Japanese cultural and propaganda organisation founded in 1943 with branches in several parts of Indonesia.</w:t>
      </w:r>
      <w:r w:rsidR="00701A09" w:rsidRPr="00612077">
        <w:rPr>
          <w:rFonts w:asciiTheme="minorHAnsi" w:hAnsiTheme="minorHAnsi"/>
        </w:rPr>
        <w:t xml:space="preserve"> </w:t>
      </w:r>
      <w:r w:rsidR="009A6D5C">
        <w:rPr>
          <w:rFonts w:asciiTheme="minorHAnsi" w:hAnsiTheme="minorHAnsi"/>
        </w:rPr>
        <w:t xml:space="preserve">The mission of </w:t>
      </w:r>
      <w:r w:rsidR="00701A09" w:rsidRPr="00612077">
        <w:rPr>
          <w:rFonts w:asciiTheme="minorHAnsi" w:hAnsiTheme="minorHAnsi"/>
          <w:i/>
        </w:rPr>
        <w:t>KBS</w:t>
      </w:r>
      <w:r w:rsidR="009A6D5C">
        <w:rPr>
          <w:rFonts w:asciiTheme="minorHAnsi" w:hAnsiTheme="minorHAnsi"/>
        </w:rPr>
        <w:t xml:space="preserve"> </w:t>
      </w:r>
      <w:r w:rsidR="00701A09" w:rsidRPr="00612077">
        <w:rPr>
          <w:rFonts w:asciiTheme="minorHAnsi" w:hAnsiTheme="minorHAnsi"/>
        </w:rPr>
        <w:t xml:space="preserve">was to enlighten and educate the people through the arts. In addition to fine art, it supported literature, music and theatre. There is some continuity of concerns from PERSAGI to </w:t>
      </w:r>
      <w:r w:rsidR="00701A09" w:rsidRPr="00612077">
        <w:rPr>
          <w:rFonts w:asciiTheme="minorHAnsi" w:hAnsiTheme="minorHAnsi"/>
          <w:i/>
        </w:rPr>
        <w:t>KBS</w:t>
      </w:r>
      <w:r w:rsidR="00701A09" w:rsidRPr="00612077">
        <w:rPr>
          <w:rFonts w:asciiTheme="minorHAnsi" w:hAnsiTheme="minorHAnsi"/>
        </w:rPr>
        <w:t xml:space="preserve">, given that the Japanese vision of a Greater East Asia Co-prosperity Sphere </w:t>
      </w:r>
      <w:r w:rsidR="00612077" w:rsidRPr="00612077">
        <w:rPr>
          <w:rFonts w:asciiTheme="minorHAnsi" w:hAnsiTheme="minorHAnsi"/>
        </w:rPr>
        <w:t>made a claim to</w:t>
      </w:r>
      <w:r w:rsidR="00701A09" w:rsidRPr="00612077">
        <w:rPr>
          <w:rFonts w:asciiTheme="minorHAnsi" w:hAnsiTheme="minorHAnsi"/>
        </w:rPr>
        <w:t xml:space="preserve"> empowering colonised parts of Asia to gain a greate</w:t>
      </w:r>
      <w:r w:rsidR="00612077" w:rsidRPr="00612077">
        <w:rPr>
          <w:rFonts w:asciiTheme="minorHAnsi" w:hAnsiTheme="minorHAnsi"/>
        </w:rPr>
        <w:t>r sense of identity</w:t>
      </w:r>
      <w:r w:rsidR="00701A09" w:rsidRPr="00612077">
        <w:rPr>
          <w:rFonts w:asciiTheme="minorHAnsi" w:hAnsiTheme="minorHAnsi"/>
        </w:rPr>
        <w:t xml:space="preserve">. Over some two years of existence, </w:t>
      </w:r>
      <w:r w:rsidR="00701A09" w:rsidRPr="00612077">
        <w:rPr>
          <w:rFonts w:asciiTheme="minorHAnsi" w:hAnsiTheme="minorHAnsi"/>
          <w:i/>
        </w:rPr>
        <w:t xml:space="preserve">KBS </w:t>
      </w:r>
      <w:r w:rsidR="00701A09" w:rsidRPr="00612077">
        <w:rPr>
          <w:rFonts w:asciiTheme="minorHAnsi" w:hAnsiTheme="minorHAnsi"/>
        </w:rPr>
        <w:t xml:space="preserve">organised </w:t>
      </w:r>
      <w:r w:rsidR="0027017B" w:rsidRPr="00612077">
        <w:rPr>
          <w:rFonts w:asciiTheme="minorHAnsi" w:hAnsiTheme="minorHAnsi"/>
        </w:rPr>
        <w:t>about a dozen exhibitions of Indonesian and Japanese artists in Jakarta, Malang, Solo and Bandung.</w:t>
      </w:r>
    </w:p>
    <w:p w:rsidR="00364270" w:rsidRPr="00DE477A" w:rsidRDefault="00364270" w:rsidP="00DE477A">
      <w:pPr>
        <w:rPr>
          <w:rFonts w:asciiTheme="minorHAnsi" w:hAnsiTheme="minorHAnsi"/>
        </w:rPr>
      </w:pPr>
    </w:p>
    <w:p w:rsidR="00612077" w:rsidRDefault="00612077">
      <w:pPr>
        <w:rPr>
          <w:rFonts w:asciiTheme="minorHAnsi" w:hAnsiTheme="minorHAnsi"/>
          <w:b/>
        </w:rPr>
      </w:pPr>
      <w:r w:rsidRPr="00612077">
        <w:rPr>
          <w:rFonts w:asciiTheme="minorHAnsi" w:hAnsiTheme="minorHAnsi"/>
          <w:b/>
        </w:rPr>
        <w:t>References and further reading</w:t>
      </w:r>
    </w:p>
    <w:p w:rsidR="009A6D5C" w:rsidRPr="00612077" w:rsidRDefault="009A6D5C">
      <w:pPr>
        <w:numPr>
          <w:ins w:id="1" w:author="Clare Veal" w:date="2014-04-27T17:09:00Z"/>
        </w:numPr>
        <w:rPr>
          <w:rFonts w:asciiTheme="minorHAnsi" w:hAnsiTheme="minorHAnsi"/>
          <w:b/>
        </w:rPr>
      </w:pPr>
    </w:p>
    <w:p w:rsidR="00612077" w:rsidRDefault="00612077">
      <w:pPr>
        <w:rPr>
          <w:rFonts w:asciiTheme="minorHAnsi" w:hAnsiTheme="minorHAnsi"/>
        </w:rPr>
      </w:pPr>
      <w:r w:rsidRPr="00612077">
        <w:rPr>
          <w:rFonts w:asciiTheme="minorHAnsi" w:hAnsiTheme="minorHAnsi"/>
        </w:rPr>
        <w:t xml:space="preserve">Holt, Claire [1967]. </w:t>
      </w:r>
      <w:r w:rsidRPr="00612077">
        <w:rPr>
          <w:rFonts w:asciiTheme="minorHAnsi" w:hAnsiTheme="minorHAnsi"/>
          <w:i/>
        </w:rPr>
        <w:t>Art in Indonesia</w:t>
      </w:r>
      <w:r w:rsidRPr="00612077">
        <w:rPr>
          <w:rFonts w:asciiTheme="minorHAnsi" w:hAnsiTheme="minorHAnsi"/>
        </w:rPr>
        <w:t>:</w:t>
      </w:r>
      <w:r w:rsidRPr="00612077">
        <w:rPr>
          <w:rFonts w:asciiTheme="minorHAnsi" w:hAnsiTheme="minorHAnsi"/>
          <w:i/>
        </w:rPr>
        <w:t xml:space="preserve"> Continuities and Change.</w:t>
      </w:r>
      <w:r w:rsidRPr="00612077">
        <w:rPr>
          <w:rFonts w:asciiTheme="minorHAnsi" w:hAnsiTheme="minorHAnsi"/>
        </w:rPr>
        <w:t xml:space="preserve"> Ithaca: Cornell University Press.</w:t>
      </w:r>
    </w:p>
    <w:p w:rsidR="009A6D5C" w:rsidRPr="00612077" w:rsidRDefault="009A6D5C">
      <w:pPr>
        <w:numPr>
          <w:ins w:id="2" w:author="Clare Veal" w:date="2014-04-27T17:09:00Z"/>
        </w:numPr>
        <w:rPr>
          <w:rFonts w:asciiTheme="minorHAnsi" w:hAnsiTheme="minorHAnsi"/>
        </w:rPr>
      </w:pPr>
    </w:p>
    <w:p w:rsidR="00612077" w:rsidRDefault="00612077" w:rsidP="00612077">
      <w:pPr>
        <w:shd w:val="clear" w:color="auto" w:fill="FFFFFF"/>
        <w:rPr>
          <w:rFonts w:asciiTheme="minorHAnsi" w:eastAsia="Times New Roman" w:hAnsiTheme="minorHAnsi"/>
          <w:color w:val="000000"/>
        </w:rPr>
      </w:pPr>
      <w:r w:rsidRPr="00612077">
        <w:rPr>
          <w:rFonts w:asciiTheme="minorHAnsi" w:eastAsia="Times New Roman" w:hAnsiTheme="minorHAnsi"/>
          <w:color w:val="000000"/>
        </w:rPr>
        <w:t xml:space="preserve">Fischer, Joseph ed. [1990] </w:t>
      </w:r>
      <w:r w:rsidRPr="00612077">
        <w:rPr>
          <w:rFonts w:asciiTheme="minorHAnsi" w:eastAsia="Times New Roman" w:hAnsiTheme="minorHAnsi"/>
          <w:i/>
          <w:color w:val="000000"/>
        </w:rPr>
        <w:t>Modern Indonesian Art</w:t>
      </w:r>
      <w:r w:rsidRPr="00612077">
        <w:rPr>
          <w:rFonts w:asciiTheme="minorHAnsi" w:eastAsia="Times New Roman" w:hAnsiTheme="minorHAnsi"/>
          <w:color w:val="000000"/>
        </w:rPr>
        <w:t>:</w:t>
      </w:r>
      <w:r w:rsidR="00A64F4E">
        <w:rPr>
          <w:rFonts w:asciiTheme="minorHAnsi" w:eastAsia="Times New Roman" w:hAnsiTheme="minorHAnsi"/>
          <w:color w:val="000000"/>
        </w:rPr>
        <w:t xml:space="preserve"> </w:t>
      </w:r>
      <w:r w:rsidRPr="00612077">
        <w:rPr>
          <w:rFonts w:asciiTheme="minorHAnsi" w:eastAsia="Times New Roman" w:hAnsiTheme="minorHAnsi"/>
          <w:i/>
          <w:color w:val="000000"/>
        </w:rPr>
        <w:t>Three Generations of Tradition and Change 1945-1990.</w:t>
      </w:r>
      <w:r w:rsidRPr="00612077">
        <w:rPr>
          <w:rFonts w:asciiTheme="minorHAnsi" w:eastAsia="Times New Roman" w:hAnsiTheme="minorHAnsi"/>
          <w:color w:val="000000"/>
        </w:rPr>
        <w:t xml:space="preserve"> Jakarta and New York: </w:t>
      </w:r>
      <w:proofErr w:type="spellStart"/>
      <w:r w:rsidRPr="00612077">
        <w:rPr>
          <w:rFonts w:asciiTheme="minorHAnsi" w:eastAsia="Times New Roman" w:hAnsiTheme="minorHAnsi"/>
          <w:color w:val="000000"/>
        </w:rPr>
        <w:t>Panitia</w:t>
      </w:r>
      <w:proofErr w:type="spellEnd"/>
      <w:r w:rsidRPr="00612077">
        <w:rPr>
          <w:rFonts w:asciiTheme="minorHAnsi" w:eastAsia="Times New Roman" w:hAnsiTheme="minorHAnsi"/>
          <w:color w:val="000000"/>
        </w:rPr>
        <w:t xml:space="preserve"> </w:t>
      </w:r>
      <w:proofErr w:type="spellStart"/>
      <w:r w:rsidRPr="00612077">
        <w:rPr>
          <w:rFonts w:asciiTheme="minorHAnsi" w:eastAsia="Times New Roman" w:hAnsiTheme="minorHAnsi"/>
          <w:color w:val="000000"/>
        </w:rPr>
        <w:t>Pameran</w:t>
      </w:r>
      <w:proofErr w:type="spellEnd"/>
      <w:r w:rsidRPr="00612077">
        <w:rPr>
          <w:rFonts w:asciiTheme="minorHAnsi" w:eastAsia="Times New Roman" w:hAnsiTheme="minorHAnsi"/>
          <w:color w:val="000000"/>
        </w:rPr>
        <w:t xml:space="preserve"> KIAS and Festival of Indonesia.</w:t>
      </w:r>
    </w:p>
    <w:p w:rsidR="009A6D5C" w:rsidRDefault="009A6D5C" w:rsidP="00612077">
      <w:pPr>
        <w:numPr>
          <w:ins w:id="3" w:author="Clare Veal" w:date="2014-04-27T17:09:00Z"/>
        </w:numPr>
        <w:shd w:val="clear" w:color="auto" w:fill="FFFFFF"/>
        <w:rPr>
          <w:rFonts w:asciiTheme="minorHAnsi" w:eastAsia="Times New Roman" w:hAnsiTheme="minorHAnsi"/>
          <w:color w:val="000000"/>
        </w:rPr>
      </w:pPr>
    </w:p>
    <w:p w:rsidR="00612077" w:rsidRDefault="00612077" w:rsidP="00612077">
      <w:pPr>
        <w:shd w:val="clear" w:color="auto" w:fill="FFFFFF"/>
        <w:rPr>
          <w:rFonts w:asciiTheme="minorHAnsi" w:eastAsia="Times New Roman" w:hAnsiTheme="minorHAnsi"/>
          <w:color w:val="000000"/>
        </w:rPr>
      </w:pPr>
      <w:r>
        <w:rPr>
          <w:rFonts w:asciiTheme="minorHAnsi" w:eastAsia="Times New Roman" w:hAnsiTheme="minorHAnsi"/>
          <w:color w:val="000000"/>
        </w:rPr>
        <w:t xml:space="preserve">Indonesian Visual Art Archive, </w:t>
      </w:r>
      <w:hyperlink r:id="rId7" w:history="1">
        <w:r w:rsidR="00364270" w:rsidRPr="00BA6E59">
          <w:rPr>
            <w:rStyle w:val="Hyperlink"/>
            <w:rFonts w:asciiTheme="minorHAnsi" w:eastAsia="Times New Roman" w:hAnsiTheme="minorHAnsi"/>
          </w:rPr>
          <w:t>http://archive.ivaa-online.org/files/uploads/texts/Untuk%20Lecture%20FAAM%20english.pdf</w:t>
        </w:r>
      </w:hyperlink>
    </w:p>
    <w:p w:rsidR="00364270" w:rsidRPr="00612077" w:rsidRDefault="00364270" w:rsidP="00612077">
      <w:pPr>
        <w:shd w:val="clear" w:color="auto" w:fill="FFFFFF"/>
        <w:rPr>
          <w:rFonts w:asciiTheme="minorHAnsi" w:eastAsia="Times New Roman" w:hAnsiTheme="minorHAnsi"/>
          <w:color w:val="000000"/>
        </w:rPr>
      </w:pPr>
    </w:p>
    <w:p w:rsidR="00612077" w:rsidRPr="00612077" w:rsidRDefault="00612077">
      <w:pPr>
        <w:rPr>
          <w:rFonts w:asciiTheme="minorHAnsi" w:hAnsiTheme="minorHAnsi"/>
        </w:rPr>
      </w:pPr>
    </w:p>
    <w:sectPr w:rsidR="00612077" w:rsidRPr="00612077" w:rsidSect="000C2A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2FA"/>
    <w:rsid w:val="00024191"/>
    <w:rsid w:val="000C2A3F"/>
    <w:rsid w:val="001342B8"/>
    <w:rsid w:val="00170634"/>
    <w:rsid w:val="001A08BC"/>
    <w:rsid w:val="002009C7"/>
    <w:rsid w:val="00246BB5"/>
    <w:rsid w:val="00267AD0"/>
    <w:rsid w:val="0027017B"/>
    <w:rsid w:val="0030191A"/>
    <w:rsid w:val="0030247F"/>
    <w:rsid w:val="00364270"/>
    <w:rsid w:val="00376628"/>
    <w:rsid w:val="004A10A9"/>
    <w:rsid w:val="004B4DE1"/>
    <w:rsid w:val="00513E14"/>
    <w:rsid w:val="00585EA5"/>
    <w:rsid w:val="00587B16"/>
    <w:rsid w:val="005B0354"/>
    <w:rsid w:val="005C6AA5"/>
    <w:rsid w:val="00612077"/>
    <w:rsid w:val="006302FA"/>
    <w:rsid w:val="00682327"/>
    <w:rsid w:val="00701A09"/>
    <w:rsid w:val="00712B3C"/>
    <w:rsid w:val="0071584C"/>
    <w:rsid w:val="007F1EB8"/>
    <w:rsid w:val="0080486A"/>
    <w:rsid w:val="00813750"/>
    <w:rsid w:val="00820345"/>
    <w:rsid w:val="009A3A71"/>
    <w:rsid w:val="009A6D5C"/>
    <w:rsid w:val="009B0A07"/>
    <w:rsid w:val="009D20AC"/>
    <w:rsid w:val="00A64F4E"/>
    <w:rsid w:val="00C442DA"/>
    <w:rsid w:val="00CB1AA6"/>
    <w:rsid w:val="00D015B3"/>
    <w:rsid w:val="00DE477A"/>
    <w:rsid w:val="00E032AC"/>
    <w:rsid w:val="00E07847"/>
    <w:rsid w:val="00E40901"/>
    <w:rsid w:val="00EE7A2B"/>
    <w:rsid w:val="00F34DB3"/>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2FA"/>
    <w:pPr>
      <w:spacing w:after="0" w:line="240" w:lineRule="auto"/>
    </w:pPr>
    <w:rPr>
      <w:rFonts w:ascii="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6AA5"/>
    <w:pPr>
      <w:spacing w:before="100" w:beforeAutospacing="1" w:after="100" w:afterAutospacing="1"/>
    </w:pPr>
    <w:rPr>
      <w:rFonts w:ascii="Times" w:hAnsi="Times"/>
      <w:sz w:val="20"/>
      <w:szCs w:val="20"/>
      <w:lang w:eastAsia="en-US"/>
    </w:rPr>
  </w:style>
  <w:style w:type="character" w:styleId="Hyperlink">
    <w:name w:val="Hyperlink"/>
    <w:basedOn w:val="DefaultParagraphFont"/>
    <w:uiPriority w:val="99"/>
    <w:unhideWhenUsed/>
    <w:rsid w:val="00364270"/>
    <w:rPr>
      <w:color w:val="0000FF" w:themeColor="hyperlink"/>
      <w:u w:val="single"/>
    </w:rPr>
  </w:style>
  <w:style w:type="paragraph" w:styleId="BalloonText">
    <w:name w:val="Balloon Text"/>
    <w:basedOn w:val="Normal"/>
    <w:link w:val="BalloonTextChar"/>
    <w:uiPriority w:val="99"/>
    <w:semiHidden/>
    <w:unhideWhenUsed/>
    <w:rsid w:val="009A6D5C"/>
    <w:rPr>
      <w:rFonts w:ascii="Lucida Grande" w:hAnsi="Lucida Grande"/>
      <w:sz w:val="18"/>
      <w:szCs w:val="18"/>
    </w:rPr>
  </w:style>
  <w:style w:type="character" w:customStyle="1" w:styleId="BalloonTextChar">
    <w:name w:val="Balloon Text Char"/>
    <w:basedOn w:val="DefaultParagraphFont"/>
    <w:link w:val="BalloonText"/>
    <w:uiPriority w:val="99"/>
    <w:semiHidden/>
    <w:rsid w:val="009A6D5C"/>
    <w:rPr>
      <w:rFonts w:ascii="Lucida Grande" w:hAnsi="Lucida Grande" w:cs="Times New Roman"/>
      <w:sz w:val="18"/>
      <w:szCs w:val="18"/>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2FA"/>
    <w:pPr>
      <w:spacing w:after="0" w:line="240" w:lineRule="auto"/>
    </w:pPr>
    <w:rPr>
      <w:rFonts w:ascii="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6AA5"/>
    <w:pPr>
      <w:spacing w:before="100" w:beforeAutospacing="1" w:after="100" w:afterAutospacing="1"/>
    </w:pPr>
    <w:rPr>
      <w:rFonts w:ascii="Times" w:hAnsi="Times"/>
      <w:sz w:val="20"/>
      <w:szCs w:val="20"/>
      <w:lang w:eastAsia="en-US"/>
    </w:rPr>
  </w:style>
  <w:style w:type="character" w:styleId="Hyperlink">
    <w:name w:val="Hyperlink"/>
    <w:basedOn w:val="DefaultParagraphFont"/>
    <w:uiPriority w:val="99"/>
    <w:unhideWhenUsed/>
    <w:rsid w:val="00364270"/>
    <w:rPr>
      <w:color w:val="0000FF" w:themeColor="hyperlink"/>
      <w:u w:val="single"/>
    </w:rPr>
  </w:style>
  <w:style w:type="paragraph" w:styleId="BalloonText">
    <w:name w:val="Balloon Text"/>
    <w:basedOn w:val="Normal"/>
    <w:link w:val="BalloonTextChar"/>
    <w:uiPriority w:val="99"/>
    <w:semiHidden/>
    <w:unhideWhenUsed/>
    <w:rsid w:val="009A6D5C"/>
    <w:rPr>
      <w:rFonts w:ascii="Lucida Grande" w:hAnsi="Lucida Grande"/>
      <w:sz w:val="18"/>
      <w:szCs w:val="18"/>
    </w:rPr>
  </w:style>
  <w:style w:type="character" w:customStyle="1" w:styleId="BalloonTextChar">
    <w:name w:val="Balloon Text Char"/>
    <w:basedOn w:val="DefaultParagraphFont"/>
    <w:link w:val="BalloonText"/>
    <w:uiPriority w:val="99"/>
    <w:semiHidden/>
    <w:rsid w:val="009A6D5C"/>
    <w:rPr>
      <w:rFonts w:ascii="Lucida Grande" w:hAnsi="Lucida Grande" w:cs="Times New Roman"/>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29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archive.ivaa-online.org/files/uploads/texts/Untuk%20Lecture%20FAAM%20english.pdf"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The Australian National University</Company>
  <LinksUpToDate>false</LinksUpToDate>
  <CharactersWithSpaces>7201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V. Sambrani</dc:creator>
  <cp:lastModifiedBy>doctor</cp:lastModifiedBy>
  <cp:revision>2</cp:revision>
  <dcterms:created xsi:type="dcterms:W3CDTF">2014-05-13T10:29:00Z</dcterms:created>
  <dcterms:modified xsi:type="dcterms:W3CDTF">2014-05-13T10:29:00Z</dcterms:modified>
</cp:coreProperties>
</file>