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widowControl w:val="0"/>
        <w:spacing w:after="120" w:line="276" w:lineRule="auto"/>
        <w:jc w:val="both"/>
        <w:rPr>
          <w:rFonts w:ascii="Times New Roman" w:cs="Times New Roman" w:hAnsi="Times New Roman" w:eastAsia="Times New Roman"/>
          <w:color w:val="808080"/>
          <w:u w:color="808080"/>
        </w:rPr>
      </w:pPr>
      <w:r>
        <w:rPr>
          <w:rFonts w:ascii="Times New Roman"/>
          <w:color w:val="808080"/>
          <w:u w:color="808080"/>
          <w:rtl w:val="0"/>
        </w:rPr>
        <w:t>Sonja Mejcher-Atassi</w:t>
      </w:r>
    </w:p>
    <w:p>
      <w:pPr>
        <w:pStyle w:val="Body"/>
        <w:widowControl w:val="0"/>
        <w:spacing w:after="120" w:line="276" w:lineRule="auto"/>
        <w:jc w:val="both"/>
        <w:rPr>
          <w:rFonts w:ascii="Times New Roman" w:cs="Times New Roman" w:hAnsi="Times New Roman" w:eastAsia="Times New Roman"/>
        </w:rPr>
      </w:pPr>
      <w:r>
        <w:rPr>
          <w:rFonts w:ascii="Times New Roman Bold"/>
          <w:rtl w:val="0"/>
        </w:rPr>
        <w:t>Abdelk</w:t>
      </w:r>
      <w:r>
        <w:rPr>
          <w:rFonts w:hAnsi="Times New Roman Bold" w:hint="default"/>
          <w:rtl w:val="0"/>
          <w:lang w:val="en-US"/>
        </w:rPr>
        <w:t>é</w:t>
      </w:r>
      <w:r>
        <w:rPr>
          <w:rFonts w:ascii="Times New Roman Bold"/>
          <w:rtl w:val="0"/>
          <w:lang w:val="nl-NL"/>
        </w:rPr>
        <w:t>, Youssef (1951--</w:t>
      </w:r>
      <w:ins w:id="0" w:date="2014-05-10T13:16:42Z" w:author="Sophie Pinkoski">
        <w:r>
          <w:rPr>
            <w:rFonts w:ascii="Times New Roman Bold"/>
            <w:rtl w:val="0"/>
            <w:lang w:val="en-US"/>
          </w:rPr>
          <w:t>Present</w:t>
        </w:r>
      </w:ins>
      <w:r>
        <w:rPr>
          <w:rFonts w:ascii="Times New Roman Bold"/>
          <w:rtl w:val="0"/>
        </w:rPr>
        <w:t>)</w:t>
      </w:r>
      <w:r>
        <w:rPr>
          <w:rFonts w:ascii="Times New Roman" w:cs="Times New Roman" w:hAnsi="Times New Roman" w:eastAsia="Times New Roman"/>
          <w:rtl w:val="0"/>
          <w:lang w:val="en-US"/>
        </w:rPr>
        <w:tab/>
        <w:tab/>
        <w:tab/>
        <w:tab/>
        <w:tab/>
        <w:tab/>
        <w:t>Word Count: 585</w:t>
      </w: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ins w:id="1" w:date="2014-05-10T13:31:51Z" w:author="Sophie Pinkoski"/>
          <w:rFonts w:ascii="Times New Roman" w:cs="Times New Roman" w:hAnsi="Times New Roman" w:eastAsia="Times New Roman"/>
        </w:rPr>
      </w:pPr>
      <w:r>
        <w:rPr>
          <w:rFonts w:ascii="Times New Roman"/>
          <w:rtl w:val="0"/>
        </w:rPr>
        <w:t>Abdelk</w:t>
      </w:r>
      <w:r>
        <w:rPr>
          <w:rFonts w:hAnsi="Times New Roman" w:hint="default"/>
          <w:rtl w:val="0"/>
          <w:lang w:val="en-US"/>
        </w:rPr>
        <w:t>é</w:t>
      </w:r>
      <w:r>
        <w:rPr>
          <w:rFonts w:ascii="Times New Roman"/>
          <w:rtl w:val="0"/>
          <w:lang w:val="en-US"/>
        </w:rPr>
        <w:t xml:space="preserve"> was born in Qameshli, Syria, in 1951. He graduated from the Faculty of Fine Arts in Damascus in 1976. Politically active as a member in the League of Communist Action,</w:t>
      </w:r>
      <w:ins w:id="2" w:date="2014-05-10T13:18:05Z" w:author="Sophie Pinkoski">
        <w:r>
          <w:rPr>
            <w:rFonts w:ascii="Times New Roman"/>
            <w:rtl w:val="0"/>
            <w:lang w:val="en-US"/>
          </w:rPr>
          <w:t xml:space="preserve"> </w:t>
        </w:r>
      </w:ins>
      <w:del w:id="3" w:date="2014-05-10T13:18:02Z" w:author="Sophie Pinkoski">
        <w:r>
          <w:rPr>
            <w:rFonts w:ascii="Times New Roman"/>
            <w:rtl w:val="0"/>
          </w:rPr>
          <w:delText xml:space="preserve"> </w:delText>
        </w:r>
      </w:del>
      <w:r>
        <w:rPr>
          <w:rFonts w:ascii="Times New Roman"/>
          <w:rtl w:val="0"/>
          <w:lang w:val="en-US"/>
        </w:rPr>
        <w:t>later renamed the Communist Labor Party</w:t>
      </w:r>
      <w:del w:id="4" w:date="2014-05-10T13:19:26Z" w:author="Sophie Pinkoski">
        <w:r>
          <w:rPr>
            <w:rFonts w:ascii="Times New Roman"/>
            <w:rtl w:val="0"/>
            <w:lang w:val="en-US"/>
          </w:rPr>
          <w:delText>, which was</w:delText>
        </w:r>
      </w:del>
      <w:ins w:id="5" w:date="2014-05-10T13:19:27Z" w:author="Sophie Pinkoski">
        <w:r>
          <w:rPr>
            <w:rFonts w:ascii="Times New Roman"/>
            <w:rtl w:val="0"/>
            <w:lang w:val="en-US"/>
          </w:rPr>
          <w:t xml:space="preserve"> and</w:t>
        </w:r>
      </w:ins>
      <w:r>
        <w:rPr>
          <w:rFonts w:ascii="Times New Roman"/>
          <w:rtl w:val="0"/>
          <w:lang w:val="en-US"/>
        </w:rPr>
        <w:t xml:space="preserve"> banned by the Syrian regime</w:t>
      </w:r>
      <w:ins w:id="6" w:date="2014-05-10T13:18:25Z" w:author="Sophie Pinkoski">
        <w:r>
          <w:rPr>
            <w:rFonts w:ascii="Times New Roman"/>
            <w:rtl w:val="0"/>
            <w:lang w:val="en-US"/>
          </w:rPr>
          <w:t>,</w:t>
        </w:r>
      </w:ins>
      <w:del w:id="7" w:date="2014-05-10T13:18:08Z" w:author="Sophie Pinkoski">
        <w:r>
          <w:rPr>
            <w:rFonts w:ascii="Times New Roman"/>
            <w:rtl w:val="0"/>
          </w:rPr>
          <w:delText>,</w:delText>
        </w:r>
      </w:del>
      <w:r>
        <w:rPr>
          <w:rFonts w:ascii="Times New Roman"/>
          <w:rtl w:val="0"/>
          <w:lang w:val="en-US"/>
        </w:rPr>
        <w:t xml:space="preserve"> he was imprisoned for two years</w:t>
      </w:r>
      <w:del w:id="8" w:date="2014-05-10T13:19:03Z" w:author="Sophie Pinkoski">
        <w:r>
          <w:rPr>
            <w:rFonts w:ascii="Times New Roman"/>
            <w:rtl w:val="0"/>
            <w:lang w:val="en-US"/>
          </w:rPr>
          <w:delText xml:space="preserve"> and</w:delText>
        </w:r>
      </w:del>
      <w:ins w:id="9" w:date="2014-05-10T13:19:03Z" w:author="Sophie Pinkoski">
        <w:r>
          <w:rPr>
            <w:rFonts w:ascii="Times New Roman"/>
            <w:rtl w:val="0"/>
            <w:lang w:val="en-US"/>
          </w:rPr>
          <w:t>,</w:t>
        </w:r>
      </w:ins>
      <w:r>
        <w:rPr>
          <w:rFonts w:ascii="Times New Roman"/>
          <w:rtl w:val="0"/>
          <w:lang w:val="en-US"/>
        </w:rPr>
        <w:t xml:space="preserve"> then left for France where he continued his studies. He graduated with a diploma in etching from the </w:t>
      </w:r>
      <w:r>
        <w:rPr>
          <w:rFonts w:hAnsi="Times New Roman" w:hint="default"/>
          <w:rtl w:val="0"/>
          <w:lang w:val="en-US"/>
        </w:rPr>
        <w:t>É</w:t>
      </w:r>
      <w:r>
        <w:rPr>
          <w:rFonts w:ascii="Times New Roman"/>
          <w:rtl w:val="0"/>
        </w:rPr>
        <w:t>cole Nationale Sup</w:t>
      </w:r>
      <w:r>
        <w:rPr>
          <w:rFonts w:hAnsi="Times New Roman" w:hint="default"/>
          <w:rtl w:val="0"/>
          <w:lang w:val="en-US"/>
        </w:rPr>
        <w:t>é</w:t>
      </w:r>
      <w:r>
        <w:rPr>
          <w:rFonts w:ascii="Times New Roman"/>
          <w:rtl w:val="0"/>
          <w:lang w:val="en-US"/>
        </w:rPr>
        <w:t>rieure des Beaux Arts in Paris in 1986, and obtained a PhD in Plastic Arts from the University VIII in Paris in 1989.</w:t>
      </w:r>
      <w:ins w:id="10" w:date="2014-05-10T13:31:47Z" w:author="Sophie Pinkoski">
        <w:r>
          <w:rPr>
            <w:rFonts w:ascii="Times New Roman"/>
            <w:rtl w:val="0"/>
            <w:lang w:val="en-US"/>
          </w:rPr>
          <w:t xml:space="preserve"> </w:t>
        </w:r>
      </w:ins>
      <w:del w:id="11" w:date="2014-05-10T13:31:46Z" w:author="Sophie Pinkoski">
        <w:r>
          <w:rPr>
            <w:rFonts w:ascii="Times New Roman"/>
            <w:rtl w:val="0"/>
            <w:lang w:val="en-US"/>
          </w:rPr>
          <w:delText xml:space="preserve"> After more than twenty-five years in exile, he returned to Damascus in 2005, where he continues to live and work today.</w:delText>
        </w:r>
      </w:del>
      <w:del w:id="12" w:date="2014-05-10T13:31:46Z" w:author="Sophie Pinkoski">
        <w:r>
          <w:rPr>
            <w:rFonts w:ascii="Times New Roman"/>
            <w:rtl w:val="0"/>
          </w:rPr>
          <w:delText xml:space="preserve"> </w:delText>
        </w:r>
      </w:del>
      <w:ins w:id="13" w:date="2014-05-10T13:31:51Z" w:author="Sophie Pinkoski">
        <w:r>
          <w:rPr>
            <w:rFonts w:ascii="Times New Roman"/>
            <w:rtl w:val="0"/>
          </w:rPr>
          <w:t>Abdelk</w:t>
        </w:r>
      </w:ins>
      <w:ins w:id="14" w:date="2014-05-10T13:31:51Z" w:author="Sophie Pinkoski">
        <w:r>
          <w:rPr>
            <w:rFonts w:hAnsi="Times New Roman" w:hint="default"/>
            <w:rtl w:val="0"/>
            <w:lang w:val="en-US"/>
          </w:rPr>
          <w:t>é</w:t>
        </w:r>
      </w:ins>
      <w:ins w:id="15" w:date="2014-05-10T13:31:51Z" w:author="Sophie Pinkoski">
        <w:r>
          <w:rPr>
            <w:rFonts w:ascii="Times New Roman"/>
            <w:rtl w:val="0"/>
            <w:lang w:val="en-US"/>
          </w:rPr>
          <w:t xml:space="preserve"> was arrested anew in July 2013 but released after five weeks. After more than twenty-five years in exile, he returned to Damascus in 2005, where he continues to live and work today</w:t>
        </w:r>
      </w:ins>
      <w:ins w:id="16" w:date="2014-05-10T13:31:51Z" w:author="Sophie Pinkoski">
        <w:r>
          <w:rPr>
            <w:rFonts w:ascii="Times New Roman"/>
            <w:rtl w:val="0"/>
            <w:lang w:val="en-US"/>
          </w:rPr>
          <w:t>.</w:t>
        </w:r>
      </w:ins>
    </w:p>
    <w:p>
      <w:pPr>
        <w:pStyle w:val="Body"/>
        <w:widowControl w:val="0"/>
        <w:spacing w:after="120" w:line="276" w:lineRule="auto"/>
        <w:jc w:val="both"/>
        <w:rPr>
          <w:rFonts w:ascii="Times New Roman" w:cs="Times New Roman" w:hAnsi="Times New Roman" w:eastAsia="Times New Roman"/>
        </w:rPr>
      </w:pPr>
      <w:r>
        <w:rPr>
          <w:rFonts w:ascii="Times New Roman"/>
          <w:rtl w:val="0"/>
        </w:rPr>
        <w:t>Abdelk</w:t>
      </w:r>
      <w:r>
        <w:rPr>
          <w:rFonts w:hAnsi="Times New Roman" w:hint="default"/>
          <w:rtl w:val="0"/>
          <w:lang w:val="en-US"/>
        </w:rPr>
        <w:t xml:space="preserve">é </w:t>
      </w:r>
      <w:r>
        <w:rPr>
          <w:rFonts w:ascii="Times New Roman"/>
          <w:rtl w:val="0"/>
          <w:lang w:val="en-US"/>
        </w:rPr>
        <w:t>gives preference to drawing over painting. He has worked in different media but has mainly focused</w:t>
      </w:r>
      <w:ins w:id="17" w:date="2014-05-10T13:20:44Z" w:author="Sophie Pinkoski">
        <w:r>
          <w:rPr>
            <w:rFonts w:ascii="Times New Roman"/>
            <w:rtl w:val="0"/>
            <w:lang w:val="en-US"/>
          </w:rPr>
          <w:t xml:space="preserve"> on</w:t>
        </w:r>
      </w:ins>
      <w:r>
        <w:rPr>
          <w:rFonts w:ascii="Times New Roman"/>
          <w:rtl w:val="0"/>
          <w:lang w:val="en-US"/>
        </w:rPr>
        <w:t xml:space="preserve"> charcoals on paper. </w:t>
      </w:r>
      <w:del w:id="18" w:date="2014-05-10T13:20:56Z" w:author="Sophie Pinkoski">
        <w:r>
          <w:rPr>
            <w:rFonts w:ascii="Times New Roman"/>
            <w:rtl w:val="0"/>
            <w:lang w:val="en-US"/>
          </w:rPr>
          <w:delText xml:space="preserve">They </w:delText>
        </w:r>
      </w:del>
      <w:ins w:id="19" w:date="2014-05-10T13:21:06Z" w:author="Sophie Pinkoski">
        <w:r>
          <w:rPr>
            <w:rFonts w:ascii="Times New Roman"/>
            <w:rtl w:val="0"/>
            <w:lang w:val="en-US"/>
          </w:rPr>
          <w:t xml:space="preserve">His charcoal works </w:t>
        </w:r>
      </w:ins>
      <w:r>
        <w:rPr>
          <w:rFonts w:ascii="Times New Roman"/>
          <w:rtl w:val="0"/>
          <w:lang w:val="en-US"/>
        </w:rPr>
        <w:t xml:space="preserve">show still </w:t>
      </w:r>
      <w:ins w:id="20" w:date="2014-05-10T13:22:49Z" w:author="Sophie Pinkoski">
        <w:r>
          <w:rPr>
            <w:rFonts w:ascii="Times New Roman"/>
            <w:rtl w:val="0"/>
            <w:lang w:val="en-US"/>
          </w:rPr>
          <w:t>lives such as</w:t>
        </w:r>
      </w:ins>
      <w:del w:id="21" w:date="2014-05-10T13:22:48Z" w:author="Sophie Pinkoski">
        <w:r>
          <w:rPr>
            <w:rFonts w:ascii="Times New Roman"/>
            <w:rtl w:val="0"/>
          </w:rPr>
          <w:delText>:</w:delText>
        </w:r>
      </w:del>
      <w:r>
        <w:rPr>
          <w:rFonts w:ascii="Times New Roman"/>
          <w:rtl w:val="0"/>
        </w:rPr>
        <w:t xml:space="preserve"> flowers</w:t>
      </w:r>
      <w:ins w:id="22" w:date="2014-05-10T13:22:52Z" w:author="Sophie Pinkoski">
        <w:r>
          <w:rPr>
            <w:rFonts w:ascii="Times New Roman"/>
            <w:rtl w:val="0"/>
            <w:lang w:val="en-US"/>
          </w:rPr>
          <w:t xml:space="preserve">, </w:t>
        </w:r>
      </w:ins>
      <w:del w:id="23" w:date="2014-05-10T13:21:27Z" w:author="Sophie Pinkoski">
        <w:r>
          <w:rPr>
            <w:rFonts w:ascii="Times New Roman"/>
            <w:rtl w:val="0"/>
          </w:rPr>
          <w:delText>,</w:delText>
        </w:r>
      </w:del>
      <w:del w:id="24" w:date="2014-05-10T13:22:51Z" w:author="Sophie Pinkoski">
        <w:r>
          <w:rPr>
            <w:rFonts w:ascii="Times New Roman"/>
            <w:rtl w:val="0"/>
          </w:rPr>
          <w:delText xml:space="preserve"> </w:delText>
        </w:r>
      </w:del>
      <w:r>
        <w:rPr>
          <w:rFonts w:ascii="Times New Roman"/>
          <w:rtl w:val="0"/>
          <w:lang w:val="en-US"/>
        </w:rPr>
        <w:t>dead fish and birds</w:t>
      </w:r>
      <w:ins w:id="25" w:date="2014-05-10T13:22:59Z" w:author="Sophie Pinkoski">
        <w:r>
          <w:rPr>
            <w:rFonts w:ascii="Times New Roman"/>
            <w:rtl w:val="0"/>
            <w:lang w:val="en-US"/>
          </w:rPr>
          <w:t>, and</w:t>
        </w:r>
      </w:ins>
      <w:del w:id="26" w:date="2014-05-10T13:21:30Z" w:author="Sophie Pinkoski">
        <w:r>
          <w:rPr>
            <w:rFonts w:ascii="Times New Roman"/>
            <w:rtl w:val="0"/>
          </w:rPr>
          <w:delText>,</w:delText>
        </w:r>
      </w:del>
      <w:r>
        <w:rPr>
          <w:rFonts w:ascii="Times New Roman"/>
          <w:rtl w:val="0"/>
          <w:lang w:val="nl-NL"/>
        </w:rPr>
        <w:t xml:space="preserve"> fruit</w:t>
      </w:r>
      <w:ins w:id="27" w:date="2014-05-10T13:21:35Z" w:author="Sophie Pinkoski">
        <w:r>
          <w:rPr>
            <w:rFonts w:ascii="Times New Roman"/>
            <w:rtl w:val="0"/>
            <w:lang w:val="en-US"/>
          </w:rPr>
          <w:t>;</w:t>
        </w:r>
      </w:ins>
      <w:del w:id="28" w:date="2014-05-10T13:21:34Z" w:author="Sophie Pinkoski">
        <w:r>
          <w:rPr>
            <w:rFonts w:ascii="Times New Roman"/>
            <w:rtl w:val="0"/>
          </w:rPr>
          <w:delText>,</w:delText>
        </w:r>
      </w:del>
      <w:r>
        <w:rPr>
          <w:rFonts w:ascii="Times New Roman"/>
          <w:rtl w:val="0"/>
          <w:lang w:val="en-US"/>
        </w:rPr>
        <w:t xml:space="preserve"> and everyday objects, such as shoes, teapots, plates, and knives, with which he </w:t>
      </w:r>
      <w:del w:id="29" w:date="2014-05-10T13:23:24Z" w:author="Sophie Pinkoski">
        <w:r>
          <w:rPr>
            <w:rFonts w:ascii="Times New Roman"/>
            <w:rtl w:val="0"/>
            <w:lang w:val="en-US"/>
          </w:rPr>
          <w:delText xml:space="preserve">manages to </w:delText>
        </w:r>
      </w:del>
      <w:r>
        <w:rPr>
          <w:rFonts w:ascii="Times New Roman"/>
          <w:rtl w:val="0"/>
        </w:rPr>
        <w:t>express</w:t>
      </w:r>
      <w:ins w:id="30" w:date="2014-05-10T13:23:27Z" w:author="Sophie Pinkoski">
        <w:r>
          <w:rPr>
            <w:rFonts w:ascii="Times New Roman"/>
            <w:rtl w:val="0"/>
            <w:lang w:val="en-US"/>
          </w:rPr>
          <w:t>es</w:t>
        </w:r>
      </w:ins>
      <w:r>
        <w:rPr>
          <w:rFonts w:ascii="Times New Roman"/>
          <w:rtl w:val="0"/>
          <w:lang w:val="en-US"/>
        </w:rPr>
        <w:t xml:space="preserve"> human tragedy in manifold ways. Closely linked to aesthetic concerns, </w:t>
      </w:r>
      <w:ins w:id="31" w:date="2014-05-10T13:24:25Z" w:author="Sophie Pinkoski">
        <w:r>
          <w:rPr>
            <w:rFonts w:ascii="Times New Roman"/>
            <w:rtl w:val="0"/>
            <w:lang w:val="en-US"/>
          </w:rPr>
          <w:t xml:space="preserve">his </w:t>
        </w:r>
      </w:ins>
      <w:del w:id="32" w:date="2014-05-10T13:24:30Z" w:author="Sophie Pinkoski">
        <w:r>
          <w:rPr>
            <w:rFonts w:ascii="Times New Roman"/>
            <w:rtl w:val="0"/>
            <w:lang w:val="en-US"/>
          </w:rPr>
          <w:delText xml:space="preserve">they </w:delText>
        </w:r>
      </w:del>
      <w:ins w:id="33" w:date="2014-05-10T13:24:41Z" w:author="Sophie Pinkoski">
        <w:r>
          <w:rPr>
            <w:rFonts w:ascii="Times New Roman"/>
            <w:rtl w:val="0"/>
            <w:lang w:val="en-US"/>
          </w:rPr>
          <w:t xml:space="preserve">subjects </w:t>
        </w:r>
      </w:ins>
      <w:r>
        <w:rPr>
          <w:rFonts w:ascii="Times New Roman"/>
          <w:rtl w:val="0"/>
          <w:lang w:val="en-US"/>
        </w:rPr>
        <w:t>explore in basic media, charcoal and paper, dimensions of art that have been neglected with the introduction of Western techniques</w:t>
      </w:r>
      <w:del w:id="34" w:date="2014-05-10T13:23:56Z" w:author="Sophie Pinkoski">
        <w:r>
          <w:rPr>
            <w:rFonts w:ascii="Times New Roman"/>
            <w:rtl w:val="0"/>
          </w:rPr>
          <w:delText xml:space="preserve">, </w:delText>
        </w:r>
      </w:del>
      <w:ins w:id="35" w:date="2014-05-10T13:23:56Z" w:author="Sophie Pinkoski">
        <w:r>
          <w:rPr>
            <w:rFonts w:hAnsi="Times New Roman" w:hint="default"/>
            <w:rtl w:val="0"/>
            <w:lang w:val="en-US"/>
          </w:rPr>
          <w:t>—</w:t>
        </w:r>
      </w:ins>
      <w:r>
        <w:rPr>
          <w:rFonts w:ascii="Times New Roman"/>
          <w:rtl w:val="0"/>
        </w:rPr>
        <w:t>namely perspective</w:t>
      </w:r>
      <w:ins w:id="36" w:date="2014-05-10T13:24:01Z" w:author="Sophie Pinkoski">
        <w:r>
          <w:rPr>
            <w:rFonts w:hAnsi="Times New Roman" w:hint="default"/>
            <w:rtl w:val="0"/>
            <w:lang w:val="en-US"/>
          </w:rPr>
          <w:t>—</w:t>
        </w:r>
      </w:ins>
      <w:del w:id="37" w:date="2014-05-10T13:24:00Z" w:author="Sophie Pinkoski">
        <w:r>
          <w:rPr>
            <w:rFonts w:ascii="Times New Roman"/>
            <w:rtl w:val="0"/>
          </w:rPr>
          <w:delText xml:space="preserve">, </w:delText>
        </w:r>
      </w:del>
      <w:r>
        <w:rPr>
          <w:rFonts w:ascii="Times New Roman"/>
          <w:rtl w:val="0"/>
        </w:rPr>
        <w:t>in</w:t>
      </w:r>
      <w:ins w:id="38" w:date="2014-05-10T13:25:06Z" w:author="Sophie Pinkoski">
        <w:r>
          <w:rPr>
            <w:rFonts w:ascii="Times New Roman"/>
            <w:rtl w:val="0"/>
            <w:lang w:val="en-US"/>
          </w:rPr>
          <w:t>to</w:t>
        </w:r>
      </w:ins>
      <w:del w:id="39" w:date="2014-05-10T13:24:58Z" w:author="Sophie Pinkoski">
        <w:r>
          <w:rPr>
            <w:rFonts w:ascii="Times New Roman"/>
            <w:rtl w:val="0"/>
          </w:rPr>
          <w:delText>to</w:delText>
        </w:r>
      </w:del>
      <w:r>
        <w:rPr>
          <w:rFonts w:ascii="Times New Roman"/>
          <w:rtl w:val="0"/>
          <w:lang w:val="en-US"/>
        </w:rPr>
        <w:t xml:space="preserve"> modern artistic practices in the Arab world. The</w:t>
      </w:r>
      <w:del w:id="40" w:date="2014-05-10T13:25:21Z" w:author="Sophie Pinkoski">
        <w:r>
          <w:rPr>
            <w:rFonts w:ascii="Times New Roman"/>
            <w:rtl w:val="0"/>
            <w:lang w:val="en-US"/>
          </w:rPr>
          <w:delText xml:space="preserve">y in particular </w:delText>
        </w:r>
      </w:del>
      <w:ins w:id="41" w:date="2014-05-10T13:25:23Z" w:author="Sophie Pinkoski">
        <w:r>
          <w:rPr>
            <w:rFonts w:ascii="Times New Roman"/>
            <w:rtl w:val="0"/>
            <w:lang w:val="en-US"/>
          </w:rPr>
          <w:t xml:space="preserve">y </w:t>
        </w:r>
      </w:ins>
      <w:r>
        <w:rPr>
          <w:rFonts w:ascii="Times New Roman"/>
          <w:rtl w:val="0"/>
          <w:lang w:val="en-US"/>
        </w:rPr>
        <w:t>draw on concepts of one</w:t>
      </w:r>
      <w:ins w:id="42" w:date="2014-05-10T13:29:08Z" w:author="Sophie Pinkoski">
        <w:r>
          <w:rPr>
            <w:rFonts w:ascii="Times New Roman"/>
            <w:rtl w:val="0"/>
            <w:lang w:val="en-US"/>
          </w:rPr>
          <w:t>-</w:t>
        </w:r>
      </w:ins>
      <w:del w:id="43" w:date="2014-05-10T13:29:08Z" w:author="Sophie Pinkoski">
        <w:r>
          <w:rPr>
            <w:rFonts w:ascii="Times New Roman"/>
            <w:rtl w:val="0"/>
          </w:rPr>
          <w:delText xml:space="preserve"> </w:delText>
        </w:r>
      </w:del>
      <w:r>
        <w:rPr>
          <w:rFonts w:ascii="Times New Roman"/>
          <w:rtl w:val="0"/>
          <w:lang w:val="en-US"/>
        </w:rPr>
        <w:t>dimensionality and the flat surface, as they dominated Islamic miniature painting.</w:t>
      </w:r>
    </w:p>
    <w:p>
      <w:pPr>
        <w:pStyle w:val="Body"/>
        <w:widowControl w:val="0"/>
        <w:spacing w:after="120" w:line="276" w:lineRule="auto"/>
        <w:ind w:firstLine="720"/>
        <w:jc w:val="both"/>
        <w:rPr>
          <w:ins w:id="44" w:date="2014-05-10T13:31:04Z" w:author="Sophie Pinkoski"/>
          <w:rFonts w:ascii="Times New Roman" w:cs="Times New Roman" w:hAnsi="Times New Roman" w:eastAsia="Times New Roman"/>
          <w:rtl w:val="0"/>
        </w:rPr>
      </w:pPr>
      <w:r>
        <w:rPr>
          <w:rFonts w:ascii="Times New Roman"/>
          <w:rtl w:val="0"/>
          <w:lang w:val="en-US"/>
        </w:rPr>
        <w:t xml:space="preserve"> Even still lifes of dead objects acquire a political notion in Abdelk</w:t>
      </w:r>
      <w:r>
        <w:rPr>
          <w:rFonts w:hAnsi="Times New Roman" w:hint="default"/>
          <w:rtl w:val="0"/>
          <w:lang w:val="en-US"/>
        </w:rPr>
        <w:t>é’</w:t>
      </w:r>
      <w:r>
        <w:rPr>
          <w:rFonts w:ascii="Times New Roman"/>
          <w:rtl w:val="0"/>
          <w:lang w:val="en-US"/>
        </w:rPr>
        <w:t>s work, as his nailed</w:t>
      </w:r>
      <w:ins w:id="45" w:date="2014-05-10T13:29:39Z" w:author="Sophie Pinkoski">
        <w:r>
          <w:rPr>
            <w:rFonts w:ascii="Times New Roman"/>
            <w:rtl w:val="0"/>
            <w:lang w:val="en-US"/>
          </w:rPr>
          <w:t xml:space="preserve"> </w:t>
        </w:r>
      </w:ins>
      <w:del w:id="46" w:date="2014-05-10T13:29:25Z" w:author="Sophie Pinkoski">
        <w:r>
          <w:rPr>
            <w:rFonts w:ascii="Times New Roman"/>
            <w:rtl w:val="0"/>
          </w:rPr>
          <w:delText xml:space="preserve"> </w:delText>
        </w:r>
      </w:del>
      <w:r>
        <w:rPr>
          <w:rFonts w:ascii="Times New Roman"/>
          <w:rtl w:val="0"/>
          <w:lang w:val="en-US"/>
        </w:rPr>
        <w:t>down flowers, tied up fish, dead birds, and gigantic raised fists show. The political has again come to the fore in his recent work, produced since the Syrian uprising of 2011, which was shown in his solo exhibition at Tanit Gallery in Beirut in February 2014. It features portraits of martyrs from Daraa, Homs, Damascus and other cities across Syria but also still lives</w:t>
      </w:r>
      <w:ins w:id="47" w:date="2014-05-10T13:30:27Z" w:author="Sophie Pinkoski">
        <w:r>
          <w:rPr>
            <w:rFonts w:ascii="Times New Roman"/>
            <w:rtl w:val="0"/>
            <w:lang w:val="en-US"/>
          </w:rPr>
          <w:t>:</w:t>
        </w:r>
      </w:ins>
      <w:del w:id="48" w:date="2014-05-10T13:30:26Z" w:author="Sophie Pinkoski">
        <w:r>
          <w:rPr>
            <w:rFonts w:ascii="Times New Roman"/>
            <w:rtl w:val="0"/>
          </w:rPr>
          <w:delText>,</w:delText>
        </w:r>
      </w:del>
      <w:r>
        <w:rPr>
          <w:rFonts w:ascii="Times New Roman"/>
          <w:rtl w:val="0"/>
          <w:lang w:val="en-US"/>
        </w:rPr>
        <w:t xml:space="preserve"> the familiar flowers and teapots, now stained with red colo</w:t>
      </w:r>
      <w:ins w:id="49" w:date="2014-05-10T13:32:56Z" w:author="Sophie Pinkoski">
        <w:r>
          <w:rPr>
            <w:rFonts w:ascii="Times New Roman"/>
            <w:rtl w:val="0"/>
            <w:lang w:val="en-US"/>
          </w:rPr>
          <w:t>u</w:t>
        </w:r>
      </w:ins>
      <w:r>
        <w:rPr>
          <w:rFonts w:ascii="Times New Roman"/>
          <w:rtl w:val="0"/>
          <w:lang w:val="en-US"/>
        </w:rPr>
        <w:t>r dripping down the picture plane.</w:t>
      </w:r>
    </w:p>
    <w:p>
      <w:pPr>
        <w:pStyle w:val="Body"/>
        <w:widowControl w:val="0"/>
        <w:spacing w:after="120" w:line="276" w:lineRule="auto"/>
        <w:ind w:firstLine="720"/>
        <w:jc w:val="both"/>
        <w:rPr>
          <w:del w:id="50" w:date="2014-05-10T13:31:03Z" w:author="Sophie Pinkoski"/>
          <w:rFonts w:ascii="Times New Roman" w:cs="Times New Roman" w:hAnsi="Times New Roman" w:eastAsia="Times New Roman"/>
        </w:rPr>
      </w:pPr>
      <w:del w:id="51" w:date="2014-05-10T13:31:03Z" w:author="Sophie Pinkoski">
        <w:r>
          <w:rPr>
            <w:rFonts w:ascii="Times New Roman"/>
            <w:rtl w:val="0"/>
          </w:rPr>
          <w:delText xml:space="preserve"> Abdelk</w:delText>
        </w:r>
      </w:del>
      <w:del w:id="52" w:date="2014-05-10T13:31:03Z" w:author="Sophie Pinkoski">
        <w:r>
          <w:rPr>
            <w:rFonts w:hAnsi="Times New Roman" w:hint="default"/>
            <w:rtl w:val="0"/>
            <w:lang w:val="en-US"/>
          </w:rPr>
          <w:delText>é</w:delText>
        </w:r>
      </w:del>
      <w:del w:id="53" w:date="2014-05-10T13:31:03Z" w:author="Sophie Pinkoski">
        <w:r>
          <w:rPr>
            <w:rFonts w:ascii="Times New Roman"/>
            <w:rtl w:val="0"/>
            <w:lang w:val="en-US"/>
          </w:rPr>
          <w:delText xml:space="preserve"> was arrested anew in July 2013 but released after five weeks. </w:delText>
        </w:r>
      </w:del>
    </w:p>
    <w:p>
      <w:pPr>
        <w:pStyle w:val="Body"/>
        <w:widowControl w:val="0"/>
        <w:spacing w:after="120" w:line="276" w:lineRule="auto"/>
        <w:ind w:firstLine="720"/>
        <w:jc w:val="both"/>
        <w:rPr>
          <w:rFonts w:ascii="Times New Roman" w:cs="Times New Roman" w:hAnsi="Times New Roman" w:eastAsia="Times New Roman"/>
        </w:rPr>
      </w:pPr>
      <w:r>
        <w:rPr>
          <w:rFonts w:ascii="Times New Roman"/>
          <w:rtl w:val="0"/>
          <w:lang w:val="nl-NL"/>
        </w:rPr>
        <w:t>Abdeldk</w:t>
      </w:r>
      <w:r>
        <w:rPr>
          <w:rFonts w:hAnsi="Times New Roman" w:hint="default"/>
          <w:rtl w:val="0"/>
          <w:lang w:val="en-US"/>
        </w:rPr>
        <w:t xml:space="preserve">é </w:t>
      </w:r>
      <w:r>
        <w:rPr>
          <w:rFonts w:ascii="Times New Roman"/>
          <w:rtl w:val="0"/>
          <w:lang w:val="en-US"/>
        </w:rPr>
        <w:t xml:space="preserve">is also known for his caricatures, published in Arabic journals and newspapers, such as </w:t>
      </w:r>
      <w:r>
        <w:rPr>
          <w:rFonts w:ascii="Times New Roman"/>
          <w:i w:val="1"/>
          <w:iCs w:val="1"/>
          <w:rtl w:val="0"/>
        </w:rPr>
        <w:t>al-Nahar</w:t>
      </w:r>
      <w:r>
        <w:rPr>
          <w:rFonts w:ascii="Times New Roman"/>
          <w:rtl w:val="0"/>
        </w:rPr>
        <w:t xml:space="preserve">, </w:t>
      </w:r>
      <w:r>
        <w:rPr>
          <w:rFonts w:ascii="Times New Roman"/>
          <w:i w:val="1"/>
          <w:iCs w:val="1"/>
          <w:rtl w:val="0"/>
        </w:rPr>
        <w:t>al-Quds</w:t>
      </w:r>
      <w:r>
        <w:rPr>
          <w:rFonts w:ascii="Times New Roman"/>
          <w:rtl w:val="0"/>
          <w:lang w:val="en-US"/>
        </w:rPr>
        <w:t xml:space="preserve">, and </w:t>
      </w:r>
      <w:r>
        <w:rPr>
          <w:rFonts w:ascii="Times New Roman"/>
          <w:i w:val="1"/>
          <w:iCs w:val="1"/>
          <w:rtl w:val="0"/>
        </w:rPr>
        <w:t>al-Khalij,</w:t>
      </w:r>
      <w:r>
        <w:rPr>
          <w:rFonts w:ascii="Times New Roman"/>
          <w:rtl w:val="0"/>
          <w:lang w:val="en-US"/>
        </w:rPr>
        <w:t xml:space="preserve"> which give voice to political ideas in very direct ways. So do his etchings of political personages produced in the early 1990s. Abdelk</w:t>
      </w:r>
      <w:r>
        <w:rPr>
          <w:rFonts w:hAnsi="Times New Roman" w:hint="default"/>
          <w:rtl w:val="0"/>
          <w:lang w:val="en-US"/>
        </w:rPr>
        <w:t>é</w:t>
      </w:r>
      <w:r>
        <w:rPr>
          <w:rFonts w:ascii="Times New Roman"/>
          <w:rtl w:val="0"/>
          <w:lang w:val="en-US"/>
        </w:rPr>
        <w:t xml:space="preserve"> has a profound interest in graphic design. He </w:t>
      </w:r>
      <w:del w:id="54" w:date="2014-05-10T13:33:26Z" w:author="Sophie Pinkoski">
        <w:r>
          <w:rPr>
            <w:rFonts w:ascii="Times New Roman"/>
            <w:rtl w:val="0"/>
            <w:lang w:val="en-US"/>
          </w:rPr>
          <w:delText xml:space="preserve">has </w:delText>
        </w:r>
      </w:del>
      <w:r>
        <w:rPr>
          <w:rFonts w:ascii="Times New Roman"/>
          <w:rtl w:val="0"/>
          <w:lang w:val="en-US"/>
        </w:rPr>
        <w:t>produced many posters, logos, and book covers in addition to more than thirty children books. He has also researched caricature in the Arab world, especially in Syria, and has written two studies on the topic. Abdelk</w:t>
      </w:r>
      <w:r>
        <w:rPr>
          <w:rFonts w:hAnsi="Times New Roman" w:hint="default"/>
          <w:rtl w:val="0"/>
          <w:lang w:val="en-US"/>
        </w:rPr>
        <w:t>é</w:t>
      </w:r>
      <w:r>
        <w:rPr>
          <w:rFonts w:ascii="Times New Roman"/>
          <w:rtl w:val="0"/>
          <w:lang w:val="en-US"/>
        </w:rPr>
        <w:t xml:space="preserve"> has been a respected and critical voice in the art world since the 1970s. In his article </w:t>
      </w:r>
      <w:del w:id="55" w:date="2014-05-10T13:33:56Z" w:author="Sophie Pinkoski">
        <w:r>
          <w:rPr>
            <w:rFonts w:hAnsi="Times New Roman" w:hint="default"/>
            <w:rtl w:val="0"/>
            <w:lang w:val="en-US"/>
          </w:rPr>
          <w:delText>“‘</w:delText>
        </w:r>
      </w:del>
      <w:ins w:id="56" w:date="2014-05-10T13:34:32Z" w:author="Sophie Pinkoski">
        <w:r>
          <w:rPr>
            <w:rFonts w:hAnsi="Times New Roman" w:hint="default"/>
            <w:rtl w:val="0"/>
            <w:lang w:val="en-US"/>
          </w:rPr>
          <w:t>“</w:t>
        </w:r>
      </w:ins>
      <w:r>
        <w:rPr>
          <w:rFonts w:ascii="Times New Roman"/>
          <w:rtl w:val="0"/>
          <w:lang w:val="en-US"/>
        </w:rPr>
        <w:t>Aqd min al-qarn al-jadid fi thaqafatina: Fann</w:t>
      </w:r>
      <w:r>
        <w:rPr>
          <w:rFonts w:ascii="Times New Roman" w:cs="Times New Roman" w:hAnsi="Times New Roman" w:eastAsia="Times New Roman"/>
          <w:rtl w:val="0"/>
          <w:lang w:val="en-US"/>
        </w:rPr>
        <w:br w:type="textWrapping"/>
      </w:r>
      <w:r>
        <w:rPr>
          <w:rFonts w:ascii="Times New Roman"/>
          <w:rtl w:val="0"/>
        </w:rPr>
        <w:t>bila hudud,</w:t>
      </w:r>
      <w:ins w:id="57" w:date="2014-05-10T13:34:14Z" w:author="Sophie Pinkoski">
        <w:r>
          <w:rPr>
            <w:rFonts w:hAnsi="Times New Roman" w:hint="default"/>
            <w:rtl w:val="0"/>
            <w:lang w:val="en-US"/>
          </w:rPr>
          <w:t>”</w:t>
        </w:r>
      </w:ins>
      <w:del w:id="58" w:date="2014-05-10T13:34:14Z" w:author="Sophie Pinkoski">
        <w:r>
          <w:rPr>
            <w:rFonts w:hAnsi="Times New Roman" w:hint="default"/>
            <w:rtl w:val="0"/>
            <w:lang w:val="en-US"/>
          </w:rPr>
          <w:delText>”</w:delText>
        </w:r>
      </w:del>
      <w:r>
        <w:rPr>
          <w:rFonts w:ascii="Times New Roman"/>
          <w:rtl w:val="0"/>
          <w:lang w:val="en-US"/>
        </w:rPr>
        <w:t xml:space="preserve"> </w:t>
      </w:r>
      <w:r>
        <w:rPr>
          <w:rFonts w:ascii="Times New Roman"/>
          <w:rtl w:val="0"/>
        </w:rPr>
        <w:t>(</w:t>
      </w:r>
      <w:ins w:id="59" w:date="2014-05-10T13:34:41Z" w:author="Sophie Pinkoski">
        <w:r>
          <w:rPr>
            <w:rFonts w:hAnsi="Times New Roman" w:hint="default"/>
            <w:rtl w:val="0"/>
            <w:lang w:val="en-US"/>
          </w:rPr>
          <w:t>“</w:t>
        </w:r>
      </w:ins>
      <w:r>
        <w:rPr>
          <w:rFonts w:ascii="Times New Roman"/>
          <w:rtl w:val="0"/>
          <w:lang w:val="en-US"/>
        </w:rPr>
        <w:t>A New Era in Our Culture: Art without Borders</w:t>
      </w:r>
      <w:ins w:id="60" w:date="2014-05-10T13:34:44Z" w:author="Sophie Pinkoski">
        <w:r>
          <w:rPr>
            <w:rFonts w:hAnsi="Times New Roman" w:hint="default"/>
            <w:rtl w:val="0"/>
            <w:lang w:val="en-US"/>
          </w:rPr>
          <w:t>”</w:t>
        </w:r>
      </w:ins>
      <w:r>
        <w:rPr>
          <w:rFonts w:ascii="Times New Roman"/>
          <w:rtl w:val="0"/>
          <w:lang w:val="en-US"/>
        </w:rPr>
        <w:t xml:space="preserve">), published in the Lebanese daily </w:t>
      </w:r>
      <w:r>
        <w:rPr>
          <w:rFonts w:ascii="Times New Roman"/>
          <w:i w:val="1"/>
          <w:iCs w:val="1"/>
          <w:rtl w:val="0"/>
        </w:rPr>
        <w:t>al-Safir</w:t>
      </w:r>
      <w:r>
        <w:rPr>
          <w:rFonts w:ascii="Times New Roman"/>
          <w:rtl w:val="0"/>
          <w:lang w:val="en-US"/>
        </w:rPr>
        <w:t xml:space="preserve"> in 2010, he credits Arab artists for having resisted </w:t>
      </w:r>
      <w:r>
        <w:rPr>
          <w:rFonts w:hAnsi="Times New Roman" w:hint="default"/>
          <w:rtl w:val="0"/>
          <w:lang w:val="en-US"/>
        </w:rPr>
        <w:t>“</w:t>
      </w:r>
      <w:r>
        <w:rPr>
          <w:rFonts w:ascii="Times New Roman"/>
          <w:rtl w:val="0"/>
          <w:lang w:val="en-US"/>
        </w:rPr>
        <w:t>the power of dictatorship</w:t>
      </w:r>
      <w:r>
        <w:rPr>
          <w:rFonts w:hAnsi="Times New Roman" w:hint="default"/>
          <w:rtl w:val="0"/>
          <w:lang w:val="en-US"/>
        </w:rPr>
        <w:t>”</w:t>
      </w:r>
      <w:r>
        <w:rPr>
          <w:rFonts w:ascii="Times New Roman"/>
          <w:rtl w:val="0"/>
          <w:lang w:val="en-US"/>
        </w:rPr>
        <w:t xml:space="preserve"> but questions their capacity to withstand </w:t>
      </w:r>
      <w:r>
        <w:rPr>
          <w:rFonts w:hAnsi="Times New Roman" w:hint="default"/>
          <w:rtl w:val="0"/>
          <w:lang w:val="en-US"/>
        </w:rPr>
        <w:t>“</w:t>
      </w:r>
      <w:r>
        <w:rPr>
          <w:rFonts w:ascii="Times New Roman"/>
          <w:rtl w:val="0"/>
          <w:lang w:val="en-US"/>
        </w:rPr>
        <w:t>the power of capital.</w:t>
      </w:r>
      <w:r>
        <w:rPr>
          <w:rFonts w:hAnsi="Times New Roman" w:hint="default"/>
          <w:rtl w:val="0"/>
          <w:lang w:val="en-US"/>
        </w:rPr>
        <w:t>”</w:t>
      </w:r>
      <w:r>
        <w:rPr>
          <w:rFonts w:ascii="Times New Roman"/>
          <w:rtl w:val="0"/>
          <w:lang w:val="en-US"/>
        </w:rPr>
        <w:t xml:space="preserve"> The article has triggered </w:t>
      </w:r>
      <w:del w:id="61" w:date="2014-05-10T13:35:09Z" w:author="Sophie Pinkoski">
        <w:r>
          <w:rPr>
            <w:rFonts w:ascii="Times New Roman"/>
            <w:rtl w:val="0"/>
          </w:rPr>
          <w:delText xml:space="preserve">a </w:delText>
        </w:r>
      </w:del>
      <w:r>
        <w:rPr>
          <w:rFonts w:ascii="Times New Roman"/>
          <w:rtl w:val="0"/>
          <w:lang w:val="en-US"/>
        </w:rPr>
        <w:t>heated debate.</w:t>
      </w:r>
    </w:p>
    <w:p>
      <w:pPr>
        <w:pStyle w:val="Body"/>
        <w:widowControl w:val="0"/>
        <w:spacing w:after="120" w:line="276" w:lineRule="auto"/>
        <w:ind w:firstLine="720"/>
        <w:jc w:val="both"/>
        <w:rPr>
          <w:rFonts w:ascii="Times New Roman" w:cs="Times New Roman" w:hAnsi="Times New Roman" w:eastAsia="Times New Roman"/>
        </w:rPr>
      </w:pPr>
      <w:r>
        <w:rPr>
          <w:rFonts w:ascii="Times New Roman"/>
          <w:rtl w:val="0"/>
        </w:rPr>
        <w:t>Abdelk</w:t>
      </w:r>
      <w:r>
        <w:rPr>
          <w:rFonts w:hAnsi="Times New Roman" w:hint="default"/>
          <w:rtl w:val="0"/>
          <w:lang w:val="en-US"/>
        </w:rPr>
        <w:t xml:space="preserve">é </w:t>
      </w:r>
      <w:r>
        <w:rPr>
          <w:rFonts w:ascii="Times New Roman"/>
          <w:rtl w:val="0"/>
          <w:lang w:val="en-US"/>
        </w:rPr>
        <w:t>had his first solo exhibition in al-Huriyya Hall in Damascus in 1973. More solo exhibitions followed in Damascus, Cairo, Tunis, Amman, Beirut, Dubai, Manama, Paris, Alexandria, Kuwait, Homs, and Helsinki. He also participated in international biennales, such as the Sharjah Biennale in 1995 and the Art Paris Art Fair in 2014, and in numerous group exhibitions in the Arab world as well as abroad. His work is held in private and public collections, among them the Institut du Monde Arabe, Paris; the British Museum, London; the Jordan National Gallery of Fine Arts, Amman; and the National Museum, Kuwait.</w:t>
      </w: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Bold" w:cs="Times New Roman Bold" w:hAnsi="Times New Roman Bold" w:eastAsia="Times New Roman Bold"/>
        </w:rPr>
      </w:pPr>
      <w:r>
        <w:rPr>
          <w:rFonts w:ascii="Times New Roman Bold"/>
          <w:rtl w:val="0"/>
        </w:rPr>
        <w:t>Image:</w:t>
      </w: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5486400" cy="7367270"/>
            <wp:effectExtent l="0" t="0" r="0" b="0"/>
            <wp:docPr id="1073741825" name="officeArt object" descr="Macintosh HD:Users:ns0009:Desktop:Martyr's mother, charcoal on paper, 194x145 cm, 2012.jpeg"/>
            <wp:cNvGraphicFramePr/>
            <a:graphic xmlns:a="http://schemas.openxmlformats.org/drawingml/2006/main">
              <a:graphicData uri="http://schemas.openxmlformats.org/drawingml/2006/picture">
                <pic:pic xmlns:pic="http://schemas.openxmlformats.org/drawingml/2006/picture">
                  <pic:nvPicPr>
                    <pic:cNvPr id="1073741825" name="image1.jpg" descr="Macintosh HD:Users:ns0009:Desktop:Martyr's mother, charcoal on paper, 194x145 cm, 2012.jpeg"/>
                    <pic:cNvPicPr/>
                  </pic:nvPicPr>
                  <pic:blipFill>
                    <a:blip r:embed="rId4">
                      <a:extLst/>
                    </a:blip>
                    <a:stretch>
                      <a:fillRect/>
                    </a:stretch>
                  </pic:blipFill>
                  <pic:spPr>
                    <a:xfrm>
                      <a:off x="0" y="0"/>
                      <a:ext cx="5486400" cy="7367270"/>
                    </a:xfrm>
                    <a:prstGeom prst="rect">
                      <a:avLst/>
                    </a:prstGeom>
                    <a:ln w="12700" cap="flat">
                      <a:noFill/>
                      <a:miter lim="400000"/>
                    </a:ln>
                    <a:effectLst/>
                  </pic:spPr>
                </pic:pic>
              </a:graphicData>
            </a:graphic>
          </wp:inline>
        </w:drawing>
      </w: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r>
        <w:rPr>
          <w:rFonts w:ascii="Times New Roman"/>
          <w:rtl w:val="0"/>
        </w:rPr>
        <w:t xml:space="preserve"> </w:t>
      </w:r>
      <w:r>
        <w:rPr>
          <w:rFonts w:ascii="Times New Roman"/>
          <w:i w:val="1"/>
          <w:iCs w:val="1"/>
          <w:rtl w:val="0"/>
          <w:lang w:val="en-US"/>
        </w:rPr>
        <w:t>Um al-shahid / Mother of the Martyr</w:t>
      </w:r>
      <w:r>
        <w:rPr>
          <w:rFonts w:ascii="Times New Roman"/>
          <w:rtl w:val="0"/>
          <w:lang w:val="fr-FR"/>
        </w:rPr>
        <w:t>, charcoal on paper, 194 x 145 cm, 2012.</w:t>
      </w:r>
    </w:p>
    <w:p>
      <w:pPr>
        <w:pStyle w:val="Body"/>
      </w:pPr>
      <w:r>
        <w:rPr>
          <w:rFonts w:ascii="Times New Roman" w:cs="Times New Roman" w:hAnsi="Times New Roman" w:eastAsia="Times New Roman"/>
          <w:rtl w:val="0"/>
        </w:rPr>
        <w:br w:type="page"/>
      </w:r>
    </w:p>
    <w:p>
      <w:pPr>
        <w:pStyle w:val="Body"/>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r>
        <w:rPr>
          <w:rFonts w:ascii="Times New Roman" w:cs="Times New Roman" w:hAnsi="Times New Roman" w:eastAsia="Times New Roman"/>
          <w:rtl w:val="0"/>
        </w:rPr>
        <w:drawing>
          <wp:inline distT="0" distB="0" distL="0" distR="0">
            <wp:extent cx="2159636" cy="3761105"/>
            <wp:effectExtent l="0" t="0" r="0" b="0"/>
            <wp:docPr id="1073741826" name="officeArt object" descr="Macintosh HD:Users:ns0009:Desktop:Abdelke, Knife and bird.jpeg"/>
            <wp:cNvGraphicFramePr/>
            <a:graphic xmlns:a="http://schemas.openxmlformats.org/drawingml/2006/main">
              <a:graphicData uri="http://schemas.openxmlformats.org/drawingml/2006/picture">
                <pic:pic xmlns:pic="http://schemas.openxmlformats.org/drawingml/2006/picture">
                  <pic:nvPicPr>
                    <pic:cNvPr id="1073741826" name="image2.jpg" descr="Macintosh HD:Users:ns0009:Desktop:Abdelke, Knife and bird.jpeg"/>
                    <pic:cNvPicPr/>
                  </pic:nvPicPr>
                  <pic:blipFill>
                    <a:blip r:embed="rId5">
                      <a:extLst/>
                    </a:blip>
                    <a:stretch>
                      <a:fillRect/>
                    </a:stretch>
                  </pic:blipFill>
                  <pic:spPr>
                    <a:xfrm>
                      <a:off x="0" y="0"/>
                      <a:ext cx="2159636" cy="3761105"/>
                    </a:xfrm>
                    <a:prstGeom prst="rect">
                      <a:avLst/>
                    </a:prstGeom>
                    <a:ln w="12700" cap="flat">
                      <a:noFill/>
                      <a:miter lim="400000"/>
                    </a:ln>
                    <a:effectLst/>
                  </pic:spPr>
                </pic:pic>
              </a:graphicData>
            </a:graphic>
          </wp:inline>
        </w:drawing>
      </w:r>
    </w:p>
    <w:p>
      <w:pPr>
        <w:pStyle w:val="Body"/>
        <w:widowControl w:val="0"/>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w:cs="Times New Roman" w:hAnsi="Times New Roman" w:eastAsia="Times New Roman"/>
        </w:rPr>
      </w:pPr>
      <w:r>
        <w:rPr>
          <w:rFonts w:ascii="Times New Roman"/>
          <w:i w:val="1"/>
          <w:iCs w:val="1"/>
          <w:rtl w:val="0"/>
          <w:lang w:val="en-US"/>
        </w:rPr>
        <w:t xml:space="preserve">Sakin was </w:t>
      </w:r>
      <w:r>
        <w:rPr>
          <w:rFonts w:hAnsi="Times New Roman" w:hint="default"/>
          <w:i w:val="1"/>
          <w:iCs w:val="1"/>
          <w:rtl w:val="0"/>
          <w:lang w:val="en-US"/>
        </w:rPr>
        <w:t>‘</w:t>
      </w:r>
      <w:r>
        <w:rPr>
          <w:rFonts w:ascii="Times New Roman"/>
          <w:i w:val="1"/>
          <w:iCs w:val="1"/>
          <w:rtl w:val="0"/>
          <w:lang w:val="en-US"/>
        </w:rPr>
        <w:t>asfur / Knife and Bird</w:t>
      </w:r>
      <w:r>
        <w:rPr>
          <w:rFonts w:ascii="Times New Roman"/>
          <w:rtl w:val="0"/>
          <w:lang w:val="fr-FR"/>
        </w:rPr>
        <w:t>, charcoal on paper, 248 x 146 cm, 2010.</w:t>
      </w:r>
    </w:p>
    <w:p>
      <w:pPr>
        <w:pStyle w:val="Body"/>
        <w:widowControl w:val="0"/>
        <w:spacing w:after="120" w:line="276" w:lineRule="auto"/>
        <w:jc w:val="both"/>
        <w:rPr>
          <w:rFonts w:ascii="Times New Roman" w:cs="Times New Roman" w:hAnsi="Times New Roman" w:eastAsia="Times New Roman"/>
        </w:rPr>
      </w:pPr>
    </w:p>
    <w:p>
      <w:pPr>
        <w:pStyle w:val="Body"/>
        <w:rPr>
          <w:rFonts w:ascii="Times New Roman Bold" w:cs="Times New Roman Bold" w:hAnsi="Times New Roman Bold" w:eastAsia="Times New Roman Bold"/>
        </w:rPr>
      </w:pPr>
      <w:r>
        <w:rPr>
          <w:rFonts w:ascii="Times New Roman Bold"/>
          <w:rtl w:val="0"/>
          <w:lang w:val="en-US"/>
        </w:rPr>
        <w:t>References and further reading (selection):</w:t>
      </w:r>
    </w:p>
    <w:p>
      <w:pPr>
        <w:pStyle w:val="Body"/>
        <w:rPr>
          <w:rFonts w:ascii="Times New Roman Bold" w:cs="Times New Roman Bold" w:hAnsi="Times New Roman Bold" w:eastAsia="Times New Roman Bold"/>
        </w:rPr>
      </w:pPr>
    </w:p>
    <w:p>
      <w:pPr>
        <w:pStyle w:val="Body"/>
        <w:widowControl w:val="0"/>
        <w:spacing w:after="120" w:line="276" w:lineRule="auto"/>
        <w:jc w:val="both"/>
        <w:rPr>
          <w:rFonts w:ascii="Times New Roman" w:cs="Times New Roman" w:hAnsi="Times New Roman" w:eastAsia="Times New Roman"/>
        </w:rPr>
      </w:pPr>
      <w:r>
        <w:rPr>
          <w:rFonts w:ascii="Times New Roman"/>
          <w:rtl w:val="0"/>
          <w:lang w:val="es-ES_tradnl"/>
        </w:rPr>
        <w:t xml:space="preserve">Gonzales, Yves (2010) </w:t>
      </w:r>
      <w:r>
        <w:rPr>
          <w:rFonts w:hAnsi="Times New Roman" w:hint="default"/>
          <w:rtl w:val="0"/>
          <w:lang w:val="en-US"/>
        </w:rPr>
        <w:t>“</w:t>
      </w:r>
      <w:r>
        <w:rPr>
          <w:rFonts w:ascii="Times New Roman"/>
          <w:rtl w:val="0"/>
          <w:lang w:val="fr-FR"/>
        </w:rPr>
        <w:t>Un art sans fronti</w:t>
      </w:r>
      <w:r>
        <w:rPr>
          <w:rFonts w:hAnsi="Times New Roman" w:hint="default"/>
          <w:rtl w:val="0"/>
          <w:lang w:val="en-US"/>
        </w:rPr>
        <w:t>è</w:t>
      </w:r>
      <w:r>
        <w:rPr>
          <w:rFonts w:ascii="Times New Roman"/>
          <w:rtl w:val="0"/>
        </w:rPr>
        <w:t>res? L</w:t>
      </w:r>
      <w:r>
        <w:rPr>
          <w:rFonts w:hAnsi="Times New Roman" w:hint="default"/>
          <w:rtl w:val="0"/>
          <w:lang w:val="en-US"/>
        </w:rPr>
        <w:t>’</w:t>
      </w:r>
      <w:r>
        <w:rPr>
          <w:rFonts w:ascii="Times New Roman"/>
          <w:rtl w:val="0"/>
          <w:lang w:val="fr-FR"/>
        </w:rPr>
        <w:t>art arabe face au march</w:t>
      </w:r>
      <w:r>
        <w:rPr>
          <w:rFonts w:hAnsi="Times New Roman" w:hint="default"/>
          <w:rtl w:val="0"/>
          <w:lang w:val="en-US"/>
        </w:rPr>
        <w:t xml:space="preserve">é </w:t>
      </w:r>
      <w:r>
        <w:rPr>
          <w:rFonts w:ascii="Times New Roman"/>
          <w:rtl w:val="0"/>
        </w:rPr>
        <w:t>global,</w:t>
      </w:r>
      <w:r>
        <w:rPr>
          <w:rFonts w:hAnsi="Times New Roman" w:hint="default"/>
          <w:rtl w:val="0"/>
          <w:lang w:val="en-US"/>
        </w:rPr>
        <w:t>”</w:t>
      </w:r>
      <w:r>
        <w:rPr>
          <w:rFonts w:ascii="Times New Roman"/>
          <w:rtl w:val="0"/>
          <w:lang w:val="en-US"/>
        </w:rPr>
        <w:t xml:space="preserve"> http://cpa.hypotheses.org/2037, and http://cpa.hypotheses. org/2052.</w:t>
      </w:r>
    </w:p>
    <w:p>
      <w:pPr>
        <w:pStyle w:val="Body"/>
        <w:spacing w:after="120" w:line="276" w:lineRule="auto"/>
        <w:jc w:val="both"/>
        <w:rPr>
          <w:rFonts w:ascii="Times New Roman" w:cs="Times New Roman" w:hAnsi="Times New Roman" w:eastAsia="Times New Roman"/>
        </w:rPr>
      </w:pPr>
      <w:r>
        <w:rPr>
          <w:rFonts w:ascii="Times New Roman"/>
          <w:rtl w:val="0"/>
        </w:rPr>
        <w:t>Menhem, Emil (2007)</w:t>
      </w:r>
      <w:r>
        <w:rPr>
          <w:rFonts w:hAnsi="Times New Roman" w:hint="default"/>
          <w:rtl w:val="0"/>
          <w:lang w:val="en-US"/>
        </w:rPr>
        <w:t xml:space="preserve"> “</w:t>
      </w:r>
      <w:r>
        <w:rPr>
          <w:rFonts w:ascii="Times New Roman"/>
          <w:rtl w:val="0"/>
        </w:rPr>
        <w:t>al-Ashiya</w:t>
      </w:r>
      <w:r>
        <w:rPr>
          <w:rFonts w:hAnsi="Times New Roman" w:hint="default"/>
          <w:rtl w:val="0"/>
          <w:lang w:val="en-US"/>
        </w:rPr>
        <w:t xml:space="preserve">’ </w:t>
      </w:r>
      <w:r>
        <w:rPr>
          <w:rFonts w:ascii="Times New Roman"/>
          <w:rtl w:val="0"/>
          <w:lang w:val="en-US"/>
        </w:rPr>
        <w:t>that sahr al-dalala (Things under the Magic of Significance),</w:t>
      </w:r>
      <w:r>
        <w:rPr>
          <w:rFonts w:hAnsi="Times New Roman" w:hint="default"/>
          <w:rtl w:val="0"/>
          <w:lang w:val="en-US"/>
        </w:rPr>
        <w:t xml:space="preserve">” </w:t>
      </w:r>
      <w:r>
        <w:rPr>
          <w:rFonts w:ascii="Times New Roman"/>
          <w:rtl w:val="0"/>
        </w:rPr>
        <w:t xml:space="preserve">in </w:t>
      </w:r>
      <w:r>
        <w:rPr>
          <w:rFonts w:ascii="Times New Roman"/>
          <w:i w:val="1"/>
          <w:iCs w:val="1"/>
          <w:rtl w:val="0"/>
        </w:rPr>
        <w:t>Abdelke</w:t>
      </w:r>
      <w:r>
        <w:rPr>
          <w:rFonts w:ascii="Times New Roman"/>
          <w:rtl w:val="0"/>
        </w:rPr>
        <w:t>, Damascus: Ayyam Gallery, 191-198.</w:t>
      </w:r>
    </w:p>
    <w:p>
      <w:pPr>
        <w:pStyle w:val="Body"/>
        <w:spacing w:after="120" w:line="276" w:lineRule="auto"/>
        <w:jc w:val="both"/>
        <w:rPr>
          <w:rFonts w:ascii="Times New Roman" w:cs="Times New Roman" w:hAnsi="Times New Roman" w:eastAsia="Times New Roman"/>
        </w:rPr>
      </w:pPr>
      <w:r>
        <w:rPr>
          <w:rFonts w:ascii="Times New Roman"/>
          <w:rtl w:val="0"/>
        </w:rPr>
        <w:t xml:space="preserve">Nazih Abu </w:t>
      </w:r>
      <w:r>
        <w:rPr>
          <w:rFonts w:hAnsi="Times New Roman" w:hint="default"/>
          <w:rtl w:val="0"/>
          <w:lang w:val="en-US"/>
        </w:rPr>
        <w:t>‘</w:t>
      </w:r>
      <w:r>
        <w:rPr>
          <w:rFonts w:ascii="Times New Roman"/>
          <w:rtl w:val="0"/>
          <w:lang w:val="en-US"/>
        </w:rPr>
        <w:t xml:space="preserve">Afash (2005), </w:t>
      </w:r>
      <w:r>
        <w:rPr>
          <w:rFonts w:hAnsi="Times New Roman" w:hint="default"/>
          <w:rtl w:val="0"/>
          <w:lang w:val="en-US"/>
        </w:rPr>
        <w:t>“</w:t>
      </w:r>
      <w:r>
        <w:rPr>
          <w:rFonts w:ascii="Times New Roman"/>
          <w:rtl w:val="0"/>
        </w:rPr>
        <w:t>Yusuf Abdelke wa-hulm al-hayat al-maqtu</w:t>
      </w:r>
      <w:r>
        <w:rPr>
          <w:rFonts w:hAnsi="Times New Roman" w:hint="default"/>
          <w:rtl w:val="0"/>
          <w:lang w:val="en-US"/>
        </w:rPr>
        <w:t xml:space="preserve">’” </w:t>
      </w:r>
      <w:r>
        <w:rPr>
          <w:rFonts w:ascii="Times New Roman"/>
          <w:rtl w:val="0"/>
          <w:lang w:val="en-US"/>
        </w:rPr>
        <w:t>(Youssef Abdelke and The cut dream of life), Damascus: Atassi Gallery, 2005, 9-15.</w:t>
      </w:r>
    </w:p>
    <w:p>
      <w:pPr>
        <w:pStyle w:val="Body"/>
        <w:spacing w:after="120" w:line="276" w:lineRule="auto"/>
        <w:jc w:val="both"/>
        <w:rPr>
          <w:rFonts w:ascii="Times New Roman" w:cs="Times New Roman" w:hAnsi="Times New Roman" w:eastAsia="Times New Roman"/>
        </w:rPr>
      </w:pPr>
    </w:p>
    <w:p>
      <w:pPr>
        <w:pStyle w:val="Body"/>
        <w:widowControl w:val="0"/>
        <w:spacing w:after="120" w:line="276" w:lineRule="auto"/>
        <w:jc w:val="both"/>
        <w:rPr>
          <w:rFonts w:ascii="Times New Roman Bold" w:cs="Times New Roman Bold" w:hAnsi="Times New Roman Bold" w:eastAsia="Times New Roman Bold"/>
        </w:rPr>
      </w:pPr>
      <w:r>
        <w:rPr>
          <w:rFonts w:ascii="Times New Roman Bold"/>
          <w:rtl w:val="0"/>
        </w:rPr>
        <w:t>Youssef Abdelk</w:t>
      </w:r>
      <w:r>
        <w:rPr>
          <w:rFonts w:hAnsi="Times New Roman Bold" w:hint="default"/>
          <w:rtl w:val="0"/>
          <w:lang w:val="en-US"/>
        </w:rPr>
        <w:t>é’</w:t>
      </w:r>
      <w:r>
        <w:rPr>
          <w:rFonts w:ascii="Times New Roman Bold"/>
          <w:rtl w:val="0"/>
          <w:lang w:val="en-US"/>
        </w:rPr>
        <w:t>s writings on art (selection):</w:t>
      </w:r>
    </w:p>
    <w:p>
      <w:pPr>
        <w:pStyle w:val="Body"/>
        <w:spacing w:after="120" w:line="276" w:lineRule="auto"/>
        <w:jc w:val="both"/>
        <w:rPr>
          <w:rFonts w:ascii="Times New Roman" w:cs="Times New Roman" w:hAnsi="Times New Roman" w:eastAsia="Times New Roman"/>
        </w:rPr>
      </w:pPr>
      <w:r>
        <w:rPr>
          <w:rFonts w:ascii="Times New Roman"/>
          <w:i w:val="1"/>
          <w:iCs w:val="1"/>
          <w:rtl w:val="0"/>
        </w:rPr>
        <w:t>Tarikh al-karikatir fi Suriya</w:t>
      </w:r>
      <w:r>
        <w:rPr>
          <w:rFonts w:ascii="Times New Roman"/>
          <w:rtl w:val="0"/>
          <w:lang w:val="en-US"/>
        </w:rPr>
        <w:t xml:space="preserve"> (History of Caricature in Syria), 1975.</w:t>
      </w:r>
    </w:p>
    <w:p>
      <w:pPr>
        <w:pStyle w:val="Body"/>
        <w:spacing w:after="120" w:line="276" w:lineRule="auto"/>
        <w:jc w:val="both"/>
        <w:rPr>
          <w:rFonts w:ascii="Times New Roman" w:cs="Times New Roman" w:hAnsi="Times New Roman" w:eastAsia="Times New Roman"/>
        </w:rPr>
      </w:pPr>
      <w:r>
        <w:rPr>
          <w:rFonts w:ascii="Times New Roman"/>
          <w:i w:val="1"/>
          <w:iCs w:val="1"/>
          <w:rtl w:val="0"/>
        </w:rPr>
        <w:t>Rasami al-karikatir al-</w:t>
      </w:r>
      <w:r>
        <w:rPr>
          <w:rFonts w:hAnsi="Times New Roman" w:hint="default"/>
          <w:i w:val="1"/>
          <w:iCs w:val="1"/>
          <w:rtl w:val="0"/>
          <w:lang w:val="en-US"/>
        </w:rPr>
        <w:t>‘</w:t>
      </w:r>
      <w:r>
        <w:rPr>
          <w:rFonts w:ascii="Times New Roman"/>
          <w:i w:val="1"/>
          <w:iCs w:val="1"/>
          <w:rtl w:val="0"/>
        </w:rPr>
        <w:t>arab wa-taqniyatihim</w:t>
      </w:r>
      <w:r>
        <w:rPr>
          <w:rFonts w:ascii="Times New Roman"/>
          <w:rtl w:val="0"/>
          <w:lang w:val="en-US"/>
        </w:rPr>
        <w:t xml:space="preserve"> (Arab Caricaturists and Their Techniques), 1989. </w:t>
      </w:r>
    </w:p>
    <w:p>
      <w:pPr>
        <w:pStyle w:val="Body"/>
        <w:widowControl w:val="0"/>
        <w:spacing w:after="120" w:line="276" w:lineRule="auto"/>
        <w:jc w:val="both"/>
      </w:pPr>
      <w:r>
        <w:rPr>
          <w:rFonts w:hAnsi="Times New Roman" w:hint="default"/>
          <w:rtl w:val="0"/>
          <w:lang w:val="en-US"/>
        </w:rPr>
        <w:t>“‘</w:t>
      </w:r>
      <w:r>
        <w:rPr>
          <w:rFonts w:ascii="Times New Roman"/>
          <w:rtl w:val="0"/>
          <w:lang w:val="en-US"/>
        </w:rPr>
        <w:t>Aqd min al-qarn al-jadid fi thaqafatina: Fann</w:t>
      </w:r>
      <w:r>
        <w:rPr>
          <w:rFonts w:ascii="Times New Roman" w:cs="Times New Roman" w:hAnsi="Times New Roman" w:eastAsia="Times New Roman"/>
          <w:rtl w:val="0"/>
          <w:lang w:val="en-US"/>
        </w:rPr>
        <w:br w:type="textWrapping"/>
      </w:r>
      <w:r>
        <w:rPr>
          <w:rFonts w:ascii="Times New Roman"/>
          <w:rtl w:val="0"/>
        </w:rPr>
        <w:t>bila hudud</w:t>
      </w:r>
      <w:r>
        <w:rPr>
          <w:rFonts w:hAnsi="Times New Roman" w:hint="default"/>
          <w:rtl w:val="0"/>
          <w:lang w:val="en-US"/>
        </w:rPr>
        <w:t>”</w:t>
      </w:r>
      <w:r>
        <w:rPr>
          <w:rFonts w:ascii="Times New Roman"/>
          <w:rtl w:val="0"/>
          <w:lang w:val="en-US"/>
        </w:rPr>
        <w:t xml:space="preserve"> (A New Era in Our Culture: Art without Borders), </w:t>
      </w:r>
      <w:r>
        <w:rPr>
          <w:rFonts w:ascii="Times New Roman"/>
          <w:i w:val="1"/>
          <w:iCs w:val="1"/>
          <w:rtl w:val="0"/>
        </w:rPr>
        <w:t xml:space="preserve">al-Safir, </w:t>
      </w:r>
      <w:r>
        <w:rPr>
          <w:rFonts w:ascii="Times New Roman"/>
          <w:rtl w:val="0"/>
        </w:rPr>
        <w:t>no. 11480, 29.12.2009.</w:t>
      </w:r>
      <w:r>
        <w:rPr>
          <w:rFonts w:ascii="Times New Roman" w:cs="Times New Roman" w:hAnsi="Times New Roman" w:eastAsia="Times New Roman"/>
          <w:i w:val="1"/>
          <w:iCs w:val="1"/>
        </w:rPr>
      </w:r>
    </w:p>
    <w:sectPr>
      <w:headerReference w:type="default" r:id="rId6"/>
      <w:footerReference w:type="default" r:id="rId7"/>
      <w:pgSz w:w="12240" w:h="15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mbria">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620"/>
        <w:tab w:val="clear" w:pos="8640"/>
      </w:tabs>
      <w:jc w:val="right"/>
    </w:pPr>
    <w:r>
      <w:rPr>
        <w:rtl w:val="0"/>
      </w:rPr>
      <w:fldChar w:fldCharType="begin" w:fldLock="0"/>
    </w:r>
    <w:r>
      <w:rPr>
        <w:rtl w:val="0"/>
      </w:rPr>
      <w:t xml:space="preserve"> PAGE </w:t>
    </w:r>
    <w:r>
      <w:rPr>
        <w:rtl w:val="0"/>
      </w:rPr>
      <w:fldChar w:fldCharType="separate" w:fldLock="0"/>
    </w:r>
    <w:r>
      <w:rPr>
        <w:rtl w:val="0"/>
      </w:rPr>
      <w:t>3</w:t>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mbri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