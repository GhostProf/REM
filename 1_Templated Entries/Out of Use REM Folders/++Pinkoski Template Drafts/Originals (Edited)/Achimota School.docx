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Normal"/>
        <w:rPr>
          <w:rFonts w:ascii="Times New Roman" w:cs="Times New Roman" w:hAnsi="Times New Roman" w:eastAsia="Times New Roman"/>
          <w:sz w:val="24"/>
          <w:szCs w:val="24"/>
          <w:lang w:val="nl-NL"/>
        </w:rPr>
      </w:pPr>
      <w:ins w:id="0" w:date="2014-02-25T11:22:00Z" w:author="Erin Rice">
        <w:r>
          <w:rPr>
            <w:rFonts w:ascii="Times New Roman"/>
            <w:sz w:val="24"/>
            <w:szCs w:val="24"/>
            <w:rtl w:val="0"/>
            <w:lang w:val="nl-NL"/>
          </w:rPr>
          <w:t xml:space="preserve">Author: </w:t>
        </w:r>
      </w:ins>
      <w:r>
        <w:rPr>
          <w:rFonts w:ascii="Times New Roman"/>
          <w:sz w:val="24"/>
          <w:szCs w:val="24"/>
          <w:rtl w:val="0"/>
          <w:lang w:val="nl-NL"/>
        </w:rPr>
        <w:t xml:space="preserve">Rhoda Woets </w:t>
      </w:r>
    </w:p>
    <w:p>
      <w:pPr>
        <w:pStyle w:val="Normal"/>
        <w:rPr>
          <w:lang w:val="nl-NL"/>
        </w:rPr>
      </w:pPr>
      <w:hyperlink r:id="rId4" w:history="1">
        <w:r>
          <w:rPr>
            <w:rStyle w:val="Hyperlink.0"/>
            <w:rFonts w:ascii="Times New Roman"/>
            <w:sz w:val="24"/>
            <w:szCs w:val="24"/>
            <w:rtl w:val="0"/>
            <w:lang w:val="nl-NL"/>
          </w:rPr>
          <w:t>r.woets@vu.nl</w:t>
        </w:r>
      </w:hyperlink>
    </w:p>
    <w:p>
      <w:pPr>
        <w:pStyle w:val="Normal"/>
        <w:rPr>
          <w:rFonts w:ascii="Times New Roman" w:cs="Times New Roman" w:hAnsi="Times New Roman" w:eastAsia="Times New Roman"/>
          <w:sz w:val="24"/>
          <w:szCs w:val="24"/>
          <w:lang w:val="en-US"/>
        </w:rPr>
      </w:pPr>
      <w:r>
        <w:rPr>
          <w:rFonts w:ascii="Times New Roman"/>
          <w:sz w:val="24"/>
          <w:szCs w:val="24"/>
          <w:rtl w:val="0"/>
          <w:lang w:val="en-US"/>
        </w:rPr>
        <w:t xml:space="preserve">Word count: </w:t>
      </w:r>
      <w:ins w:id="1" w:date="2014-01-31T15:47:00Z" w:author="rws310">
        <w:r>
          <w:rPr>
            <w:rFonts w:ascii="Times New Roman"/>
            <w:sz w:val="24"/>
            <w:szCs w:val="24"/>
            <w:rtl w:val="0"/>
            <w:lang w:val="en-US"/>
          </w:rPr>
          <w:t>9</w:t>
        </w:r>
      </w:ins>
      <w:ins w:id="2" w:date="2014-02-11T16:33:00Z" w:author="rhodaruben">
        <w:r>
          <w:rPr>
            <w:rFonts w:ascii="Times New Roman"/>
            <w:sz w:val="24"/>
            <w:szCs w:val="24"/>
            <w:rtl w:val="0"/>
            <w:lang w:val="en-US"/>
          </w:rPr>
          <w:t>97</w:t>
        </w:r>
      </w:ins>
      <w:ins w:id="3" w:date="2014-01-31T15:47:00Z" w:author="rws310">
        <w:r>
          <w:rPr>
            <w:rFonts w:ascii="Times New Roman"/>
            <w:sz w:val="24"/>
            <w:szCs w:val="24"/>
            <w:rtl w:val="0"/>
            <w:lang w:val="en-US"/>
          </w:rPr>
          <w:t xml:space="preserve"> </w:t>
        </w:r>
      </w:ins>
    </w:p>
    <w:p>
      <w:pPr>
        <w:pStyle w:val="Normal"/>
        <w:rPr>
          <w:rFonts w:ascii="Times New Roman" w:cs="Times New Roman" w:hAnsi="Times New Roman" w:eastAsia="Times New Roman"/>
          <w:sz w:val="24"/>
          <w:szCs w:val="24"/>
          <w:lang w:val="en-US"/>
        </w:rPr>
      </w:pPr>
    </w:p>
    <w:p>
      <w:pPr>
        <w:pStyle w:val="Normal"/>
        <w:spacing w:line="360" w:lineRule="auto"/>
        <w:rPr>
          <w:rFonts w:ascii="Times New Roman Bold" w:cs="Times New Roman Bold" w:hAnsi="Times New Roman Bold" w:eastAsia="Times New Roman Bold"/>
          <w:sz w:val="24"/>
          <w:szCs w:val="24"/>
          <w:lang w:val="en-US"/>
        </w:rPr>
      </w:pPr>
      <w:r>
        <w:rPr>
          <w:rFonts w:ascii="Times New Roman Bold"/>
          <w:sz w:val="24"/>
          <w:szCs w:val="24"/>
          <w:rtl w:val="0"/>
          <w:lang w:val="en-US"/>
        </w:rPr>
        <w:t>Achimota School</w:t>
      </w:r>
    </w:p>
    <w:p>
      <w:pPr>
        <w:pStyle w:val="Comment Text,Char"/>
        <w:spacing w:line="360" w:lineRule="auto"/>
        <w:rPr>
          <w:sz w:val="24"/>
          <w:szCs w:val="24"/>
        </w:rPr>
      </w:pPr>
      <w:r>
        <w:rPr>
          <w:sz w:val="24"/>
          <w:szCs w:val="24"/>
          <w:rtl w:val="0"/>
          <w:lang w:val="en-US"/>
        </w:rPr>
        <w:t>The majority of Ghana</w:t>
      </w:r>
      <w:r>
        <w:rPr>
          <w:rFonts w:hAnsi="Times New Roman" w:hint="default"/>
          <w:sz w:val="24"/>
          <w:szCs w:val="24"/>
          <w:rtl w:val="0"/>
          <w:lang w:val="en-US"/>
        </w:rPr>
        <w:t>’</w:t>
      </w:r>
      <w:r>
        <w:rPr>
          <w:sz w:val="24"/>
          <w:szCs w:val="24"/>
          <w:rtl w:val="0"/>
          <w:lang w:val="en-US"/>
        </w:rPr>
        <w:t xml:space="preserve">s modern art pioneers received their art education at Achimota School in the Gold Coast, now Ghana. Achimota School contributed in an important way to the formation of </w:t>
      </w:r>
      <w:ins w:id="4" w:date="2014-05-23T15:11:31Z" w:author="Sophie Pinkoski">
        <w:r>
          <w:rPr>
            <w:sz w:val="24"/>
            <w:szCs w:val="24"/>
            <w:rtl w:val="0"/>
            <w:lang w:val="en-US"/>
          </w:rPr>
          <w:t>M</w:t>
        </w:r>
      </w:ins>
      <w:del w:id="5" w:date="2014-05-23T15:11:30Z" w:author="Sophie Pinkoski">
        <w:r>
          <w:rPr>
            <w:sz w:val="24"/>
            <w:szCs w:val="24"/>
            <w:rtl w:val="0"/>
            <w:lang w:val="en-US"/>
          </w:rPr>
          <w:delText>m</w:delText>
        </w:r>
      </w:del>
      <w:r>
        <w:rPr>
          <w:sz w:val="24"/>
          <w:szCs w:val="24"/>
          <w:rtl w:val="0"/>
          <w:lang w:val="en-US"/>
        </w:rPr>
        <w:t xml:space="preserve">odern </w:t>
      </w:r>
      <w:ins w:id="6" w:date="2014-05-23T15:11:34Z" w:author="Sophie Pinkoski">
        <w:r>
          <w:rPr>
            <w:sz w:val="24"/>
            <w:szCs w:val="24"/>
            <w:rtl w:val="0"/>
            <w:lang w:val="en-US"/>
          </w:rPr>
          <w:t>A</w:t>
        </w:r>
      </w:ins>
      <w:del w:id="7" w:date="2014-05-23T15:11:33Z" w:author="Sophie Pinkoski">
        <w:r>
          <w:rPr>
            <w:sz w:val="24"/>
            <w:szCs w:val="24"/>
            <w:rtl w:val="0"/>
            <w:lang w:val="en-US"/>
          </w:rPr>
          <w:delText>a</w:delText>
        </w:r>
      </w:del>
      <w:r>
        <w:rPr>
          <w:sz w:val="24"/>
          <w:szCs w:val="24"/>
          <w:rtl w:val="0"/>
          <w:lang w:val="en-US"/>
        </w:rPr>
        <w:t xml:space="preserve">rt in Ghana. Students trained at the Achimota Teacher Training Department spread new ideas about art and art education at </w:t>
      </w:r>
      <w:del w:id="8" w:date="2014-05-23T15:11:48Z" w:author="Sophie Pinkoski">
        <w:r>
          <w:rPr>
            <w:sz w:val="24"/>
            <w:szCs w:val="24"/>
            <w:rtl w:val="0"/>
            <w:lang w:val="en-US"/>
          </w:rPr>
          <w:delText xml:space="preserve">the </w:delText>
        </w:r>
      </w:del>
      <w:r>
        <w:rPr>
          <w:sz w:val="24"/>
          <w:szCs w:val="24"/>
          <w:rtl w:val="0"/>
          <w:lang w:val="en-US"/>
        </w:rPr>
        <w:t xml:space="preserve">schools where they later worked. </w:t>
      </w:r>
      <w:ins w:id="9" w:date="2014-01-31T15:45:00Z" w:author="rws310">
        <w:r>
          <w:rPr>
            <w:sz w:val="24"/>
            <w:szCs w:val="24"/>
            <w:rtl w:val="0"/>
            <w:lang w:val="en-US"/>
          </w:rPr>
          <w:t>T</w:t>
        </w:r>
      </w:ins>
      <w:r>
        <w:rPr>
          <w:sz w:val="24"/>
          <w:szCs w:val="24"/>
          <w:rtl w:val="0"/>
          <w:lang w:val="en-US"/>
        </w:rPr>
        <w:t xml:space="preserve">he discursive fields in which </w:t>
      </w:r>
      <w:del w:id="10" w:date="2014-05-23T15:13:17Z" w:author="Sophie Pinkoski">
        <w:r>
          <w:rPr>
            <w:sz w:val="24"/>
            <w:szCs w:val="24"/>
            <w:rtl w:val="0"/>
            <w:lang w:val="en-US"/>
          </w:rPr>
          <w:delText>m</w:delText>
        </w:r>
      </w:del>
      <w:ins w:id="11" w:date="2014-05-23T15:13:17Z" w:author="Sophie Pinkoski">
        <w:r>
          <w:rPr>
            <w:sz w:val="24"/>
            <w:szCs w:val="24"/>
            <w:rtl w:val="0"/>
            <w:lang w:val="en-US"/>
          </w:rPr>
          <w:t>M</w:t>
        </w:r>
      </w:ins>
      <w:r>
        <w:rPr>
          <w:sz w:val="24"/>
          <w:szCs w:val="24"/>
          <w:rtl w:val="0"/>
          <w:lang w:val="en-US"/>
        </w:rPr>
        <w:t>odern visual artists came to discuss their work</w:t>
      </w:r>
      <w:ins w:id="12" w:date="2014-05-23T15:12:52Z" w:author="Sophie Pinkoski">
        <w:r>
          <w:rPr>
            <w:sz w:val="24"/>
            <w:szCs w:val="24"/>
            <w:rtl w:val="0"/>
            <w:lang w:val="en-US"/>
          </w:rPr>
          <w:t>,</w:t>
        </w:r>
      </w:ins>
      <w:r>
        <w:rPr>
          <w:sz w:val="24"/>
          <w:szCs w:val="24"/>
          <w:rtl w:val="0"/>
          <w:lang w:val="en-US"/>
        </w:rPr>
        <w:t xml:space="preserve"> following</w:t>
      </w:r>
      <w:ins w:id="13" w:date="2014-05-23T15:12:39Z" w:author="Sophie Pinkoski">
        <w:r>
          <w:rPr>
            <w:sz w:val="24"/>
            <w:szCs w:val="24"/>
            <w:rtl w:val="0"/>
            <w:lang w:val="en-US"/>
          </w:rPr>
          <w:t xml:space="preserve"> their</w:t>
        </w:r>
      </w:ins>
      <w:r>
        <w:rPr>
          <w:sz w:val="24"/>
          <w:szCs w:val="24"/>
          <w:rtl w:val="0"/>
          <w:lang w:val="en-US"/>
        </w:rPr>
        <w:t xml:space="preserve"> independence</w:t>
      </w:r>
      <w:ins w:id="14" w:date="2014-05-23T15:12:54Z" w:author="Sophie Pinkoski">
        <w:r>
          <w:rPr>
            <w:sz w:val="24"/>
            <w:szCs w:val="24"/>
            <w:rtl w:val="0"/>
            <w:lang w:val="en-US"/>
          </w:rPr>
          <w:t>,</w:t>
        </w:r>
      </w:ins>
      <w:r>
        <w:rPr>
          <w:sz w:val="24"/>
          <w:szCs w:val="24"/>
          <w:rtl w:val="0"/>
          <w:lang w:val="en-US"/>
        </w:rPr>
        <w:t xml:space="preserve"> were embedded in a colonial past in which European art teachers at Achimota had positioned African tradition as both preceding and opposed to modernity. Just like the art teachers at Achimota, </w:t>
      </w:r>
      <w:ins w:id="15" w:date="2014-05-23T15:13:22Z" w:author="Sophie Pinkoski">
        <w:r>
          <w:rPr>
            <w:sz w:val="24"/>
            <w:szCs w:val="24"/>
            <w:rtl w:val="0"/>
            <w:lang w:val="en-US"/>
          </w:rPr>
          <w:t>M</w:t>
        </w:r>
      </w:ins>
      <w:del w:id="16" w:date="2014-05-23T15:13:21Z" w:author="Sophie Pinkoski">
        <w:r>
          <w:rPr>
            <w:sz w:val="24"/>
            <w:szCs w:val="24"/>
            <w:rtl w:val="0"/>
            <w:lang w:val="en-US"/>
          </w:rPr>
          <w:delText>m</w:delText>
        </w:r>
      </w:del>
      <w:r>
        <w:rPr>
          <w:sz w:val="24"/>
          <w:szCs w:val="24"/>
          <w:rtl w:val="0"/>
          <w:lang w:val="en-US"/>
        </w:rPr>
        <w:t xml:space="preserve">odern artists deeply admired </w:t>
      </w:r>
      <w:r>
        <w:rPr>
          <w:rFonts w:hAnsi="Times New Roman" w:hint="default"/>
          <w:sz w:val="24"/>
          <w:szCs w:val="24"/>
          <w:rtl w:val="0"/>
          <w:lang w:val="en-US"/>
        </w:rPr>
        <w:t>‘</w:t>
      </w:r>
      <w:r>
        <w:rPr>
          <w:sz w:val="24"/>
          <w:szCs w:val="24"/>
          <w:rtl w:val="0"/>
          <w:lang w:val="en-US"/>
        </w:rPr>
        <w:t>primitive art</w:t>
      </w:r>
      <w:r>
        <w:rPr>
          <w:rFonts w:hAnsi="Times New Roman" w:hint="default"/>
          <w:sz w:val="24"/>
          <w:szCs w:val="24"/>
          <w:rtl w:val="0"/>
          <w:lang w:val="en-US"/>
        </w:rPr>
        <w:t xml:space="preserve">’ </w:t>
      </w:r>
      <w:r>
        <w:rPr>
          <w:sz w:val="24"/>
          <w:szCs w:val="24"/>
          <w:rtl w:val="0"/>
          <w:lang w:val="en-US"/>
        </w:rPr>
        <w:t>and considered local art forms to have roots stretching into a timeless past. Modern artist were in this regard influenced by their education at Achimota School</w:t>
      </w:r>
      <w:ins w:id="17" w:date="2014-05-23T15:13:41Z" w:author="Sophie Pinkoski">
        <w:r>
          <w:rPr>
            <w:sz w:val="24"/>
            <w:szCs w:val="24"/>
            <w:rtl w:val="0"/>
            <w:lang w:val="en-US"/>
          </w:rPr>
          <w:t>,</w:t>
        </w:r>
      </w:ins>
      <w:r>
        <w:rPr>
          <w:sz w:val="24"/>
          <w:szCs w:val="24"/>
          <w:rtl w:val="0"/>
          <w:lang w:val="en-US"/>
        </w:rPr>
        <w:t xml:space="preserve"> as well as by nationalist ideologies that fostered pride in an African cultural past. Among the school</w:t>
      </w:r>
      <w:r>
        <w:rPr>
          <w:rFonts w:hAnsi="Times New Roman" w:hint="default"/>
          <w:sz w:val="24"/>
          <w:szCs w:val="24"/>
          <w:rtl w:val="0"/>
          <w:lang w:val="en-US"/>
        </w:rPr>
        <w:t>’</w:t>
      </w:r>
      <w:r>
        <w:rPr>
          <w:sz w:val="24"/>
          <w:szCs w:val="24"/>
          <w:rtl w:val="0"/>
          <w:lang w:val="en-US"/>
        </w:rPr>
        <w:t>s most notable students are Oku Ampofo (1908-1998), Emmanuel Asihene (1915-2001), Amon Kotei (1915-2011), Saka Acquaye (1915-2007), Kofi Antubam (1922-1964), Theodosia Akoh (1922) and Vincent Kofi (1923-1974).</w:t>
      </w:r>
    </w:p>
    <w:p>
      <w:pPr>
        <w:pStyle w:val="Comment Text,Char"/>
        <w:spacing w:line="360" w:lineRule="auto"/>
        <w:rPr>
          <w:sz w:val="24"/>
          <w:szCs w:val="24"/>
        </w:rPr>
      </w:pPr>
    </w:p>
    <w:p>
      <w:pPr>
        <w:pStyle w:val="Comment Text,Char"/>
        <w:spacing w:line="360" w:lineRule="auto"/>
        <w:rPr>
          <w:rFonts w:ascii="Times New Roman Bold" w:cs="Times New Roman Bold" w:hAnsi="Times New Roman Bold" w:eastAsia="Times New Roman Bold"/>
          <w:sz w:val="24"/>
          <w:szCs w:val="24"/>
        </w:rPr>
      </w:pPr>
      <w:r>
        <w:rPr>
          <w:sz w:val="24"/>
          <w:szCs w:val="24"/>
          <w:rtl w:val="0"/>
          <w:lang w:val="en-US"/>
        </w:rPr>
        <w:t xml:space="preserve">The teaching methodology of the European heads of the art department in Achimota was grounded in a growing admiration for African tradition </w:t>
      </w:r>
      <w:ins w:id="18" w:date="2014-01-31T15:44:00Z" w:author="rws310">
        <w:r>
          <w:rPr>
            <w:sz w:val="24"/>
            <w:szCs w:val="24"/>
            <w:rtl w:val="0"/>
            <w:lang w:val="en-US"/>
          </w:rPr>
          <w:t xml:space="preserve">and African </w:t>
        </w:r>
      </w:ins>
      <w:ins w:id="19" w:date="2014-01-31T15:44:00Z" w:author="rws310">
        <w:del w:id="20" w:date="2014-05-23T15:14:20Z" w:author="Sophie Pinkoski">
          <w:r>
            <w:rPr>
              <w:rFonts w:hAnsi="Times New Roman" w:hint="default"/>
              <w:sz w:val="24"/>
              <w:szCs w:val="24"/>
              <w:rtl w:val="0"/>
              <w:lang w:val="en-US"/>
            </w:rPr>
            <w:delText>‘</w:delText>
          </w:r>
        </w:del>
      </w:ins>
      <w:ins w:id="21" w:date="2014-01-31T15:44:00Z" w:author="rws310">
        <w:r>
          <w:rPr>
            <w:sz w:val="24"/>
            <w:szCs w:val="24"/>
            <w:rtl w:val="0"/>
            <w:lang w:val="en-US"/>
          </w:rPr>
          <w:t>primitive</w:t>
        </w:r>
      </w:ins>
      <w:ins w:id="22" w:date="2014-01-31T15:44:00Z" w:author="rws310">
        <w:del w:id="23" w:date="2014-05-23T15:14:25Z" w:author="Sophie Pinkoski">
          <w:r>
            <w:rPr>
              <w:rFonts w:hAnsi="Times New Roman" w:hint="default"/>
              <w:sz w:val="24"/>
              <w:szCs w:val="24"/>
              <w:rtl w:val="0"/>
              <w:lang w:val="en-US"/>
            </w:rPr>
            <w:delText>’</w:delText>
          </w:r>
        </w:del>
      </w:ins>
      <w:ins w:id="24" w:date="2014-01-31T15:44:00Z" w:author="rws310">
        <w:r>
          <w:rPr>
            <w:sz w:val="24"/>
            <w:szCs w:val="24"/>
            <w:rtl w:val="0"/>
            <w:lang w:val="en-US"/>
          </w:rPr>
          <w:t xml:space="preserve"> art </w:t>
        </w:r>
      </w:ins>
      <w:r>
        <w:rPr>
          <w:sz w:val="24"/>
          <w:szCs w:val="24"/>
          <w:rtl w:val="0"/>
          <w:lang w:val="en-US"/>
        </w:rPr>
        <w:t>during the late colonial period.</w:t>
      </w:r>
      <w:del w:id="25" w:date="2014-05-23T15:14:35Z" w:author="Sophie Pinkoski">
        <w:r>
          <w:rPr>
            <w:sz w:val="24"/>
            <w:szCs w:val="24"/>
            <w:rtl w:val="0"/>
            <w:lang w:val="en-US"/>
          </w:rPr>
          <w:delText>.</w:delText>
        </w:r>
      </w:del>
      <w:r>
        <w:rPr>
          <w:sz w:val="24"/>
          <w:szCs w:val="24"/>
          <w:rtl w:val="0"/>
          <w:lang w:val="en-US"/>
        </w:rPr>
        <w:t xml:space="preserve"> Their way of looking at art was, furthermore, influenced by the Arts and Crafts Movement in Europe, which was characteri</w:t>
      </w:r>
      <w:ins w:id="26" w:date="2014-03-16T17:21:00Z" w:author="doctor">
        <w:del w:id="27" w:date="2014-05-23T15:14:50Z" w:author="Sophie Pinkoski">
          <w:r>
            <w:rPr>
              <w:sz w:val="24"/>
              <w:szCs w:val="24"/>
              <w:rtl w:val="0"/>
              <w:lang w:val="en-US"/>
            </w:rPr>
            <w:delText>s</w:delText>
          </w:r>
        </w:del>
      </w:ins>
      <w:ins w:id="28" w:date="2014-05-23T15:14:50Z" w:author="Sophie Pinkoski">
        <w:r>
          <w:rPr>
            <w:sz w:val="24"/>
            <w:szCs w:val="24"/>
            <w:rtl w:val="0"/>
            <w:lang w:val="en-US"/>
          </w:rPr>
          <w:t>z</w:t>
        </w:r>
      </w:ins>
      <w:del w:id="29" w:date="2014-03-16T17:21:00Z" w:author="doctor">
        <w:r>
          <w:rPr>
            <w:sz w:val="24"/>
            <w:szCs w:val="24"/>
            <w:rtl w:val="0"/>
            <w:lang w:val="en-US"/>
          </w:rPr>
          <w:delText>z</w:delText>
        </w:r>
      </w:del>
      <w:r>
        <w:rPr>
          <w:sz w:val="24"/>
          <w:szCs w:val="24"/>
          <w:rtl w:val="0"/>
          <w:lang w:val="en-US"/>
        </w:rPr>
        <w:t xml:space="preserve">ed by a </w:t>
      </w:r>
      <w:del w:id="30" w:date="2014-03-16T17:21:00Z" w:author="doctor">
        <w:r>
          <w:rPr>
            <w:sz w:val="24"/>
            <w:szCs w:val="24"/>
            <w:rtl w:val="0"/>
            <w:lang w:val="en-US"/>
          </w:rPr>
          <w:delText>r</w:delText>
        </w:r>
      </w:del>
      <w:ins w:id="31" w:date="2014-05-23T15:14:53Z" w:author="Sophie Pinkoski">
        <w:r>
          <w:rPr>
            <w:sz w:val="24"/>
            <w:szCs w:val="24"/>
            <w:rtl w:val="0"/>
            <w:lang w:val="en-US"/>
          </w:rPr>
          <w:t>r</w:t>
        </w:r>
      </w:ins>
      <w:r>
        <w:rPr>
          <w:sz w:val="24"/>
          <w:szCs w:val="24"/>
          <w:rtl w:val="0"/>
          <w:lang w:val="en-US"/>
        </w:rPr>
        <w:t xml:space="preserve">omantic view of crafts and called for an enhancement of their status. </w:t>
      </w:r>
    </w:p>
    <w:p>
      <w:pPr>
        <w:pStyle w:val="Comment Text,Char"/>
        <w:spacing w:line="360" w:lineRule="auto"/>
        <w:rPr>
          <w:rFonts w:ascii="Times New Roman Bold" w:cs="Times New Roman Bold" w:hAnsi="Times New Roman Bold" w:eastAsia="Times New Roman Bold"/>
          <w:sz w:val="24"/>
          <w:szCs w:val="24"/>
        </w:rPr>
      </w:pPr>
    </w:p>
    <w:p>
      <w:pPr>
        <w:pStyle w:val="Normal"/>
        <w:spacing w:line="360" w:lineRule="auto"/>
        <w:rPr>
          <w:rFonts w:ascii="Times New Roman" w:cs="Times New Roman" w:hAnsi="Times New Roman" w:eastAsia="Times New Roman"/>
          <w:sz w:val="24"/>
          <w:szCs w:val="24"/>
          <w:lang w:val="en-US"/>
        </w:rPr>
      </w:pPr>
      <w:r>
        <w:rPr>
          <w:rFonts w:ascii="Times New Roman"/>
          <w:sz w:val="24"/>
          <w:szCs w:val="24"/>
          <w:rtl w:val="0"/>
          <w:lang w:val="en-US"/>
        </w:rPr>
        <w:t xml:space="preserve">Achimota School was officially opened in 1927. The coeducational boarding school was located about six miles north of Accra in a quiet rural setting, and eventually offered education from kindergarten up to the Teacher Training Department and </w:t>
      </w:r>
      <w:ins w:id="32" w:date="2014-01-31T15:40:00Z" w:author="rws310">
        <w:r>
          <w:rPr>
            <w:rFonts w:ascii="Times New Roman"/>
            <w:sz w:val="24"/>
            <w:szCs w:val="24"/>
            <w:rtl w:val="0"/>
            <w:lang w:val="en-US"/>
          </w:rPr>
          <w:t>u</w:t>
        </w:r>
      </w:ins>
      <w:r>
        <w:rPr>
          <w:rFonts w:ascii="Times New Roman"/>
          <w:sz w:val="24"/>
          <w:szCs w:val="24"/>
          <w:rtl w:val="0"/>
          <w:lang w:val="en-US"/>
        </w:rPr>
        <w:t xml:space="preserve">niversity </w:t>
      </w:r>
      <w:ins w:id="33" w:date="2014-01-31T15:40:00Z" w:author="rws310">
        <w:r>
          <w:rPr>
            <w:rFonts w:ascii="Times New Roman"/>
            <w:sz w:val="24"/>
            <w:szCs w:val="24"/>
            <w:rtl w:val="0"/>
            <w:lang w:val="en-US"/>
          </w:rPr>
          <w:t>c</w:t>
        </w:r>
      </w:ins>
      <w:r>
        <w:rPr>
          <w:rFonts w:ascii="Times New Roman"/>
          <w:sz w:val="24"/>
          <w:szCs w:val="24"/>
          <w:rtl w:val="0"/>
          <w:lang w:val="en-US"/>
        </w:rPr>
        <w:t xml:space="preserve">lasses. </w:t>
      </w:r>
      <w:r>
        <w:rPr>
          <w:rFonts w:ascii="Times New Roman"/>
          <w:sz w:val="24"/>
          <w:szCs w:val="24"/>
          <w:rtl w:val="0"/>
          <w:lang w:val="en-US"/>
        </w:rPr>
        <w:t xml:space="preserve">In promoting Indirect Rule, the British administration held that progress in the Gold Coast could only be attained if existing African beliefs and practices were respected and encouraged. </w:t>
      </w:r>
      <w:r>
        <w:rPr>
          <w:rFonts w:ascii="Times New Roman"/>
          <w:sz w:val="24"/>
          <w:szCs w:val="24"/>
          <w:rtl w:val="0"/>
          <w:lang w:val="en-US"/>
        </w:rPr>
        <w:t>Achimota</w:t>
      </w:r>
      <w:r>
        <w:rPr>
          <w:rFonts w:hAnsi="Times New Roman" w:hint="default"/>
          <w:sz w:val="24"/>
          <w:szCs w:val="24"/>
          <w:rtl w:val="0"/>
          <w:lang w:val="en-US"/>
        </w:rPr>
        <w:t>’</w:t>
      </w:r>
      <w:r>
        <w:rPr>
          <w:rFonts w:ascii="Times New Roman"/>
          <w:sz w:val="24"/>
          <w:szCs w:val="24"/>
          <w:rtl w:val="0"/>
          <w:lang w:val="en-US"/>
        </w:rPr>
        <w:t xml:space="preserve">s founders were worried that the future anglicized and Christian leaders </w:t>
      </w:r>
      <w:del w:id="34" w:date="2014-05-23T15:15:46Z" w:author="Sophie Pinkoski">
        <w:r>
          <w:rPr>
            <w:rFonts w:ascii="Times New Roman"/>
            <w:sz w:val="24"/>
            <w:szCs w:val="24"/>
            <w:rtl w:val="0"/>
            <w:lang w:val="en-US"/>
          </w:rPr>
          <w:delText xml:space="preserve">that were </w:delText>
        </w:r>
      </w:del>
      <w:r>
        <w:rPr>
          <w:rFonts w:ascii="Times New Roman"/>
          <w:sz w:val="24"/>
          <w:szCs w:val="24"/>
          <w:rtl w:val="0"/>
          <w:lang w:val="en-US"/>
        </w:rPr>
        <w:t>trained in the School might not understand and respect the semi-literate and illiterate masses that they would be working with in rural areas. Achimota</w:t>
      </w:r>
      <w:r>
        <w:rPr>
          <w:rFonts w:hAnsi="Times New Roman" w:hint="default"/>
          <w:sz w:val="24"/>
          <w:szCs w:val="24"/>
          <w:rtl w:val="0"/>
          <w:lang w:val="en-US"/>
        </w:rPr>
        <w:t>’</w:t>
      </w:r>
      <w:r>
        <w:rPr>
          <w:rFonts w:ascii="Times New Roman"/>
          <w:sz w:val="24"/>
          <w:szCs w:val="24"/>
          <w:rtl w:val="0"/>
          <w:lang w:val="en-US"/>
        </w:rPr>
        <w:t xml:space="preserve">s founders aimed to counter the danger of cultural </w:t>
      </w:r>
      <w:del w:id="35" w:date="2014-05-23T15:16:04Z" w:author="Sophie Pinkoski">
        <w:r>
          <w:rPr>
            <w:rFonts w:hAnsi="Times New Roman" w:hint="default"/>
            <w:sz w:val="24"/>
            <w:szCs w:val="24"/>
            <w:rtl w:val="0"/>
            <w:lang w:val="en-US"/>
          </w:rPr>
          <w:delText>‘</w:delText>
        </w:r>
      </w:del>
      <w:r>
        <w:rPr>
          <w:rFonts w:ascii="Times New Roman"/>
          <w:sz w:val="24"/>
          <w:szCs w:val="24"/>
          <w:rtl w:val="0"/>
          <w:lang w:val="en-US"/>
        </w:rPr>
        <w:t>alienation</w:t>
      </w:r>
      <w:del w:id="36" w:date="2014-05-23T15:16:08Z" w:author="Sophie Pinkoski">
        <w:r>
          <w:rPr>
            <w:rFonts w:hAnsi="Times New Roman" w:hint="default"/>
            <w:sz w:val="24"/>
            <w:szCs w:val="24"/>
            <w:rtl w:val="0"/>
            <w:lang w:val="en-US"/>
          </w:rPr>
          <w:delText>’</w:delText>
        </w:r>
      </w:del>
      <w:r>
        <w:rPr>
          <w:rFonts w:ascii="Times New Roman"/>
          <w:sz w:val="24"/>
          <w:szCs w:val="24"/>
          <w:rtl w:val="0"/>
          <w:lang w:val="en-US"/>
        </w:rPr>
        <w:t xml:space="preserve"> by introducing African components in the School</w:t>
      </w:r>
      <w:r>
        <w:rPr>
          <w:rFonts w:hAnsi="Times New Roman" w:hint="default"/>
          <w:sz w:val="24"/>
          <w:szCs w:val="24"/>
          <w:rtl w:val="0"/>
          <w:lang w:val="en-US"/>
        </w:rPr>
        <w:t>’</w:t>
      </w:r>
      <w:r>
        <w:rPr>
          <w:rFonts w:ascii="Times New Roman"/>
          <w:sz w:val="24"/>
          <w:szCs w:val="24"/>
          <w:rtl w:val="0"/>
          <w:lang w:val="en-US"/>
        </w:rPr>
        <w:t xml:space="preserve">s curriculum such as the study of local languages, African music and dance as well as </w:t>
      </w:r>
      <w:del w:id="37" w:date="2014-05-23T15:16:16Z" w:author="Sophie Pinkoski">
        <w:r>
          <w:rPr>
            <w:rFonts w:hAnsi="Times New Roman" w:hint="default"/>
            <w:sz w:val="24"/>
            <w:szCs w:val="24"/>
            <w:rtl w:val="0"/>
            <w:lang w:val="en-US"/>
          </w:rPr>
          <w:delText>‘</w:delText>
        </w:r>
      </w:del>
      <w:r>
        <w:rPr>
          <w:rFonts w:ascii="Times New Roman"/>
          <w:sz w:val="24"/>
          <w:szCs w:val="24"/>
          <w:rtl w:val="0"/>
          <w:lang w:val="en-US"/>
        </w:rPr>
        <w:t>crafts</w:t>
      </w:r>
      <w:del w:id="38" w:date="2014-05-23T15:16:19Z" w:author="Sophie Pinkoski">
        <w:r>
          <w:rPr>
            <w:rFonts w:hAnsi="Times New Roman" w:hint="default"/>
            <w:sz w:val="24"/>
            <w:szCs w:val="24"/>
            <w:rtl w:val="0"/>
            <w:lang w:val="en-US"/>
          </w:rPr>
          <w:delText>’</w:delText>
        </w:r>
      </w:del>
      <w:r>
        <w:rPr>
          <w:rFonts w:ascii="Times New Roman"/>
          <w:sz w:val="24"/>
          <w:szCs w:val="24"/>
          <w:rtl w:val="0"/>
          <w:lang w:val="en-US"/>
        </w:rPr>
        <w:t>.</w:t>
      </w:r>
      <w:r>
        <w:rPr>
          <w:rFonts w:ascii="Times New Roman"/>
          <w:sz w:val="24"/>
          <w:szCs w:val="24"/>
          <w:rtl w:val="0"/>
          <w:lang w:val="en-US"/>
        </w:rPr>
        <w:t xml:space="preserve"> This </w:t>
      </w:r>
      <w:ins w:id="39" w:date="2014-02-25T11:25:00Z" w:author="Erin Rice">
        <w:r>
          <w:rPr>
            <w:rFonts w:ascii="Times New Roman"/>
            <w:sz w:val="24"/>
            <w:szCs w:val="24"/>
            <w:rtl w:val="0"/>
            <w:lang w:val="en-US"/>
          </w:rPr>
          <w:t xml:space="preserve">meant </w:t>
        </w:r>
      </w:ins>
      <w:r>
        <w:rPr>
          <w:rFonts w:ascii="Times New Roman"/>
          <w:sz w:val="24"/>
          <w:szCs w:val="24"/>
          <w:rtl w:val="0"/>
          <w:lang w:val="en-US"/>
        </w:rPr>
        <w:t>that the European art teachers were hired precisely because their romantic view of African art fit</w:t>
      </w:r>
      <w:del w:id="40" w:date="2014-05-23T15:16:32Z" w:author="Sophie Pinkoski">
        <w:r>
          <w:rPr>
            <w:rFonts w:ascii="Times New Roman"/>
            <w:sz w:val="24"/>
            <w:szCs w:val="24"/>
            <w:rtl w:val="0"/>
            <w:lang w:val="en-US"/>
          </w:rPr>
          <w:delText>ted</w:delText>
        </w:r>
      </w:del>
      <w:r>
        <w:rPr>
          <w:rFonts w:ascii="Times New Roman"/>
          <w:sz w:val="24"/>
          <w:szCs w:val="24"/>
          <w:rtl w:val="0"/>
          <w:lang w:val="en-US"/>
        </w:rPr>
        <w:t xml:space="preserve"> into the conceptual framework of the school itself.</w:t>
      </w:r>
    </w:p>
    <w:p>
      <w:pPr>
        <w:pStyle w:val="Normal"/>
        <w:spacing w:line="360" w:lineRule="auto"/>
        <w:rPr>
          <w:rFonts w:ascii="Times New Roman" w:cs="Times New Roman" w:hAnsi="Times New Roman" w:eastAsia="Times New Roman"/>
          <w:sz w:val="24"/>
          <w:szCs w:val="24"/>
        </w:rPr>
      </w:pPr>
      <w:r>
        <w:rPr>
          <w:rFonts w:ascii="Times New Roman"/>
          <w:sz w:val="24"/>
          <w:szCs w:val="24"/>
          <w:rtl w:val="0"/>
          <w:lang w:val="en-US"/>
        </w:rPr>
        <w:t>The successive European heads of the art department, such as George Stevens, Gabriel Pippet and Herbert Meyerowitz, sought to create a modern African art style that gave expression to colonial processes of Europeanization. Their painting and drawing classes reflected European early</w:t>
      </w:r>
      <w:ins w:id="41" w:date="2014-05-23T15:17:27Z" w:author="Sophie Pinkoski">
        <w:r>
          <w:rPr>
            <w:rFonts w:ascii="Times New Roman"/>
            <w:sz w:val="24"/>
            <w:szCs w:val="24"/>
            <w:rtl w:val="0"/>
            <w:lang w:val="en-US"/>
          </w:rPr>
          <w:t>-</w:t>
        </w:r>
      </w:ins>
      <w:del w:id="42" w:date="2014-05-23T15:17:26Z" w:author="Sophie Pinkoski">
        <w:r>
          <w:rPr>
            <w:rFonts w:ascii="Times New Roman"/>
            <w:sz w:val="24"/>
            <w:szCs w:val="24"/>
            <w:rtl w:val="0"/>
            <w:lang w:val="en-US"/>
          </w:rPr>
          <w:delText xml:space="preserve"> </w:delText>
        </w:r>
      </w:del>
      <w:ins w:id="43" w:date="2014-05-23T15:17:13Z" w:author="Sophie Pinkoski">
        <w:r>
          <w:rPr>
            <w:rFonts w:ascii="Times New Roman"/>
            <w:sz w:val="24"/>
            <w:szCs w:val="24"/>
            <w:rtl w:val="0"/>
            <w:lang w:val="en-US"/>
          </w:rPr>
          <w:t>M</w:t>
        </w:r>
      </w:ins>
      <w:del w:id="44" w:date="2014-05-23T15:17:12Z" w:author="Sophie Pinkoski">
        <w:r>
          <w:rPr>
            <w:rFonts w:ascii="Times New Roman"/>
            <w:sz w:val="24"/>
            <w:szCs w:val="24"/>
            <w:rtl w:val="0"/>
            <w:lang w:val="en-US"/>
          </w:rPr>
          <w:delText>m</w:delText>
        </w:r>
      </w:del>
      <w:r>
        <w:rPr>
          <w:rFonts w:ascii="Times New Roman"/>
          <w:sz w:val="24"/>
          <w:szCs w:val="24"/>
          <w:rtl w:val="0"/>
          <w:lang w:val="en-US"/>
        </w:rPr>
        <w:t>odernist art doctrines. The representational drawings and paintings of their students often depicted landscapes, portraits</w:t>
      </w:r>
      <w:ins w:id="45" w:date="2014-05-23T15:17:44Z" w:author="Sophie Pinkoski">
        <w:r>
          <w:rPr>
            <w:rFonts w:ascii="Times New Roman"/>
            <w:sz w:val="24"/>
            <w:szCs w:val="24"/>
            <w:rtl w:val="0"/>
            <w:lang w:val="en-US"/>
          </w:rPr>
          <w:t>,</w:t>
        </w:r>
      </w:ins>
      <w:r>
        <w:rPr>
          <w:rFonts w:ascii="Times New Roman"/>
          <w:sz w:val="24"/>
          <w:szCs w:val="24"/>
          <w:rtl w:val="0"/>
          <w:lang w:val="en-US"/>
        </w:rPr>
        <w:t xml:space="preserve"> or narrative scenes from campus and village life in which values such as correct body proportions and perspective stood central. At the same time, the art teachers </w:t>
      </w:r>
      <w:r>
        <w:rPr>
          <w:rFonts w:ascii="Times New Roman"/>
          <w:sz w:val="24"/>
          <w:szCs w:val="24"/>
          <w:rtl w:val="0"/>
          <w:lang w:val="en-US"/>
        </w:rPr>
        <w:t xml:space="preserve">inculcated in pupils the idea of the intrinsic value of what they termed </w:t>
      </w:r>
      <w:ins w:id="46" w:date="2014-05-23T15:19:15Z" w:author="Sophie Pinkoski">
        <w:r>
          <w:rPr>
            <w:rFonts w:hAnsi="Times New Roman" w:hint="default"/>
            <w:sz w:val="24"/>
            <w:szCs w:val="24"/>
            <w:rtl w:val="0"/>
            <w:lang w:val="en-US"/>
          </w:rPr>
          <w:t>‘</w:t>
        </w:r>
      </w:ins>
      <w:del w:id="47" w:date="2014-05-23T15:18:06Z" w:author="Sophie Pinkoski">
        <w:r>
          <w:rPr>
            <w:rFonts w:hAnsi="Times New Roman" w:hint="default"/>
            <w:sz w:val="24"/>
            <w:szCs w:val="24"/>
            <w:rtl w:val="0"/>
            <w:lang w:val="en-US"/>
          </w:rPr>
          <w:delText>‘</w:delText>
        </w:r>
      </w:del>
      <w:r>
        <w:rPr>
          <w:rFonts w:ascii="Times New Roman"/>
          <w:sz w:val="24"/>
          <w:szCs w:val="24"/>
          <w:rtl w:val="0"/>
          <w:lang w:val="en-US"/>
        </w:rPr>
        <w:t>African art</w:t>
      </w:r>
      <w:del w:id="48" w:date="2014-05-23T15:18:09Z" w:author="Sophie Pinkoski">
        <w:r>
          <w:rPr>
            <w:rFonts w:hAnsi="Times New Roman" w:hint="default"/>
            <w:sz w:val="24"/>
            <w:szCs w:val="24"/>
            <w:rtl w:val="0"/>
            <w:lang w:val="en-US"/>
          </w:rPr>
          <w:delText>’</w:delText>
        </w:r>
      </w:del>
      <w:r>
        <w:rPr>
          <w:rFonts w:ascii="Times New Roman"/>
          <w:sz w:val="24"/>
          <w:szCs w:val="24"/>
          <w:rtl w:val="0"/>
          <w:lang w:val="en-US"/>
        </w:rPr>
        <w:t>,</w:t>
      </w:r>
      <w:ins w:id="49" w:date="2014-05-23T15:19:18Z" w:author="Sophie Pinkoski">
        <w:r>
          <w:rPr>
            <w:rFonts w:hAnsi="Times New Roman" w:hint="default"/>
            <w:sz w:val="24"/>
            <w:szCs w:val="24"/>
            <w:rtl w:val="0"/>
            <w:lang w:val="en-US"/>
          </w:rPr>
          <w:t>’</w:t>
        </w:r>
      </w:ins>
      <w:r>
        <w:rPr>
          <w:rFonts w:ascii="Times New Roman"/>
          <w:sz w:val="24"/>
          <w:szCs w:val="24"/>
          <w:rtl w:val="0"/>
          <w:lang w:val="en-US"/>
        </w:rPr>
        <w:t xml:space="preserve"> </w:t>
      </w:r>
      <w:ins w:id="50" w:date="2014-05-23T15:19:20Z" w:author="Sophie Pinkoski">
        <w:r>
          <w:rPr>
            <w:rFonts w:hAnsi="Times New Roman" w:hint="default"/>
            <w:sz w:val="24"/>
            <w:szCs w:val="24"/>
            <w:rtl w:val="0"/>
            <w:lang w:val="en-US"/>
          </w:rPr>
          <w:t>‘</w:t>
        </w:r>
      </w:ins>
      <w:del w:id="51" w:date="2014-05-23T15:18:12Z" w:author="Sophie Pinkoski">
        <w:r>
          <w:rPr>
            <w:rFonts w:hAnsi="Times New Roman" w:hint="default"/>
            <w:sz w:val="24"/>
            <w:szCs w:val="24"/>
            <w:rtl w:val="0"/>
            <w:lang w:val="en-US"/>
          </w:rPr>
          <w:delText>‘</w:delText>
        </w:r>
      </w:del>
      <w:r>
        <w:rPr>
          <w:rFonts w:ascii="Times New Roman"/>
          <w:sz w:val="24"/>
          <w:szCs w:val="24"/>
          <w:rtl w:val="0"/>
          <w:lang w:val="en-US"/>
        </w:rPr>
        <w:t>art of the villages,</w:t>
      </w:r>
      <w:ins w:id="52" w:date="2014-05-23T15:19:26Z" w:author="Sophie Pinkoski">
        <w:r>
          <w:rPr>
            <w:rFonts w:hAnsi="Times New Roman" w:hint="default"/>
            <w:sz w:val="24"/>
            <w:szCs w:val="24"/>
            <w:rtl w:val="0"/>
            <w:lang w:val="en-US"/>
          </w:rPr>
          <w:t>’</w:t>
        </w:r>
      </w:ins>
      <w:del w:id="53" w:date="2014-05-23T15:18:15Z" w:author="Sophie Pinkoski">
        <w:r>
          <w:rPr>
            <w:rFonts w:hAnsi="Times New Roman" w:hint="default"/>
            <w:sz w:val="24"/>
            <w:szCs w:val="24"/>
            <w:rtl w:val="0"/>
            <w:lang w:val="en-US"/>
          </w:rPr>
          <w:delText>’</w:delText>
        </w:r>
      </w:del>
      <w:r>
        <w:rPr>
          <w:rFonts w:ascii="Times New Roman"/>
          <w:sz w:val="24"/>
          <w:szCs w:val="24"/>
          <w:rtl w:val="0"/>
          <w:lang w:val="en-US"/>
        </w:rPr>
        <w:t xml:space="preserve"> </w:t>
      </w:r>
      <w:ins w:id="54" w:date="2014-05-23T15:19:28Z" w:author="Sophie Pinkoski">
        <w:r>
          <w:rPr>
            <w:rFonts w:hAnsi="Times New Roman" w:hint="default"/>
            <w:sz w:val="24"/>
            <w:szCs w:val="24"/>
            <w:rtl w:val="0"/>
            <w:lang w:val="en-US"/>
          </w:rPr>
          <w:t>‘</w:t>
        </w:r>
      </w:ins>
      <w:del w:id="55" w:date="2014-05-23T15:18:17Z" w:author="Sophie Pinkoski">
        <w:r>
          <w:rPr>
            <w:rFonts w:hAnsi="Times New Roman" w:hint="default"/>
            <w:sz w:val="24"/>
            <w:szCs w:val="24"/>
            <w:rtl w:val="0"/>
            <w:lang w:val="en-US"/>
          </w:rPr>
          <w:delText>‘</w:delText>
        </w:r>
      </w:del>
      <w:r>
        <w:rPr>
          <w:rFonts w:ascii="Times New Roman"/>
          <w:sz w:val="24"/>
          <w:szCs w:val="24"/>
          <w:rtl w:val="0"/>
          <w:lang w:val="en-US"/>
        </w:rPr>
        <w:t>primitive art,</w:t>
      </w:r>
      <w:ins w:id="56" w:date="2014-05-23T15:19:32Z" w:author="Sophie Pinkoski">
        <w:r>
          <w:rPr>
            <w:rFonts w:hAnsi="Times New Roman" w:hint="default"/>
            <w:sz w:val="24"/>
            <w:szCs w:val="24"/>
            <w:rtl w:val="0"/>
            <w:lang w:val="en-US"/>
          </w:rPr>
          <w:t>’</w:t>
        </w:r>
      </w:ins>
      <w:del w:id="57" w:date="2014-05-23T15:18:19Z" w:author="Sophie Pinkoski">
        <w:r>
          <w:rPr>
            <w:rFonts w:hAnsi="Times New Roman" w:hint="default"/>
            <w:sz w:val="24"/>
            <w:szCs w:val="24"/>
            <w:rtl w:val="0"/>
            <w:lang w:val="en-US"/>
          </w:rPr>
          <w:delText>’</w:delText>
        </w:r>
      </w:del>
      <w:r>
        <w:rPr>
          <w:rFonts w:ascii="Times New Roman"/>
          <w:sz w:val="24"/>
          <w:szCs w:val="24"/>
          <w:rtl w:val="0"/>
          <w:lang w:val="en-US"/>
        </w:rPr>
        <w:t xml:space="preserve"> </w:t>
      </w:r>
      <w:ins w:id="58" w:date="2014-05-23T15:19:33Z" w:author="Sophie Pinkoski">
        <w:r>
          <w:rPr>
            <w:rFonts w:hAnsi="Times New Roman" w:hint="default"/>
            <w:sz w:val="24"/>
            <w:szCs w:val="24"/>
            <w:rtl w:val="0"/>
            <w:lang w:val="en-US"/>
          </w:rPr>
          <w:t>‘</w:t>
        </w:r>
      </w:ins>
      <w:del w:id="59" w:date="2014-05-23T15:18:21Z" w:author="Sophie Pinkoski">
        <w:r>
          <w:rPr>
            <w:rFonts w:hAnsi="Times New Roman" w:hint="default"/>
            <w:sz w:val="24"/>
            <w:szCs w:val="24"/>
            <w:rtl w:val="0"/>
            <w:lang w:val="en-US"/>
          </w:rPr>
          <w:delText>‘</w:delText>
        </w:r>
      </w:del>
      <w:r>
        <w:rPr>
          <w:rFonts w:ascii="Times New Roman"/>
          <w:sz w:val="24"/>
          <w:szCs w:val="24"/>
          <w:rtl w:val="0"/>
          <w:lang w:val="en-US"/>
        </w:rPr>
        <w:t>Negro art</w:t>
      </w:r>
      <w:ins w:id="60" w:date="2014-05-23T15:19:36Z" w:author="Sophie Pinkoski">
        <w:r>
          <w:rPr>
            <w:rFonts w:ascii="Times New Roman"/>
            <w:sz w:val="24"/>
            <w:szCs w:val="24"/>
            <w:rtl w:val="0"/>
            <w:lang w:val="en-US"/>
          </w:rPr>
          <w:t>,</w:t>
        </w:r>
      </w:ins>
      <w:ins w:id="61" w:date="2014-05-23T15:19:36Z" w:author="Sophie Pinkoski">
        <w:r>
          <w:rPr>
            <w:rFonts w:hAnsi="Times New Roman" w:hint="default"/>
            <w:sz w:val="24"/>
            <w:szCs w:val="24"/>
            <w:rtl w:val="0"/>
            <w:lang w:val="en-US"/>
          </w:rPr>
          <w:t xml:space="preserve">’ </w:t>
        </w:r>
      </w:ins>
      <w:del w:id="62" w:date="2014-05-23T15:18:24Z" w:author="Sophie Pinkoski">
        <w:r>
          <w:rPr>
            <w:rFonts w:hAnsi="Times New Roman" w:hint="default"/>
            <w:sz w:val="24"/>
            <w:szCs w:val="24"/>
            <w:rtl w:val="0"/>
            <w:lang w:val="en-US"/>
          </w:rPr>
          <w:delText xml:space="preserve">’ </w:delText>
        </w:r>
      </w:del>
      <w:r>
        <w:rPr>
          <w:rFonts w:ascii="Times New Roman"/>
          <w:sz w:val="24"/>
          <w:szCs w:val="24"/>
          <w:rtl w:val="0"/>
          <w:lang w:val="en-US"/>
        </w:rPr>
        <w:t>or simply</w:t>
      </w:r>
      <w:ins w:id="63" w:date="2014-05-23T15:18:37Z" w:author="Sophie Pinkoski">
        <w:r>
          <w:rPr>
            <w:rFonts w:ascii="Times New Roman"/>
            <w:sz w:val="24"/>
            <w:szCs w:val="24"/>
            <w:rtl w:val="0"/>
            <w:lang w:val="en-US"/>
          </w:rPr>
          <w:t>,</w:t>
        </w:r>
      </w:ins>
      <w:r>
        <w:rPr>
          <w:rFonts w:ascii="Times New Roman"/>
          <w:sz w:val="24"/>
          <w:szCs w:val="24"/>
          <w:rtl w:val="0"/>
          <w:lang w:val="en-US"/>
        </w:rPr>
        <w:t xml:space="preserve"> </w:t>
      </w:r>
      <w:ins w:id="64" w:date="2014-05-23T15:19:38Z" w:author="Sophie Pinkoski">
        <w:r>
          <w:rPr>
            <w:rFonts w:hAnsi="Times New Roman" w:hint="default"/>
            <w:sz w:val="24"/>
            <w:szCs w:val="24"/>
            <w:rtl w:val="0"/>
            <w:lang w:val="en-US"/>
          </w:rPr>
          <w:t>‘</w:t>
        </w:r>
      </w:ins>
      <w:del w:id="65" w:date="2014-05-23T15:18:30Z" w:author="Sophie Pinkoski">
        <w:r>
          <w:rPr>
            <w:rFonts w:hAnsi="Times New Roman" w:hint="default"/>
            <w:sz w:val="24"/>
            <w:szCs w:val="24"/>
            <w:rtl w:val="0"/>
            <w:lang w:val="en-US"/>
          </w:rPr>
          <w:delText>‘</w:delText>
        </w:r>
      </w:del>
      <w:r>
        <w:rPr>
          <w:rFonts w:ascii="Times New Roman"/>
          <w:sz w:val="24"/>
          <w:szCs w:val="24"/>
          <w:rtl w:val="0"/>
          <w:lang w:val="en-US"/>
        </w:rPr>
        <w:t>crafts.</w:t>
      </w:r>
      <w:ins w:id="66" w:date="2014-05-23T15:19:40Z" w:author="Sophie Pinkoski">
        <w:r>
          <w:rPr>
            <w:rFonts w:hAnsi="Times New Roman" w:hint="default"/>
            <w:sz w:val="24"/>
            <w:szCs w:val="24"/>
            <w:rtl w:val="0"/>
            <w:lang w:val="en-US"/>
          </w:rPr>
          <w:t>’</w:t>
        </w:r>
      </w:ins>
      <w:del w:id="67" w:date="2014-05-23T15:18:34Z" w:author="Sophie Pinkoski">
        <w:r>
          <w:rPr>
            <w:rFonts w:hAnsi="Times New Roman" w:hint="default"/>
            <w:sz w:val="24"/>
            <w:szCs w:val="24"/>
            <w:rtl w:val="0"/>
            <w:lang w:val="en-US"/>
          </w:rPr>
          <w:delText>’</w:delText>
        </w:r>
      </w:del>
      <w:r>
        <w:rPr>
          <w:rFonts w:ascii="Times New Roman"/>
          <w:sz w:val="24"/>
          <w:szCs w:val="24"/>
          <w:rtl w:val="0"/>
          <w:lang w:val="en-US"/>
        </w:rPr>
        <w:t xml:space="preserve"> Much like </w:t>
      </w:r>
      <w:ins w:id="68" w:date="2014-05-23T15:18:54Z" w:author="Sophie Pinkoski">
        <w:r>
          <w:rPr>
            <w:rFonts w:ascii="Times New Roman"/>
            <w:sz w:val="24"/>
            <w:szCs w:val="24"/>
            <w:rtl w:val="0"/>
            <w:lang w:val="en-US"/>
          </w:rPr>
          <w:t>M</w:t>
        </w:r>
      </w:ins>
      <w:del w:id="69" w:date="2014-05-23T15:18:53Z" w:author="Sophie Pinkoski">
        <w:r>
          <w:rPr>
            <w:rFonts w:ascii="Times New Roman"/>
            <w:sz w:val="24"/>
            <w:szCs w:val="24"/>
            <w:rtl w:val="0"/>
            <w:lang w:val="en-US"/>
          </w:rPr>
          <w:delText>m</w:delText>
        </w:r>
      </w:del>
      <w:r>
        <w:rPr>
          <w:rFonts w:ascii="Times New Roman"/>
          <w:sz w:val="24"/>
          <w:szCs w:val="24"/>
          <w:rtl w:val="0"/>
          <w:lang w:val="en-US"/>
        </w:rPr>
        <w:t xml:space="preserve">odern artists in independent Ghana would later practice, the art teachers presented local art forms, such as carving, pottery and weaving, as part of valuable African traditions. The teachers located such traditions in a timeless past and pitted them against modernity. The students at Achimota School learned to value aesthetic traditions in </w:t>
      </w:r>
      <w:del w:id="70" w:date="2014-05-23T15:20:19Z" w:author="Sophie Pinkoski">
        <w:r>
          <w:rPr>
            <w:rFonts w:ascii="Times New Roman"/>
            <w:sz w:val="24"/>
            <w:szCs w:val="24"/>
            <w:rtl w:val="0"/>
            <w:lang w:val="en-US"/>
          </w:rPr>
          <w:delText xml:space="preserve">the </w:delText>
        </w:r>
      </w:del>
      <w:r>
        <w:rPr>
          <w:rFonts w:ascii="Times New Roman"/>
          <w:sz w:val="24"/>
          <w:szCs w:val="24"/>
          <w:rtl w:val="0"/>
          <w:lang w:val="en-US"/>
        </w:rPr>
        <w:t>art classes through the study and recreation of objects</w:t>
      </w:r>
      <w:ins w:id="71" w:date="2014-05-23T15:20:26Z" w:author="Sophie Pinkoski">
        <w:r>
          <w:rPr>
            <w:rFonts w:ascii="Times New Roman"/>
            <w:sz w:val="24"/>
            <w:szCs w:val="24"/>
            <w:rtl w:val="0"/>
            <w:lang w:val="en-US"/>
          </w:rPr>
          <w:t>,</w:t>
        </w:r>
      </w:ins>
      <w:r>
        <w:rPr>
          <w:rFonts w:ascii="Times New Roman"/>
          <w:sz w:val="24"/>
          <w:szCs w:val="24"/>
          <w:rtl w:val="0"/>
          <w:lang w:val="en-US"/>
        </w:rPr>
        <w:t xml:space="preserve"> such as woven cloths, wooden chiefs</w:t>
      </w:r>
      <w:r>
        <w:rPr>
          <w:rFonts w:hAnsi="Times New Roman" w:hint="default"/>
          <w:sz w:val="24"/>
          <w:szCs w:val="24"/>
          <w:rtl w:val="0"/>
          <w:lang w:val="en-US"/>
        </w:rPr>
        <w:t xml:space="preserve">’ </w:t>
      </w:r>
      <w:r>
        <w:rPr>
          <w:rFonts w:ascii="Times New Roman"/>
          <w:sz w:val="24"/>
          <w:szCs w:val="24"/>
          <w:rtl w:val="0"/>
          <w:lang w:val="en-US"/>
        </w:rPr>
        <w:t>stools</w:t>
      </w:r>
      <w:ins w:id="72" w:date="2014-05-23T15:20:41Z" w:author="Sophie Pinkoski">
        <w:r>
          <w:rPr>
            <w:rFonts w:ascii="Times New Roman"/>
            <w:sz w:val="24"/>
            <w:szCs w:val="24"/>
            <w:rtl w:val="0"/>
            <w:lang w:val="en-US"/>
          </w:rPr>
          <w:t>,</w:t>
        </w:r>
      </w:ins>
      <w:r>
        <w:rPr>
          <w:rFonts w:ascii="Times New Roman"/>
          <w:sz w:val="24"/>
          <w:szCs w:val="24"/>
          <w:rtl w:val="0"/>
          <w:lang w:val="en-US"/>
        </w:rPr>
        <w:t xml:space="preserve"> and ceramic pots. To this end, some heads of the art department organized art classes where students were trained by local carvers and weavers. The objects that the students produced in the art classes were removed from their original cultural context and refashioned as crafts. Students, eager to leave the </w:t>
      </w:r>
      <w:del w:id="73" w:date="2014-05-23T15:21:03Z" w:author="Sophie Pinkoski">
        <w:r>
          <w:rPr>
            <w:rFonts w:hAnsi="Times New Roman" w:hint="default"/>
            <w:sz w:val="24"/>
            <w:szCs w:val="24"/>
            <w:rtl w:val="0"/>
            <w:lang w:val="en-US"/>
          </w:rPr>
          <w:delText>‘</w:delText>
        </w:r>
      </w:del>
      <w:r>
        <w:rPr>
          <w:rFonts w:ascii="Times New Roman"/>
          <w:sz w:val="24"/>
          <w:szCs w:val="24"/>
          <w:rtl w:val="0"/>
          <w:lang w:val="en-US"/>
        </w:rPr>
        <w:t>pagan</w:t>
      </w:r>
      <w:del w:id="74" w:date="2014-05-23T15:21:06Z" w:author="Sophie Pinkoski">
        <w:r>
          <w:rPr>
            <w:rFonts w:hAnsi="Times New Roman" w:hint="default"/>
            <w:sz w:val="24"/>
            <w:szCs w:val="24"/>
            <w:rtl w:val="0"/>
            <w:lang w:val="en-US"/>
          </w:rPr>
          <w:delText>’</w:delText>
        </w:r>
      </w:del>
      <w:r>
        <w:rPr>
          <w:rFonts w:ascii="Times New Roman"/>
          <w:sz w:val="24"/>
          <w:szCs w:val="24"/>
          <w:rtl w:val="0"/>
          <w:lang w:val="en-US"/>
        </w:rPr>
        <w:t xml:space="preserve"> past behind and become </w:t>
      </w:r>
      <w:del w:id="75" w:date="2014-05-23T15:21:14Z" w:author="Sophie Pinkoski">
        <w:r>
          <w:rPr>
            <w:rFonts w:hAnsi="Times New Roman" w:hint="default"/>
            <w:sz w:val="24"/>
            <w:szCs w:val="24"/>
            <w:rtl w:val="0"/>
            <w:lang w:val="en-US"/>
          </w:rPr>
          <w:delText>‘</w:delText>
        </w:r>
      </w:del>
      <w:ins w:id="76" w:date="2014-05-23T15:21:15Z" w:author="Sophie Pinkoski">
        <w:r>
          <w:rPr>
            <w:rFonts w:ascii="Times New Roman"/>
            <w:sz w:val="24"/>
            <w:szCs w:val="24"/>
            <w:rtl w:val="0"/>
            <w:lang w:val="en-US"/>
          </w:rPr>
          <w:t>M</w:t>
        </w:r>
      </w:ins>
      <w:del w:id="77" w:date="2014-05-23T15:21:14Z" w:author="Sophie Pinkoski">
        <w:r>
          <w:rPr>
            <w:rFonts w:ascii="Times New Roman"/>
            <w:sz w:val="24"/>
            <w:szCs w:val="24"/>
            <w:rtl w:val="0"/>
            <w:lang w:val="en-US"/>
          </w:rPr>
          <w:delText>m</w:delText>
        </w:r>
      </w:del>
      <w:r>
        <w:rPr>
          <w:rFonts w:ascii="Times New Roman"/>
          <w:sz w:val="24"/>
          <w:szCs w:val="24"/>
          <w:rtl w:val="0"/>
          <w:lang w:val="en-US"/>
        </w:rPr>
        <w:t>odern</w:t>
      </w:r>
      <w:ins w:id="78" w:date="2014-05-23T15:21:10Z" w:author="Sophie Pinkoski">
        <w:r>
          <w:rPr>
            <w:rFonts w:ascii="Times New Roman"/>
            <w:sz w:val="24"/>
            <w:szCs w:val="24"/>
            <w:rtl w:val="0"/>
            <w:lang w:val="en-US"/>
          </w:rPr>
          <w:t xml:space="preserve"> </w:t>
        </w:r>
      </w:ins>
      <w:del w:id="79" w:date="2014-05-23T15:21:10Z" w:author="Sophie Pinkoski">
        <w:r>
          <w:rPr>
            <w:rFonts w:hAnsi="Times New Roman" w:hint="default"/>
            <w:sz w:val="24"/>
            <w:szCs w:val="24"/>
            <w:rtl w:val="0"/>
            <w:lang w:val="en-US"/>
          </w:rPr>
          <w:delText xml:space="preserve">’ </w:delText>
        </w:r>
      </w:del>
      <w:r>
        <w:rPr>
          <w:rFonts w:ascii="Times New Roman"/>
          <w:sz w:val="24"/>
          <w:szCs w:val="24"/>
          <w:rtl w:val="0"/>
          <w:lang w:val="en-US"/>
        </w:rPr>
        <w:t>subjects, were not always enthusiastic about their teacher</w:t>
      </w:r>
      <w:r>
        <w:rPr>
          <w:rFonts w:hAnsi="Times New Roman" w:hint="default"/>
          <w:sz w:val="24"/>
          <w:szCs w:val="24"/>
          <w:rtl w:val="0"/>
          <w:lang w:val="en-US"/>
        </w:rPr>
        <w:t>’</w:t>
      </w:r>
      <w:r>
        <w:rPr>
          <w:rFonts w:ascii="Times New Roman"/>
          <w:sz w:val="24"/>
          <w:szCs w:val="24"/>
          <w:rtl w:val="0"/>
          <w:lang w:val="en-US"/>
        </w:rPr>
        <w:t xml:space="preserve">s paternalistic efforts to open their eyes to the beauty of African art forms. Gabriel Pippet taught at Achimota from 1930 to 1936. He advised his male students, as he wrote in a book chapter on his experiences at Achimota School, </w:t>
      </w:r>
      <w:del w:id="80" w:date="2014-05-23T15:21:59Z" w:author="Sophie Pinkoski">
        <w:r>
          <w:rPr>
            <w:rFonts w:hAnsi="Times New Roman" w:hint="default"/>
            <w:sz w:val="24"/>
            <w:szCs w:val="24"/>
            <w:rtl w:val="0"/>
            <w:lang w:val="en-US"/>
          </w:rPr>
          <w:delText>‘</w:delText>
        </w:r>
      </w:del>
      <w:ins w:id="81" w:date="2014-05-23T15:21:59Z" w:author="Sophie Pinkoski">
        <w:r>
          <w:rPr>
            <w:rFonts w:ascii="Times New Roman"/>
            <w:sz w:val="24"/>
            <w:szCs w:val="24"/>
            <w:rtl w:val="0"/>
            <w:lang w:val="en-US"/>
          </w:rPr>
          <w:t>"</w:t>
        </w:r>
      </w:ins>
      <w:r>
        <w:rPr>
          <w:rFonts w:ascii="Times New Roman"/>
          <w:sz w:val="24"/>
          <w:szCs w:val="24"/>
          <w:rtl w:val="0"/>
          <w:lang w:val="en-US"/>
        </w:rPr>
        <w:t>to do something else,</w:t>
      </w:r>
      <w:ins w:id="82" w:date="2014-05-23T15:22:03Z" w:author="Sophie Pinkoski">
        <w:r>
          <w:rPr>
            <w:rFonts w:hAnsi="Times New Roman" w:hint="default"/>
            <w:sz w:val="24"/>
            <w:szCs w:val="24"/>
            <w:rtl w:val="0"/>
            <w:lang w:val="en-US"/>
          </w:rPr>
          <w:t>”</w:t>
        </w:r>
      </w:ins>
      <w:del w:id="83" w:date="2014-05-23T15:22:01Z" w:author="Sophie Pinkoski">
        <w:r>
          <w:rPr>
            <w:rFonts w:hAnsi="Times New Roman" w:hint="default"/>
            <w:sz w:val="24"/>
            <w:szCs w:val="24"/>
            <w:rtl w:val="0"/>
            <w:lang w:val="en-US"/>
          </w:rPr>
          <w:delText>’</w:delText>
        </w:r>
      </w:del>
      <w:r>
        <w:rPr>
          <w:rFonts w:ascii="Times New Roman"/>
          <w:sz w:val="24"/>
          <w:szCs w:val="24"/>
          <w:rtl w:val="0"/>
          <w:lang w:val="en-US"/>
        </w:rPr>
        <w:t xml:space="preserve"> when his students wanted to carve models of airplanes and automobiles instead of animals, state swords</w:t>
      </w:r>
      <w:ins w:id="84" w:date="2014-05-23T15:21:49Z" w:author="Sophie Pinkoski">
        <w:r>
          <w:rPr>
            <w:rFonts w:ascii="Times New Roman"/>
            <w:sz w:val="24"/>
            <w:szCs w:val="24"/>
            <w:rtl w:val="0"/>
            <w:lang w:val="en-US"/>
          </w:rPr>
          <w:t>,</w:t>
        </w:r>
      </w:ins>
      <w:r>
        <w:rPr>
          <w:rFonts w:ascii="Times New Roman"/>
          <w:sz w:val="24"/>
          <w:szCs w:val="24"/>
          <w:rtl w:val="0"/>
          <w:lang w:val="en-US"/>
        </w:rPr>
        <w:t xml:space="preserve"> or wooden combs.</w:t>
      </w:r>
      <w:r>
        <w:rPr>
          <w:sz w:val="24"/>
          <w:szCs w:val="24"/>
          <w:rtl w:val="0"/>
          <w:lang w:val="en-US"/>
        </w:rPr>
        <w:t xml:space="preserve"> </w:t>
      </w:r>
    </w:p>
    <w:p>
      <w:pPr>
        <w:pStyle w:val="Body Text"/>
        <w:spacing w:line="360" w:lineRule="auto"/>
        <w:rPr>
          <w:rFonts w:ascii="Times New Roman" w:cs="Times New Roman" w:hAnsi="Times New Roman" w:eastAsia="Times New Roman"/>
          <w:sz w:val="24"/>
          <w:szCs w:val="24"/>
        </w:rPr>
      </w:pPr>
      <w:r>
        <w:rPr>
          <w:rFonts w:ascii="Times New Roman"/>
          <w:sz w:val="24"/>
          <w:szCs w:val="24"/>
          <w:rtl w:val="0"/>
          <w:lang w:val="en-US"/>
        </w:rPr>
        <w:t xml:space="preserve">In January 1952 the Arts and Crafts Programme at Achimota School was transferred with its entire European and African staff to the newly built University in Kumasi, where it constituted the autonomous School of Fine Arts. School subjects reflected those taught at Achimota and included Poster Design, Figure Composition, Life Drawing, Graphic Art, Pottery and Ceramics, and Textile Design. The African curriculum at Achimota, which was intended to foster among young Africans an appreciation of their native culture, is a prime example of a colonial-sponsored initiative which romanticized </w:t>
      </w:r>
      <w:r>
        <w:rPr>
          <w:rFonts w:hAnsi="Times New Roman" w:hint="default"/>
          <w:sz w:val="24"/>
          <w:szCs w:val="24"/>
          <w:rtl w:val="0"/>
          <w:lang w:val="en-US"/>
        </w:rPr>
        <w:t>‘</w:t>
      </w:r>
      <w:r>
        <w:rPr>
          <w:rFonts w:ascii="Times New Roman"/>
          <w:sz w:val="24"/>
          <w:szCs w:val="24"/>
          <w:rtl w:val="0"/>
          <w:lang w:val="en-US"/>
        </w:rPr>
        <w:t>traditional</w:t>
      </w:r>
      <w:r>
        <w:rPr>
          <w:rFonts w:hAnsi="Times New Roman" w:hint="default"/>
          <w:sz w:val="24"/>
          <w:szCs w:val="24"/>
          <w:rtl w:val="0"/>
          <w:lang w:val="en-US"/>
        </w:rPr>
        <w:t xml:space="preserve">’ </w:t>
      </w:r>
      <w:r>
        <w:rPr>
          <w:rFonts w:ascii="Times New Roman"/>
          <w:sz w:val="24"/>
          <w:szCs w:val="24"/>
          <w:rtl w:val="0"/>
          <w:lang w:val="en-US"/>
        </w:rPr>
        <w:t xml:space="preserve">culture in much the same way as modern artists would later do around the time of independence. However, modern artists in independent Ghana sought inspiration in African sculptures, textiles and symbols (partly) for different reasons. Each in their own way, the pioneering </w:t>
      </w:r>
      <w:ins w:id="85" w:date="2014-05-23T15:23:08Z" w:author="Sophie Pinkoski">
        <w:r>
          <w:rPr>
            <w:rFonts w:ascii="Times New Roman"/>
            <w:sz w:val="24"/>
            <w:szCs w:val="24"/>
            <w:rtl w:val="0"/>
            <w:lang w:val="en-US"/>
          </w:rPr>
          <w:t>M</w:t>
        </w:r>
      </w:ins>
      <w:del w:id="86" w:date="2014-05-23T15:23:07Z" w:author="Sophie Pinkoski">
        <w:r>
          <w:rPr>
            <w:rFonts w:ascii="Times New Roman"/>
            <w:sz w:val="24"/>
            <w:szCs w:val="24"/>
            <w:rtl w:val="0"/>
            <w:lang w:val="en-US"/>
          </w:rPr>
          <w:delText>m</w:delText>
        </w:r>
      </w:del>
      <w:r>
        <w:rPr>
          <w:rFonts w:ascii="Times New Roman"/>
          <w:sz w:val="24"/>
          <w:szCs w:val="24"/>
          <w:rtl w:val="0"/>
          <w:lang w:val="en-US"/>
        </w:rPr>
        <w:t xml:space="preserve">odern artists of Ghana used African art forms to resist colonialism, create a pan-African identity and present Ghana on a world stage as a modern nation with its own unique history and culture. </w:t>
      </w:r>
    </w:p>
    <w:p>
      <w:pPr>
        <w:pStyle w:val="Comment Text,Char"/>
        <w:spacing w:line="480" w:lineRule="auto"/>
        <w:rPr>
          <w:sz w:val="24"/>
          <w:szCs w:val="24"/>
        </w:rPr>
      </w:pPr>
    </w:p>
    <w:p>
      <w:pPr>
        <w:pStyle w:val="Comment Text,Char"/>
        <w:spacing w:line="360" w:lineRule="auto"/>
        <w:rPr>
          <w:sz w:val="24"/>
          <w:szCs w:val="24"/>
        </w:rPr>
      </w:pPr>
    </w:p>
    <w:p>
      <w:pPr>
        <w:pStyle w:val="Normal"/>
        <w:rPr>
          <w:rFonts w:ascii="Times New Roman" w:cs="Times New Roman" w:hAnsi="Times New Roman" w:eastAsia="Times New Roman"/>
          <w:sz w:val="24"/>
          <w:szCs w:val="24"/>
          <w:lang w:val="en-US"/>
        </w:rPr>
      </w:pPr>
    </w:p>
    <w:p>
      <w:pPr>
        <w:pStyle w:val="Normal"/>
        <w:rPr>
          <w:rFonts w:ascii="Times New Roman Bold" w:cs="Times New Roman Bold" w:hAnsi="Times New Roman Bold" w:eastAsia="Times New Roman Bold"/>
          <w:sz w:val="24"/>
          <w:szCs w:val="24"/>
          <w:lang w:val="en-US"/>
        </w:rPr>
      </w:pPr>
      <w:r>
        <w:rPr>
          <w:rFonts w:ascii="Times New Roman Bold"/>
          <w:sz w:val="24"/>
          <w:szCs w:val="24"/>
          <w:rtl w:val="0"/>
          <w:lang w:val="en-US"/>
        </w:rPr>
        <w:t>References and further reading</w:t>
      </w:r>
    </w:p>
    <w:p>
      <w:pPr>
        <w:pStyle w:val="Normal"/>
        <w:rPr>
          <w:rFonts w:ascii="Times New Roman" w:cs="Times New Roman" w:hAnsi="Times New Roman" w:eastAsia="Times New Roman"/>
          <w:i w:val="1"/>
          <w:iCs w:val="1"/>
          <w:sz w:val="24"/>
          <w:szCs w:val="24"/>
          <w:lang w:val="en-US"/>
        </w:rPr>
      </w:pPr>
      <w:r>
        <w:rPr>
          <w:rFonts w:ascii="Times New Roman"/>
          <w:sz w:val="24"/>
          <w:szCs w:val="24"/>
          <w:rtl w:val="0"/>
          <w:lang w:val="en-US"/>
        </w:rPr>
        <w:t>This text for this entry is partly cited from Rhoda Woets</w:t>
      </w:r>
      <w:r>
        <w:rPr>
          <w:rFonts w:hAnsi="Times New Roman" w:hint="default"/>
          <w:sz w:val="24"/>
          <w:szCs w:val="24"/>
          <w:rtl w:val="0"/>
          <w:lang w:val="en-US"/>
        </w:rPr>
        <w:t xml:space="preserve">’ </w:t>
      </w:r>
      <w:r>
        <w:rPr>
          <w:rFonts w:ascii="Times New Roman"/>
          <w:sz w:val="24"/>
          <w:szCs w:val="24"/>
          <w:rtl w:val="0"/>
          <w:lang w:val="en-US"/>
        </w:rPr>
        <w:t>article</w:t>
      </w:r>
      <w:r>
        <w:rPr>
          <w:rFonts w:ascii="Times New Roman Bold"/>
          <w:sz w:val="24"/>
          <w:szCs w:val="24"/>
          <w:rtl w:val="0"/>
          <w:lang w:val="en-US"/>
        </w:rPr>
        <w:t xml:space="preserve"> </w:t>
      </w:r>
      <w:ins w:id="87" w:date="2014-05-23T15:23:36Z" w:author="Sophie Pinkoski">
        <w:r>
          <w:rPr>
            <w:rFonts w:hAnsi="Times New Roman Bold" w:hint="default"/>
            <w:sz w:val="24"/>
            <w:szCs w:val="24"/>
            <w:rtl w:val="0"/>
            <w:lang w:val="en-US"/>
          </w:rPr>
          <w:t>“</w:t>
        </w:r>
      </w:ins>
      <w:del w:id="88" w:date="2014-05-23T15:23:35Z" w:author="Sophie Pinkoski">
        <w:r>
          <w:rPr>
            <w:rFonts w:hAnsi="Times New Roman" w:hint="default"/>
            <w:sz w:val="24"/>
            <w:szCs w:val="24"/>
            <w:rtl w:val="0"/>
            <w:lang w:val="en-US"/>
          </w:rPr>
          <w:delText>‘</w:delText>
        </w:r>
      </w:del>
      <w:r>
        <w:rPr>
          <w:rFonts w:ascii="Times New Roman"/>
          <w:sz w:val="24"/>
          <w:szCs w:val="24"/>
          <w:rtl w:val="0"/>
          <w:lang w:val="en-US"/>
        </w:rPr>
        <w:t>The Re-creation of Modern and African Art at Achimota School in the Gold Coast (1927-1952)</w:t>
      </w:r>
      <w:del w:id="89" w:date="2014-05-23T15:23:41Z" w:author="Sophie Pinkoski">
        <w:r>
          <w:rPr>
            <w:rFonts w:hAnsi="Times New Roman" w:hint="default"/>
            <w:sz w:val="24"/>
            <w:szCs w:val="24"/>
            <w:rtl w:val="0"/>
            <w:lang w:val="en-US"/>
          </w:rPr>
          <w:delText>’</w:delText>
        </w:r>
      </w:del>
      <w:r>
        <w:rPr>
          <w:rFonts w:ascii="Times New Roman"/>
          <w:sz w:val="24"/>
          <w:szCs w:val="24"/>
          <w:rtl w:val="0"/>
          <w:lang w:val="en-US"/>
        </w:rPr>
        <w:t>,</w:t>
      </w:r>
      <w:ins w:id="90" w:date="2014-05-23T15:23:42Z" w:author="Sophie Pinkoski">
        <w:r>
          <w:rPr>
            <w:rFonts w:hAnsi="Times New Roman" w:hint="default"/>
            <w:sz w:val="24"/>
            <w:szCs w:val="24"/>
            <w:rtl w:val="0"/>
            <w:lang w:val="en-US"/>
          </w:rPr>
          <w:t>”</w:t>
        </w:r>
      </w:ins>
      <w:r>
        <w:rPr>
          <w:rFonts w:ascii="Times New Roman"/>
          <w:sz w:val="24"/>
          <w:szCs w:val="24"/>
          <w:rtl w:val="0"/>
          <w:lang w:val="en-US"/>
        </w:rPr>
        <w:t xml:space="preserve"> submitted to </w:t>
      </w:r>
      <w:r>
        <w:rPr>
          <w:rFonts w:ascii="Times New Roman"/>
          <w:i w:val="1"/>
          <w:iCs w:val="1"/>
          <w:sz w:val="24"/>
          <w:szCs w:val="24"/>
          <w:rtl w:val="0"/>
          <w:lang w:val="en-US"/>
        </w:rPr>
        <w:t>JAH: Journal of African History.</w:t>
      </w:r>
    </w:p>
    <w:p>
      <w:pPr>
        <w:pStyle w:val="Normal"/>
        <w:rPr>
          <w:rFonts w:ascii="Times New Roman" w:cs="Times New Roman" w:hAnsi="Times New Roman" w:eastAsia="Times New Roman"/>
          <w:sz w:val="24"/>
          <w:szCs w:val="24"/>
          <w:lang w:val="en-US"/>
        </w:rPr>
      </w:pPr>
      <w:r>
        <w:rPr>
          <w:rFonts w:ascii="Times New Roman"/>
          <w:sz w:val="24"/>
          <w:szCs w:val="24"/>
          <w:rtl w:val="0"/>
          <w:lang w:val="en-US"/>
        </w:rPr>
        <w:t xml:space="preserve">Kwami, Atta (2013), </w:t>
      </w:r>
      <w:r>
        <w:rPr>
          <w:rFonts w:ascii="Times New Roman"/>
          <w:i w:val="1"/>
          <w:iCs w:val="1"/>
          <w:sz w:val="24"/>
          <w:szCs w:val="24"/>
          <w:rtl w:val="0"/>
          <w:lang w:val="en-US"/>
        </w:rPr>
        <w:t>Kumasi Realism 1951-2007. An African Modernism</w:t>
      </w:r>
      <w:r>
        <w:rPr>
          <w:rFonts w:ascii="Times New Roman"/>
          <w:sz w:val="24"/>
          <w:szCs w:val="24"/>
          <w:rtl w:val="0"/>
          <w:lang w:val="en-US"/>
        </w:rPr>
        <w:t>. London: Hurst &amp; Company</w:t>
      </w:r>
    </w:p>
    <w:p>
      <w:pPr>
        <w:pStyle w:val="Normal"/>
        <w:rPr>
          <w:rFonts w:ascii="Times New Roman" w:cs="Times New Roman" w:hAnsi="Times New Roman" w:eastAsia="Times New Roman"/>
          <w:sz w:val="24"/>
          <w:szCs w:val="24"/>
        </w:rPr>
      </w:pPr>
      <w:r>
        <w:rPr>
          <w:rFonts w:ascii="Times New Roman"/>
          <w:sz w:val="24"/>
          <w:szCs w:val="24"/>
          <w:rtl w:val="0"/>
          <w:lang w:val="en-US"/>
        </w:rPr>
        <w:t>Seid</w:t>
      </w:r>
      <w:r>
        <w:rPr>
          <w:rFonts w:hAnsi="Times New Roman" w:hint="default"/>
          <w:sz w:val="24"/>
          <w:szCs w:val="24"/>
          <w:rtl w:val="0"/>
          <w:lang w:val="en-US"/>
        </w:rPr>
        <w:t>’</w:t>
      </w:r>
      <w:r>
        <w:rPr>
          <w:rFonts w:ascii="Times New Roman"/>
          <w:sz w:val="24"/>
          <w:szCs w:val="24"/>
          <w:rtl w:val="0"/>
          <w:lang w:val="en-US"/>
        </w:rPr>
        <w:t>ou, k</w:t>
      </w:r>
      <w:r>
        <w:rPr>
          <w:rFonts w:hAnsi="Times New Roman" w:hint="default"/>
          <w:sz w:val="24"/>
          <w:szCs w:val="24"/>
          <w:rtl w:val="0"/>
          <w:lang w:val="en-US"/>
        </w:rPr>
        <w:t>ą</w:t>
      </w:r>
      <w:r>
        <w:rPr>
          <w:rFonts w:ascii="Times New Roman"/>
          <w:sz w:val="24"/>
          <w:szCs w:val="24"/>
          <w:rtl w:val="0"/>
          <w:lang w:val="en-US"/>
        </w:rPr>
        <w:t>r</w:t>
      </w:r>
      <w:r>
        <w:rPr>
          <w:rFonts w:hAnsi="Times New Roman" w:hint="default"/>
          <w:sz w:val="24"/>
          <w:szCs w:val="24"/>
          <w:rtl w:val="0"/>
          <w:lang w:val="en-US"/>
        </w:rPr>
        <w:t xml:space="preserve">î </w:t>
      </w:r>
      <w:r>
        <w:rPr>
          <w:rFonts w:ascii="Times New Roman"/>
          <w:sz w:val="24"/>
          <w:szCs w:val="24"/>
          <w:rtl w:val="0"/>
          <w:lang w:val="en-US"/>
        </w:rPr>
        <w:t>kach</w:t>
      </w:r>
      <w:r>
        <w:rPr>
          <w:rFonts w:hAnsi="Times New Roman" w:hint="default"/>
          <w:sz w:val="24"/>
          <w:szCs w:val="24"/>
          <w:rtl w:val="0"/>
          <w:lang w:val="en-US"/>
        </w:rPr>
        <w:t>ä</w:t>
      </w:r>
      <w:del w:id="91" w:date="2014-05-23T15:24:01Z" w:author="Sophie Pinkoski">
        <w:r>
          <w:rPr>
            <w:rFonts w:ascii="Times New Roman"/>
            <w:sz w:val="24"/>
            <w:szCs w:val="24"/>
            <w:rtl w:val="0"/>
            <w:lang w:val="en-US"/>
          </w:rPr>
          <w:delText xml:space="preserve"> (2006)</w:delText>
        </w:r>
      </w:del>
      <w:r>
        <w:rPr>
          <w:rFonts w:ascii="Times New Roman"/>
          <w:sz w:val="24"/>
          <w:szCs w:val="24"/>
          <w:rtl w:val="0"/>
          <w:lang w:val="en-US"/>
        </w:rPr>
        <w:t xml:space="preserve">, </w:t>
      </w:r>
      <w:r>
        <w:rPr>
          <w:rFonts w:ascii="Times New Roman"/>
          <w:i w:val="1"/>
          <w:iCs w:val="1"/>
          <w:sz w:val="24"/>
          <w:szCs w:val="24"/>
          <w:rtl w:val="0"/>
          <w:lang w:val="en-US"/>
        </w:rPr>
        <w:t>Theoretical Foundations of the KNUST Painting Programme: A Philosophical Inquiry and its Contextual Relevance in Ghanaian Culture.</w:t>
      </w:r>
      <w:r>
        <w:rPr>
          <w:rFonts w:ascii="Times New Roman"/>
          <w:sz w:val="24"/>
          <w:szCs w:val="24"/>
          <w:rtl w:val="0"/>
          <w:lang w:val="en-US"/>
        </w:rPr>
        <w:t xml:space="preserve"> Unpublished PhD-thesis. Kumasi: Kwame Nkrumah University of Science and Technology</w:t>
      </w:r>
      <w:ins w:id="92" w:date="2014-05-23T15:24:04Z" w:author="Sophie Pinkoski">
        <w:r>
          <w:rPr>
            <w:rFonts w:ascii="Times New Roman"/>
            <w:sz w:val="24"/>
            <w:szCs w:val="24"/>
            <w:rtl w:val="0"/>
            <w:lang w:val="en-US"/>
          </w:rPr>
          <w:t xml:space="preserve"> </w:t>
        </w:r>
      </w:ins>
      <w:ins w:id="93" w:date="2014-05-23T15:24:04Z" w:author="Sophie Pinkoski">
        <w:r>
          <w:rPr>
            <w:rFonts w:ascii="Times New Roman"/>
            <w:sz w:val="24"/>
            <w:szCs w:val="24"/>
            <w:rtl w:val="0"/>
            <w:lang w:val="en-US"/>
          </w:rPr>
          <w:t>(2006)</w:t>
        </w:r>
      </w:ins>
    </w:p>
    <w:p>
      <w:pPr>
        <w:pStyle w:val="Normal"/>
        <w:rPr>
          <w:rFonts w:ascii="Times New Roman" w:cs="Times New Roman" w:hAnsi="Times New Roman" w:eastAsia="Times New Roman"/>
          <w:sz w:val="24"/>
          <w:szCs w:val="24"/>
        </w:rPr>
      </w:pPr>
    </w:p>
    <w:p>
      <w:pPr>
        <w:pStyle w:val="Normal"/>
        <w:rPr>
          <w:rFonts w:ascii="Times New Roman" w:cs="Times New Roman" w:hAnsi="Times New Roman" w:eastAsia="Times New Roman"/>
          <w:i w:val="1"/>
          <w:iCs w:val="1"/>
          <w:sz w:val="24"/>
          <w:szCs w:val="24"/>
          <w:lang w:val="en-US"/>
        </w:rPr>
      </w:pPr>
    </w:p>
    <w:p>
      <w:pPr>
        <w:pStyle w:val="Normal"/>
        <w:rPr>
          <w:rFonts w:ascii="Times New Roman" w:cs="Times New Roman" w:hAnsi="Times New Roman" w:eastAsia="Times New Roman"/>
          <w:i w:val="1"/>
          <w:iCs w:val="1"/>
          <w:sz w:val="24"/>
          <w:szCs w:val="24"/>
          <w:lang w:val="en-US"/>
        </w:rPr>
      </w:pPr>
    </w:p>
    <w:p>
      <w:pPr>
        <w:pStyle w:val="Normal"/>
        <w:rPr>
          <w:rFonts w:ascii="Times New Roman Bold" w:cs="Times New Roman Bold" w:hAnsi="Times New Roman Bold" w:eastAsia="Times New Roman Bold"/>
          <w:sz w:val="24"/>
          <w:szCs w:val="24"/>
          <w:lang w:val="en-US"/>
        </w:rPr>
      </w:pPr>
      <w:r>
        <w:rPr>
          <w:rFonts w:ascii="Times New Roman Bold"/>
          <w:sz w:val="24"/>
          <w:szCs w:val="24"/>
          <w:rtl w:val="0"/>
          <w:lang w:val="en-US"/>
        </w:rPr>
        <w:t>Images</w:t>
      </w:r>
    </w:p>
    <w:p>
      <w:pPr>
        <w:pStyle w:val="Normal"/>
        <w:spacing w:line="480" w:lineRule="auto"/>
        <w:ind w:firstLine="708"/>
        <w:rPr>
          <w:rFonts w:ascii="Times New Roman Bold" w:cs="Times New Roman Bold" w:hAnsi="Times New Roman Bold" w:eastAsia="Times New Roman Bold"/>
          <w:sz w:val="24"/>
          <w:szCs w:val="24"/>
          <w:lang w:val="en-US"/>
        </w:rPr>
      </w:pPr>
    </w:p>
    <w:p>
      <w:pPr>
        <w:pStyle w:val="Normal"/>
        <w:spacing w:line="480" w:lineRule="auto"/>
        <w:jc w:val="center"/>
        <w:rPr>
          <w:sz w:val="20"/>
          <w:szCs w:val="20"/>
        </w:rPr>
      </w:pPr>
      <w:r>
        <w:rPr>
          <w:rFonts w:ascii="Arial" w:cs="Arial" w:hAnsi="Arial" w:eastAsia="Arial"/>
          <w:color w:val="000000"/>
          <w:sz w:val="20"/>
          <w:szCs w:val="20"/>
          <w:u w:color="000000"/>
          <w:rtl w:val="0"/>
        </w:rPr>
        <w:drawing>
          <wp:inline distT="0" distB="0" distL="0" distR="0">
            <wp:extent cx="5255972" cy="3939236"/>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1040648.jpg"/>
                    <pic:cNvPicPr/>
                  </pic:nvPicPr>
                  <pic:blipFill>
                    <a:blip r:embed="rId5">
                      <a:extLst/>
                    </a:blip>
                    <a:stretch>
                      <a:fillRect/>
                    </a:stretch>
                  </pic:blipFill>
                  <pic:spPr>
                    <a:xfrm>
                      <a:off x="0" y="0"/>
                      <a:ext cx="5255972" cy="3939236"/>
                    </a:xfrm>
                    <a:prstGeom prst="rect">
                      <a:avLst/>
                    </a:prstGeom>
                    <a:ln w="12700" cap="flat">
                      <a:noFill/>
                      <a:miter lim="400000"/>
                    </a:ln>
                    <a:effectLst/>
                  </pic:spPr>
                </pic:pic>
              </a:graphicData>
            </a:graphic>
          </wp:inline>
        </w:drawing>
      </w:r>
    </w:p>
    <w:p>
      <w:pPr>
        <w:pStyle w:val="Normal"/>
        <w:spacing w:line="480" w:lineRule="auto"/>
        <w:jc w:val="center"/>
        <w:rPr>
          <w:rFonts w:ascii="Times New Roman" w:cs="Times New Roman" w:hAnsi="Times New Roman" w:eastAsia="Times New Roman"/>
          <w:sz w:val="20"/>
          <w:szCs w:val="20"/>
        </w:rPr>
      </w:pPr>
      <w:r>
        <w:rPr>
          <w:rFonts w:ascii="Times New Roman"/>
          <w:sz w:val="20"/>
          <w:szCs w:val="20"/>
          <w:rtl w:val="0"/>
          <w:lang w:val="en-US"/>
        </w:rPr>
        <w:t xml:space="preserve">The Administration Block, Achimota School, Accra, Ghana. Photograph taken by author, July 2008. </w:t>
      </w:r>
    </w:p>
    <w:p>
      <w:pPr>
        <w:pStyle w:val="Normal"/>
        <w:spacing w:line="480" w:lineRule="auto"/>
        <w:ind w:firstLine="708"/>
        <w:rPr>
          <w:rFonts w:ascii="Times New Roman" w:cs="Times New Roman" w:hAnsi="Times New Roman" w:eastAsia="Times New Roman"/>
          <w:sz w:val="20"/>
          <w:szCs w:val="20"/>
        </w:rPr>
      </w:pPr>
    </w:p>
    <w:p>
      <w:pPr>
        <w:pStyle w:val="Normal"/>
        <w:spacing w:line="480" w:lineRule="auto"/>
        <w:rPr>
          <w:b w:val="1"/>
          <w:bCs w:val="1"/>
        </w:rPr>
      </w:pPr>
    </w:p>
    <w:p>
      <w:pPr>
        <w:pStyle w:val="Normal"/>
        <w:spacing w:line="480" w:lineRule="auto"/>
      </w:pPr>
    </w:p>
    <w:p>
      <w:pPr>
        <w:pStyle w:val="Normal"/>
        <w:spacing w:line="480" w:lineRule="auto"/>
        <w:jc w:val="center"/>
        <w:rPr>
          <w:color w:val="00b050"/>
          <w:u w:color="00b050"/>
        </w:rPr>
      </w:pPr>
      <w:r>
        <w:drawing>
          <wp:inline distT="0" distB="0" distL="0" distR="0">
            <wp:extent cx="2744966" cy="3542907"/>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㕍슛.png"/>
                    <pic:cNvPicPr/>
                  </pic:nvPicPr>
                  <pic:blipFill>
                    <a:blip r:embed="rId6">
                      <a:extLst/>
                    </a:blip>
                    <a:stretch>
                      <a:fillRect/>
                    </a:stretch>
                  </pic:blipFill>
                  <pic:spPr>
                    <a:xfrm>
                      <a:off x="0" y="0"/>
                      <a:ext cx="2744966" cy="3542907"/>
                    </a:xfrm>
                    <a:prstGeom prst="rect">
                      <a:avLst/>
                    </a:prstGeom>
                    <a:ln w="12700" cap="flat">
                      <a:noFill/>
                      <a:miter lim="400000"/>
                    </a:ln>
                    <a:effectLst/>
                  </pic:spPr>
                </pic:pic>
              </a:graphicData>
            </a:graphic>
          </wp:inline>
        </w:drawing>
      </w:r>
    </w:p>
    <w:p>
      <w:pPr>
        <w:pStyle w:val="Normal"/>
        <w:spacing w:line="480" w:lineRule="auto"/>
        <w:rPr>
          <w:rFonts w:ascii="Times New Roman" w:cs="Times New Roman" w:hAnsi="Times New Roman" w:eastAsia="Times New Roman"/>
          <w:sz w:val="20"/>
          <w:szCs w:val="20"/>
        </w:rPr>
      </w:pPr>
      <w:r>
        <w:rPr>
          <w:rFonts w:ascii="Times New Roman"/>
          <w:sz w:val="20"/>
          <w:szCs w:val="20"/>
          <w:rtl w:val="0"/>
          <w:lang w:val="en-US"/>
        </w:rPr>
        <w:t>Art students at work at Achimota College in the 1940s, photograph taken by Margot Lubinski. Courtesy of Cambridge University Library/ Institute of Education Collection, reference Y3011U/235.</w:t>
      </w:r>
    </w:p>
    <w:p>
      <w:pPr>
        <w:pStyle w:val="Normal"/>
        <w:spacing w:line="480" w:lineRule="auto"/>
        <w:rPr>
          <w:rFonts w:ascii="Times New Roman" w:cs="Times New Roman" w:hAnsi="Times New Roman" w:eastAsia="Times New Roman"/>
          <w:sz w:val="20"/>
          <w:szCs w:val="20"/>
        </w:rPr>
      </w:pPr>
      <w:r>
        <w:rPr>
          <w:rFonts w:ascii="Times New Roman Bold"/>
          <w:sz w:val="20"/>
          <w:szCs w:val="20"/>
          <w:rtl w:val="0"/>
          <w:lang w:val="en-US"/>
        </w:rPr>
        <w:t>URL (for reproduction rights):</w:t>
      </w:r>
      <w:r>
        <w:rPr>
          <w:rFonts w:ascii="Times New Roman"/>
          <w:sz w:val="20"/>
          <w:szCs w:val="20"/>
          <w:rtl w:val="0"/>
          <w:lang w:val="en-US"/>
        </w:rPr>
        <w:t xml:space="preserve"> </w:t>
      </w:r>
      <w:hyperlink r:id="rId7" w:history="1">
        <w:r>
          <w:rPr>
            <w:rStyle w:val="Hyperlink.1"/>
            <w:rFonts w:ascii="Times New Roman"/>
            <w:sz w:val="20"/>
            <w:szCs w:val="20"/>
            <w:rtl w:val="0"/>
            <w:lang w:val="en-US"/>
          </w:rPr>
          <w:t>http://www.lib.cam.ac.uk/deptserv/imagingservices/reproductionrights.html</w:t>
        </w:r>
      </w:hyperlink>
    </w:p>
    <w:p>
      <w:pPr>
        <w:pStyle w:val="Normal"/>
        <w:spacing w:line="480" w:lineRule="auto"/>
        <w:rPr>
          <w:rFonts w:ascii="Times New Roman" w:cs="Times New Roman" w:hAnsi="Times New Roman" w:eastAsia="Times New Roman"/>
          <w:sz w:val="20"/>
          <w:szCs w:val="20"/>
        </w:rPr>
      </w:pPr>
      <w:r>
        <w:rPr>
          <w:rFonts w:ascii="Times New Roman" w:cs="Times New Roman" w:hAnsi="Times New Roman" w:eastAsia="Times New Roman"/>
          <w:sz w:val="20"/>
          <w:szCs w:val="20"/>
          <w:rtl w:val="0"/>
        </w:rPr>
        <w:br w:type="textWrapping"/>
      </w:r>
    </w:p>
    <w:p>
      <w:pPr>
        <w:pStyle w:val="Normal"/>
        <w:spacing w:line="480" w:lineRule="auto"/>
        <w:jc w:val="center"/>
      </w:pPr>
      <w:r>
        <w:rPr>
          <w:rtl w:val="0"/>
        </w:rPr>
        <w:drawing>
          <wp:inline distT="0" distB="0" distL="0" distR="0">
            <wp:extent cx="4457205" cy="3439364"/>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png"/>
                    <pic:cNvPicPr/>
                  </pic:nvPicPr>
                  <pic:blipFill>
                    <a:blip r:embed="rId8">
                      <a:extLst/>
                    </a:blip>
                    <a:stretch>
                      <a:fillRect/>
                    </a:stretch>
                  </pic:blipFill>
                  <pic:spPr>
                    <a:xfrm>
                      <a:off x="0" y="0"/>
                      <a:ext cx="4457205" cy="3439364"/>
                    </a:xfrm>
                    <a:prstGeom prst="rect">
                      <a:avLst/>
                    </a:prstGeom>
                    <a:ln w="12700" cap="flat">
                      <a:noFill/>
                      <a:miter lim="400000"/>
                    </a:ln>
                    <a:effectLst/>
                  </pic:spPr>
                </pic:pic>
              </a:graphicData>
            </a:graphic>
          </wp:inline>
        </w:drawing>
      </w:r>
    </w:p>
    <w:p>
      <w:pPr>
        <w:pStyle w:val="Normal"/>
        <w:spacing w:line="480" w:lineRule="auto"/>
        <w:rPr>
          <w:rFonts w:ascii="Times New Roman" w:cs="Times New Roman" w:hAnsi="Times New Roman" w:eastAsia="Times New Roman"/>
          <w:sz w:val="20"/>
          <w:szCs w:val="20"/>
        </w:rPr>
      </w:pPr>
      <w:r>
        <w:rPr>
          <w:rFonts w:ascii="Times New Roman"/>
          <w:sz w:val="20"/>
          <w:szCs w:val="20"/>
          <w:rtl w:val="0"/>
          <w:lang w:val="en-US"/>
        </w:rPr>
        <w:t xml:space="preserve">Ceramic Research and pottery at Achimota College in the 1940s, photograph by Margot Lubinski. Courtesy of Cambridge University Library/ Institute of Education Collection, reference Y3011U/236.  </w:t>
      </w:r>
    </w:p>
    <w:p>
      <w:pPr>
        <w:pStyle w:val="Normal"/>
        <w:rPr>
          <w:rFonts w:ascii="Times New Roman" w:cs="Times New Roman" w:hAnsi="Times New Roman" w:eastAsia="Times New Roman"/>
          <w:sz w:val="20"/>
          <w:szCs w:val="20"/>
        </w:rPr>
      </w:pPr>
      <w:r>
        <w:rPr>
          <w:rFonts w:ascii="Times New Roman Bold"/>
          <w:sz w:val="20"/>
          <w:szCs w:val="20"/>
          <w:rtl w:val="0"/>
          <w:lang w:val="en-US"/>
        </w:rPr>
        <w:t xml:space="preserve">URL (for reproduction rights): </w:t>
      </w:r>
      <w:hyperlink r:id="rId9" w:history="1">
        <w:r>
          <w:rPr>
            <w:rStyle w:val="Hyperlink.1"/>
            <w:rFonts w:ascii="Times New Roman"/>
            <w:sz w:val="20"/>
            <w:szCs w:val="20"/>
            <w:rtl w:val="0"/>
            <w:lang w:val="en-US"/>
          </w:rPr>
          <w:t>http://www.lib.cam.ac.uk/deptserv/imagingservices/reproductionrights.html</w:t>
        </w:r>
      </w:hyperlink>
    </w:p>
    <w:p>
      <w:pPr>
        <w:pStyle w:val="Normal"/>
        <w:rPr>
          <w:rFonts w:ascii="Times New Roman" w:cs="Times New Roman" w:hAnsi="Times New Roman" w:eastAsia="Times New Roman"/>
          <w:sz w:val="20"/>
          <w:szCs w:val="20"/>
        </w:rPr>
      </w:pPr>
    </w:p>
    <w:p>
      <w:pPr>
        <w:pStyle w:val="Normal"/>
        <w:jc w:val="center"/>
        <w:rPr>
          <w:rtl w:val="0"/>
        </w:rPr>
      </w:pPr>
      <w:r>
        <w:rPr>
          <w:rtl w:val="0"/>
        </w:rPr>
        <w:drawing>
          <wp:inline distT="0" distB="0" distL="0" distR="0">
            <wp:extent cx="3631809" cy="4253339"/>
            <wp:effectExtent l="0" t="0" r="0" b="0"/>
            <wp:docPr id="1073741828" name="officeArt object" descr="https://documenten.vu.nl/home/rws310/Documents/My%20Documents/Achimota%20College/stevens1.jpg"/>
            <wp:cNvGraphicFramePr/>
            <a:graphic xmlns:a="http://schemas.openxmlformats.org/drawingml/2006/main">
              <a:graphicData uri="http://schemas.openxmlformats.org/drawingml/2006/picture">
                <pic:pic xmlns:pic="http://schemas.openxmlformats.org/drawingml/2006/picture">
                  <pic:nvPicPr>
                    <pic:cNvPr id="1073741828" name="stevens1.jpeg" descr="https://documenten.vu.nl/home/rws310/Documents/My%20Documents/Achimota%20College/stevens1.jpg"/>
                    <pic:cNvPicPr/>
                  </pic:nvPicPr>
                  <pic:blipFill>
                    <a:blip r:embed="rId10">
                      <a:extLst/>
                    </a:blip>
                    <a:stretch>
                      <a:fillRect/>
                    </a:stretch>
                  </pic:blipFill>
                  <pic:spPr>
                    <a:xfrm>
                      <a:off x="0" y="0"/>
                      <a:ext cx="3631809" cy="4253339"/>
                    </a:xfrm>
                    <a:prstGeom prst="rect">
                      <a:avLst/>
                    </a:prstGeom>
                    <a:ln w="12700" cap="flat">
                      <a:noFill/>
                      <a:miter lim="400000"/>
                    </a:ln>
                    <a:effectLst/>
                  </pic:spPr>
                </pic:pic>
              </a:graphicData>
            </a:graphic>
          </wp:inline>
        </w:drawing>
      </w:r>
    </w:p>
    <w:p>
      <w:pPr>
        <w:pStyle w:val="Normal"/>
        <w:rPr>
          <w:rFonts w:ascii="Times New Roman" w:cs="Times New Roman" w:hAnsi="Times New Roman" w:eastAsia="Times New Roman"/>
          <w:sz w:val="20"/>
          <w:szCs w:val="20"/>
        </w:rPr>
      </w:pPr>
      <w:r>
        <w:rPr>
          <w:rFonts w:ascii="Times New Roman"/>
          <w:sz w:val="20"/>
          <w:szCs w:val="20"/>
          <w:rtl w:val="0"/>
          <w:lang w:val="en-US"/>
        </w:rPr>
        <w:t xml:space="preserve">George A. Stevens (Art teacher at Achimota School from 1927-1929), </w:t>
      </w:r>
      <w:r>
        <w:rPr>
          <w:rFonts w:ascii="Times New Roman"/>
          <w:i w:val="1"/>
          <w:iCs w:val="1"/>
          <w:sz w:val="20"/>
          <w:szCs w:val="20"/>
          <w:rtl w:val="0"/>
          <w:lang w:val="en-US"/>
        </w:rPr>
        <w:t>Portrait of a Fanti girl</w:t>
      </w:r>
      <w:r>
        <w:rPr>
          <w:rFonts w:ascii="Times New Roman"/>
          <w:sz w:val="20"/>
          <w:szCs w:val="20"/>
          <w:rtl w:val="0"/>
          <w:lang w:val="en-US"/>
        </w:rPr>
        <w:t xml:space="preserve"> (year unknown). </w:t>
      </w:r>
    </w:p>
    <w:p>
      <w:pPr>
        <w:pStyle w:val="Normal"/>
      </w:pPr>
      <w:r>
        <w:rPr>
          <w:rFonts w:ascii="Times New Roman"/>
          <w:sz w:val="20"/>
          <w:szCs w:val="20"/>
          <w:rtl w:val="0"/>
          <w:lang w:val="en-US"/>
        </w:rPr>
        <w:t xml:space="preserve">Source: Stevens, George A. (1962), </w:t>
      </w:r>
      <w:r>
        <w:rPr>
          <w:rFonts w:hAnsi="Times New Roman" w:hint="default"/>
          <w:sz w:val="20"/>
          <w:szCs w:val="20"/>
          <w:rtl w:val="0"/>
          <w:lang w:val="en-US"/>
        </w:rPr>
        <w:t>“</w:t>
      </w:r>
      <w:r>
        <w:rPr>
          <w:rFonts w:ascii="Times New Roman"/>
          <w:sz w:val="20"/>
          <w:szCs w:val="20"/>
          <w:rtl w:val="0"/>
          <w:lang w:val="en-US"/>
        </w:rPr>
        <w:t>Go Suku, Savy book and get sense</w:t>
      </w:r>
      <w:r>
        <w:rPr>
          <w:rFonts w:hAnsi="Times New Roman" w:hint="default"/>
          <w:sz w:val="20"/>
          <w:szCs w:val="20"/>
          <w:rtl w:val="0"/>
          <w:lang w:val="en-US"/>
        </w:rPr>
        <w:t xml:space="preserve">” </w:t>
      </w:r>
      <w:r>
        <w:rPr>
          <w:rFonts w:ascii="Times New Roman"/>
          <w:sz w:val="20"/>
          <w:szCs w:val="20"/>
          <w:rtl w:val="0"/>
          <w:lang w:val="en-US"/>
        </w:rPr>
        <w:t xml:space="preserve">In: </w:t>
      </w:r>
      <w:r>
        <w:rPr>
          <w:rFonts w:ascii="Times New Roman"/>
          <w:i w:val="1"/>
          <w:iCs w:val="1"/>
          <w:sz w:val="20"/>
          <w:szCs w:val="20"/>
          <w:rtl w:val="0"/>
          <w:lang w:val="en-US"/>
        </w:rPr>
        <w:t>Listener</w:t>
      </w:r>
      <w:r>
        <w:rPr>
          <w:rFonts w:ascii="Times New Roman"/>
          <w:sz w:val="20"/>
          <w:szCs w:val="20"/>
          <w:rtl w:val="0"/>
          <w:lang w:val="en-US"/>
        </w:rPr>
        <w:t>, Feb.22, pp. 334-336.</w:t>
      </w:r>
      <w:r>
        <w:rPr>
          <w:rFonts w:ascii="Times New Roman" w:cs="Times New Roman" w:hAnsi="Times New Roman" w:eastAsia="Times New Roman"/>
          <w:sz w:val="20"/>
          <w:szCs w:val="20"/>
        </w:rPr>
      </w:r>
    </w:p>
    <w:sectPr>
      <w:headerReference w:type="default" r:id="rId11"/>
      <w:footerReference w:type="default" r:id="rId12"/>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 w:name="Times New Roman Bold">
    <w:charset w:val="00"/>
    <w:family w:val="roman"/>
    <w:pitch w:val="default"/>
  </w:font>
  <w:font w:name="Arial Bol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trackRevisions/>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character" w:styleId="Link">
    <w:name w:val="Link"/>
    <w:rPr>
      <w:color w:val="0000ff"/>
      <w:u w:val="single" w:color="0000ff"/>
    </w:rPr>
  </w:style>
  <w:style w:type="character" w:styleId="Hyperlink.0">
    <w:name w:val="Hyperlink.0"/>
    <w:basedOn w:val="Link"/>
    <w:next w:val="Hyperlink.0"/>
    <w:rPr>
      <w:sz w:val="24"/>
      <w:szCs w:val="24"/>
      <w:lang w:val="nl-NL"/>
    </w:rPr>
  </w:style>
  <w:style w:type="paragraph" w:styleId="Comment Text,Char">
    <w:name w:val="Comment Text"/>
    <w:next w:val="Comment Text,Char"/>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Body Text">
    <w:name w:val="Body Text"/>
    <w:next w:val="Body Text"/>
    <w:pPr>
      <w:keepNext w:val="0"/>
      <w:keepLines w:val="0"/>
      <w:pageBreakBefore w:val="0"/>
      <w:widowControl w:val="0"/>
      <w:shd w:val="clear" w:color="auto" w:fill="auto"/>
      <w:suppressAutoHyphens w:val="1"/>
      <w:bidi w:val="0"/>
      <w:spacing w:before="0" w:after="0" w:line="240" w:lineRule="auto"/>
      <w:ind w:left="0" w:right="0" w:firstLine="0"/>
      <w:jc w:val="left"/>
      <w:outlineLvl w:val="9"/>
    </w:pPr>
    <w:rPr>
      <w:rFonts w:ascii="Arial Bold"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character" w:styleId="Hyperlink.1">
    <w:name w:val="Hyperlink.1"/>
    <w:basedOn w:val="Link"/>
    <w:next w:val="Hyperlink.1"/>
    <w:rPr>
      <w:sz w:val="20"/>
      <w:szCs w:val="20"/>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yperlink" Target="mailto:r.woets@vu.nl" TargetMode="External"/><Relationship Id="rId5" Type="http://schemas.openxmlformats.org/officeDocument/2006/relationships/image" Target="media/image1.jpeg"/><Relationship Id="rId6" Type="http://schemas.openxmlformats.org/officeDocument/2006/relationships/image" Target="media/image1.png"/><Relationship Id="rId7" Type="http://schemas.openxmlformats.org/officeDocument/2006/relationships/hyperlink" Target="http://www.lib.cam.ac.uk/deptserv/imagingservices/reproductionrights.html" TargetMode="External"/><Relationship Id="rId8" Type="http://schemas.openxmlformats.org/officeDocument/2006/relationships/image" Target="media/image2.png"/><Relationship Id="rId9" Type="http://schemas.openxmlformats.org/officeDocument/2006/relationships/hyperlink" Target="http://www.lib.cam.ac.uk/deptserv/imagingservices/reproductionrights.html" TargetMode="External"/><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15000"/>
          </a:lnSpc>
          <a:spcBef>
            <a:spcPts val="1000"/>
          </a:spcBef>
          <a:spcAft>
            <a:spcPts val="0"/>
          </a:spcAft>
          <a:buClrTx/>
          <a:buSzTx/>
          <a:buFontTx/>
          <a:buNone/>
          <a:tabLst/>
          <a:defRPr b="0" baseline="0" cap="none" i="0" spc="0" strike="noStrike" sz="1100" u="none" kumimoji="0" normalizeH="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