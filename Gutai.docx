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635" w:rsidRPr="00533EC1" w:rsidRDefault="00BC31CE" w:rsidP="00DC1635">
      <w:pPr>
        <w:rPr>
          <w:b/>
          <w:sz w:val="26"/>
        </w:rPr>
      </w:pPr>
      <w:proofErr w:type="spellStart"/>
      <w:r w:rsidRPr="00533EC1">
        <w:rPr>
          <w:b/>
          <w:sz w:val="26"/>
        </w:rPr>
        <w:t>Gutai</w:t>
      </w:r>
      <w:proofErr w:type="spellEnd"/>
      <w:r w:rsidR="00B44DB0">
        <w:rPr>
          <w:b/>
          <w:sz w:val="26"/>
        </w:rPr>
        <w:t xml:space="preserve"> </w:t>
      </w:r>
    </w:p>
    <w:p w:rsidR="00DC1635" w:rsidRPr="00533EC1" w:rsidRDefault="00DC1635" w:rsidP="00DC1635">
      <w:pPr>
        <w:rPr>
          <w:sz w:val="26"/>
        </w:rPr>
      </w:pPr>
    </w:p>
    <w:p w:rsidR="007252F9" w:rsidRDefault="005542E2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proofErr w:type="spellStart"/>
      <w:r w:rsidRPr="00533EC1">
        <w:rPr>
          <w:sz w:val="26"/>
        </w:rPr>
        <w:t>Gutai</w:t>
      </w:r>
      <w:proofErr w:type="spellEnd"/>
      <w:r w:rsidRPr="00533EC1">
        <w:rPr>
          <w:sz w:val="26"/>
        </w:rPr>
        <w:t xml:space="preserve"> Art Association (</w:t>
      </w:r>
      <w:proofErr w:type="spellStart"/>
      <w:r w:rsidRPr="00AB57BA">
        <w:rPr>
          <w:i/>
          <w:sz w:val="26"/>
        </w:rPr>
        <w:t>Gutai</w:t>
      </w:r>
      <w:proofErr w:type="spellEnd"/>
      <w:r w:rsidRPr="00AB57BA">
        <w:rPr>
          <w:i/>
          <w:sz w:val="26"/>
        </w:rPr>
        <w:t xml:space="preserve"> </w:t>
      </w:r>
      <w:proofErr w:type="spellStart"/>
      <w:r w:rsidRPr="00AB57BA">
        <w:rPr>
          <w:i/>
          <w:sz w:val="26"/>
        </w:rPr>
        <w:t>Bijutsu</w:t>
      </w:r>
      <w:proofErr w:type="spellEnd"/>
      <w:r w:rsidRPr="00AB57BA">
        <w:rPr>
          <w:i/>
          <w:sz w:val="26"/>
        </w:rPr>
        <w:t xml:space="preserve"> </w:t>
      </w:r>
      <w:proofErr w:type="spellStart"/>
      <w:r w:rsidRPr="00AB57BA">
        <w:rPr>
          <w:i/>
          <w:sz w:val="26"/>
        </w:rPr>
        <w:t>Kyōkai</w:t>
      </w:r>
      <w:proofErr w:type="spellEnd"/>
      <w:r w:rsidRPr="00533EC1">
        <w:rPr>
          <w:sz w:val="26"/>
        </w:rPr>
        <w:t xml:space="preserve"> / </w:t>
      </w:r>
      <w:proofErr w:type="spellStart"/>
      <w:r w:rsidRPr="00533EC1">
        <w:rPr>
          <w:rFonts w:ascii="ヒラギノ角ゴ ProN W3" w:eastAsia="ヒラギノ角ゴ ProN W3" w:cs="ヒラギノ角ゴ ProN W3" w:hint="eastAsia"/>
          <w:color w:val="343434"/>
          <w:sz w:val="26"/>
          <w:szCs w:val="30"/>
          <w:lang w:val="en-US"/>
        </w:rPr>
        <w:t>具体美術協会</w:t>
      </w:r>
      <w:proofErr w:type="spellEnd"/>
      <w:r w:rsidR="00797861" w:rsidRPr="00533EC1">
        <w:rPr>
          <w:rFonts w:ascii="ヒラギノ角ゴ ProN W3" w:eastAsia="ヒラギノ角ゴ ProN W3" w:cs="ヒラギノ角ゴ ProN W3"/>
          <w:color w:val="343434"/>
          <w:sz w:val="26"/>
          <w:szCs w:val="30"/>
          <w:lang w:eastAsia="ja-JP"/>
        </w:rPr>
        <w:t xml:space="preserve">) </w:t>
      </w:r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>was an</w:t>
      </w:r>
      <w:r w:rsidR="0015353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influential post-WWII Japanese avant-garde collective wi</w:t>
      </w:r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>th an outw</w:t>
      </w:r>
      <w:r w:rsidR="00251DE9">
        <w:rPr>
          <w:rFonts w:eastAsia="ヒラギノ角ゴ ProN W3" w:cs="ヒラギノ角ゴ ProN W3"/>
          <w:color w:val="343434"/>
          <w:sz w:val="26"/>
          <w:szCs w:val="30"/>
        </w:rPr>
        <w:t xml:space="preserve">ard-looking mindset. Founded </w:t>
      </w:r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1954 in </w:t>
      </w:r>
      <w:proofErr w:type="spellStart"/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>Ashiya</w:t>
      </w:r>
      <w:proofErr w:type="spellEnd"/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near Osaka by Japanese artist </w:t>
      </w:r>
      <w:proofErr w:type="spellStart"/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>Jirō</w:t>
      </w:r>
      <w:proofErr w:type="spellEnd"/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Yoshihara (1905–1972), it </w:t>
      </w:r>
      <w:r w:rsidR="00153538" w:rsidRPr="00533EC1">
        <w:rPr>
          <w:rFonts w:eastAsia="ヒラギノ角ゴ ProN W3" w:cs="ヒラギノ角ゴ ProN W3"/>
          <w:color w:val="343434"/>
          <w:sz w:val="26"/>
          <w:szCs w:val="30"/>
        </w:rPr>
        <w:t>had</w:t>
      </w:r>
      <w:r w:rsidR="00425D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fifty-nine</w:t>
      </w:r>
      <w:r w:rsidR="0037522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member artists over th</w:t>
      </w:r>
      <w:r w:rsidR="00425DF7" w:rsidRPr="00533EC1">
        <w:rPr>
          <w:rFonts w:eastAsia="ヒラギノ角ゴ ProN W3" w:cs="ヒラギノ角ゴ ProN W3"/>
          <w:color w:val="343434"/>
          <w:sz w:val="26"/>
          <w:szCs w:val="30"/>
        </w:rPr>
        <w:t>e course of its eighteen</w:t>
      </w:r>
      <w:r w:rsidR="008D4924" w:rsidRPr="00533EC1">
        <w:rPr>
          <w:rFonts w:eastAsia="ヒラギノ角ゴ ProN W3" w:cs="ヒラギノ角ゴ ProN W3"/>
          <w:color w:val="343434"/>
          <w:sz w:val="26"/>
          <w:szCs w:val="30"/>
        </w:rPr>
        <w:t>-year lifespan</w:t>
      </w:r>
      <w:r w:rsidR="005F1795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r w:rsidR="0037522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5C4E90" w:rsidRPr="00AB57BA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="001B1A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–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meaning</w:t>
      </w:r>
      <w:r w:rsidR="006B098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571D8" w:rsidRPr="00533EC1">
        <w:rPr>
          <w:rFonts w:eastAsia="ヒラギノ角ゴ ProN W3" w:cs="ヒラギノ角ゴ ProN W3"/>
          <w:color w:val="343434"/>
          <w:sz w:val="26"/>
          <w:szCs w:val="30"/>
        </w:rPr>
        <w:t>‘embodiment’</w:t>
      </w:r>
      <w:r w:rsidR="00A969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‘concrete</w:t>
      </w:r>
      <w:r w:rsidR="00D54A93" w:rsidRPr="00533EC1">
        <w:rPr>
          <w:rFonts w:eastAsia="ヒラギノ角ゴ ProN W3" w:cs="ヒラギノ角ゴ ProN W3"/>
          <w:color w:val="343434"/>
          <w:sz w:val="26"/>
          <w:szCs w:val="30"/>
        </w:rPr>
        <w:t>ness</w:t>
      </w:r>
      <w:r w:rsidR="00A96987" w:rsidRPr="00533EC1">
        <w:rPr>
          <w:rFonts w:eastAsia="ヒラギノ角ゴ ProN W3" w:cs="ヒラギノ角ゴ ProN W3"/>
          <w:color w:val="343434"/>
          <w:sz w:val="26"/>
          <w:szCs w:val="30"/>
        </w:rPr>
        <w:t>’</w:t>
      </w:r>
      <w:r w:rsidR="001B1A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– </w:t>
      </w:r>
      <w:r w:rsidR="00A96987" w:rsidRPr="00533EC1">
        <w:rPr>
          <w:rFonts w:eastAsia="ヒラギノ角ゴ ProN W3" w:cs="ヒラギノ角ゴ ProN W3"/>
          <w:color w:val="343434"/>
          <w:sz w:val="26"/>
          <w:szCs w:val="30"/>
        </w:rPr>
        <w:t>sa</w:t>
      </w:r>
      <w:r w:rsidR="009807AD" w:rsidRPr="00533EC1">
        <w:rPr>
          <w:rFonts w:eastAsia="ヒラギノ角ゴ ProN W3" w:cs="ヒラギノ角ゴ ProN W3"/>
          <w:color w:val="343434"/>
          <w:sz w:val="26"/>
          <w:szCs w:val="30"/>
        </w:rPr>
        <w:t>w</w:t>
      </w:r>
      <w:r w:rsidR="009745C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its artists engage </w:t>
      </w:r>
      <w:r w:rsidR="006B67AB" w:rsidRPr="00533EC1">
        <w:rPr>
          <w:rFonts w:eastAsia="ヒラギノ角ゴ ProN W3" w:cs="ヒラギノ角ゴ ProN W3"/>
          <w:color w:val="343434"/>
          <w:sz w:val="26"/>
          <w:szCs w:val="30"/>
        </w:rPr>
        <w:t>a plethora</w:t>
      </w:r>
      <w:r w:rsidR="00A969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of </w:t>
      </w:r>
      <w:r w:rsidR="0037522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media and </w:t>
      </w:r>
      <w:r w:rsidR="0085391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presentation </w:t>
      </w:r>
      <w:r w:rsidR="00574BE3" w:rsidRPr="00533EC1">
        <w:rPr>
          <w:rFonts w:eastAsia="ヒラギノ角ゴ ProN W3" w:cs="ヒラギノ角ゴ ProN W3"/>
          <w:color w:val="343434"/>
          <w:sz w:val="26"/>
          <w:szCs w:val="30"/>
        </w:rPr>
        <w:t>contexts</w:t>
      </w:r>
      <w:r w:rsidR="001B1A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1E36CD" w:rsidRPr="00533EC1">
        <w:rPr>
          <w:rFonts w:eastAsia="ヒラギノ角ゴ ProN W3" w:cs="ヒラギノ角ゴ ProN W3"/>
          <w:color w:val="343434"/>
          <w:sz w:val="26"/>
          <w:szCs w:val="30"/>
        </w:rPr>
        <w:t>often</w:t>
      </w:r>
      <w:r w:rsidR="00425D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53911" w:rsidRPr="00533EC1">
        <w:rPr>
          <w:rFonts w:eastAsia="ヒラギノ角ゴ ProN W3" w:cs="ヒラギノ角ゴ ProN W3"/>
          <w:color w:val="343434"/>
          <w:sz w:val="26"/>
          <w:szCs w:val="30"/>
        </w:rPr>
        <w:t>beyond gallery walls</w:t>
      </w:r>
      <w:r w:rsidR="001B1A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574B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and </w:t>
      </w:r>
      <w:r w:rsidR="00400EF6">
        <w:rPr>
          <w:rFonts w:eastAsia="ヒラギノ角ゴ ProN W3" w:cs="ヒラギノ角ゴ ProN W3"/>
          <w:color w:val="343434"/>
          <w:sz w:val="26"/>
          <w:szCs w:val="30"/>
        </w:rPr>
        <w:t>frequently</w:t>
      </w:r>
      <w:r w:rsidR="00585F8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97861" w:rsidRPr="00533EC1">
        <w:rPr>
          <w:rFonts w:eastAsia="ヒラギノ角ゴ ProN W3" w:cs="ヒラギノ角ゴ ProN W3"/>
          <w:color w:val="343434"/>
          <w:sz w:val="26"/>
          <w:szCs w:val="30"/>
        </w:rPr>
        <w:t>with more</w:t>
      </w:r>
      <w:r w:rsidR="006B67A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96987" w:rsidRPr="00533EC1">
        <w:rPr>
          <w:rFonts w:eastAsia="ヒラギノ角ゴ ProN W3" w:cs="ヒラギノ角ゴ ProN W3"/>
          <w:color w:val="343434"/>
          <w:sz w:val="26"/>
          <w:szCs w:val="30"/>
        </w:rPr>
        <w:t>emphas</w:t>
      </w:r>
      <w:r w:rsidR="006B67A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is </w:t>
      </w:r>
      <w:r w:rsidR="00425DF7" w:rsidRPr="00533EC1">
        <w:rPr>
          <w:rFonts w:eastAsia="ヒラギノ角ゴ ProN W3" w:cs="ヒラギノ角ゴ ProN W3"/>
          <w:color w:val="343434"/>
          <w:sz w:val="26"/>
          <w:szCs w:val="30"/>
        </w:rPr>
        <w:t>up</w:t>
      </w:r>
      <w:r w:rsidR="001E36C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on </w:t>
      </w:r>
      <w:r w:rsidR="006B67A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process than </w:t>
      </w:r>
      <w:r w:rsidR="005C4E9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on </w:t>
      </w:r>
      <w:r w:rsidR="008868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finished </w:t>
      </w:r>
      <w:r w:rsidR="006B67AB" w:rsidRPr="00533EC1">
        <w:rPr>
          <w:rFonts w:eastAsia="ヒラギノ角ゴ ProN W3" w:cs="ヒラギノ角ゴ ProN W3"/>
          <w:color w:val="343434"/>
          <w:sz w:val="26"/>
          <w:szCs w:val="30"/>
        </w:rPr>
        <w:t>product.</w:t>
      </w:r>
      <w:r w:rsidR="008B469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153538" w:rsidRPr="00533EC1">
        <w:rPr>
          <w:rFonts w:eastAsia="ヒラギノ角ゴ ProN W3" w:cs="ヒラギノ角ゴ ProN W3"/>
          <w:color w:val="343434"/>
          <w:sz w:val="26"/>
          <w:szCs w:val="30"/>
        </w:rPr>
        <w:t>A</w:t>
      </w:r>
      <w:r w:rsidR="005F5FB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unifying facto</w:t>
      </w:r>
      <w:r w:rsidR="00B240FD" w:rsidRPr="00533EC1">
        <w:rPr>
          <w:rFonts w:eastAsia="ヒラギノ角ゴ ProN W3" w:cs="ヒラギノ角ゴ ProN W3"/>
          <w:color w:val="343434"/>
          <w:sz w:val="26"/>
          <w:szCs w:val="30"/>
        </w:rPr>
        <w:t>r among its</w:t>
      </w:r>
      <w:r w:rsidR="0088487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D492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multifarious </w:t>
      </w:r>
      <w:r w:rsidR="005F5FB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tendencies </w:t>
      </w:r>
      <w:r w:rsidR="00245D59" w:rsidRPr="00533EC1">
        <w:rPr>
          <w:rFonts w:eastAsia="ヒラギノ角ゴ ProN W3" w:cs="ヒラギノ角ゴ ProN W3"/>
          <w:color w:val="343434"/>
          <w:sz w:val="26"/>
          <w:szCs w:val="30"/>
        </w:rPr>
        <w:t>was a spirit of adventure</w:t>
      </w:r>
      <w:r w:rsidR="00D54A93" w:rsidRPr="00533EC1">
        <w:rPr>
          <w:rFonts w:eastAsia="ヒラギノ角ゴ ProN W3" w:cs="ヒラギノ角ゴ ProN W3"/>
          <w:color w:val="343434"/>
          <w:sz w:val="26"/>
          <w:szCs w:val="30"/>
        </w:rPr>
        <w:t>, exem</w:t>
      </w:r>
      <w:r w:rsidR="00F3643C" w:rsidRPr="00533EC1">
        <w:rPr>
          <w:rFonts w:eastAsia="ヒラギノ角ゴ ProN W3" w:cs="ヒラギノ角ゴ ProN W3"/>
          <w:color w:val="343434"/>
          <w:sz w:val="26"/>
          <w:szCs w:val="30"/>
        </w:rPr>
        <w:t>plified by Yoshihara’s call to “do what no one has done before”</w:t>
      </w:r>
      <w:r w:rsidR="005F5FB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. </w:t>
      </w:r>
      <w:r w:rsidR="00DB55AF" w:rsidRPr="00533EC1">
        <w:rPr>
          <w:rFonts w:eastAsia="ヒラギノ角ゴ ProN W3" w:cs="ヒラギノ角ゴ ProN W3"/>
          <w:color w:val="343434"/>
          <w:sz w:val="26"/>
          <w:szCs w:val="30"/>
        </w:rPr>
        <w:t>E</w:t>
      </w:r>
      <w:r w:rsidR="00E41147" w:rsidRPr="00533EC1">
        <w:rPr>
          <w:rFonts w:eastAsia="ヒラギノ角ゴ ProN W3" w:cs="ヒラギノ角ゴ ProN W3"/>
          <w:color w:val="343434"/>
          <w:sz w:val="26"/>
          <w:szCs w:val="30"/>
        </w:rPr>
        <w:t>mbracing</w:t>
      </w:r>
      <w:r w:rsidR="00613F1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performance, </w:t>
      </w:r>
      <w:r w:rsidR="00613F1F" w:rsidRPr="00533EC1">
        <w:rPr>
          <w:rFonts w:eastAsia="ヒラギノ角ゴ ProN W3" w:cs="ヒラギノ角ゴ ProN W3"/>
          <w:color w:val="343434"/>
          <w:sz w:val="26"/>
          <w:szCs w:val="30"/>
        </w:rPr>
        <w:t>theatricality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</w:t>
      </w:r>
      <w:r w:rsidR="005C433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504EE7" w:rsidRPr="00533EC1">
        <w:rPr>
          <w:rFonts w:eastAsia="ヒラギノ角ゴ ProN W3" w:cs="ヒラギノ角ゴ ProN W3"/>
          <w:color w:val="343434"/>
          <w:sz w:val="26"/>
          <w:szCs w:val="30"/>
        </w:rPr>
        <w:t>outdoor manifestations</w:t>
      </w:r>
      <w:r w:rsidR="00400EF6">
        <w:rPr>
          <w:rFonts w:eastAsia="ヒラギノ角ゴ ProN W3" w:cs="ヒラギノ角ゴ ProN W3"/>
          <w:color w:val="343434"/>
          <w:sz w:val="26"/>
          <w:szCs w:val="30"/>
        </w:rPr>
        <w:t>, with a characteristic</w:t>
      </w:r>
      <w:r w:rsidR="00000D6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9106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impromptu modus operandi, </w:t>
      </w:r>
      <w:proofErr w:type="spellStart"/>
      <w:r w:rsidR="003C11C0" w:rsidRPr="00533EC1">
        <w:rPr>
          <w:rFonts w:eastAsia="ヒラギノ角ゴ ProN W3" w:cs="ヒラギノ角ゴ ProN W3"/>
          <w:color w:val="343434"/>
          <w:sz w:val="26"/>
          <w:szCs w:val="30"/>
        </w:rPr>
        <w:t>Gutai’s</w:t>
      </w:r>
      <w:proofErr w:type="spellEnd"/>
      <w:r w:rsidR="008868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574B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experimental </w:t>
      </w:r>
      <w:r w:rsidR="008B469D" w:rsidRPr="00533EC1">
        <w:rPr>
          <w:rFonts w:eastAsia="ヒラギノ角ゴ ProN W3" w:cs="ヒラギノ角ゴ ProN W3"/>
          <w:color w:val="343434"/>
          <w:sz w:val="26"/>
          <w:szCs w:val="30"/>
        </w:rPr>
        <w:t>tendenci</w:t>
      </w:r>
      <w:r w:rsidR="00574B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es </w:t>
      </w:r>
      <w:r w:rsidR="00AC2AD9" w:rsidRPr="00533EC1">
        <w:rPr>
          <w:rFonts w:eastAsia="ヒラギノ角ゴ ProN W3" w:cs="ヒラギノ角ゴ ProN W3"/>
          <w:color w:val="343434"/>
          <w:sz w:val="26"/>
          <w:szCs w:val="30"/>
        </w:rPr>
        <w:t>and liberal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ideals </w:t>
      </w:r>
      <w:r w:rsidR="008868F7" w:rsidRPr="00533EC1">
        <w:rPr>
          <w:rFonts w:eastAsia="ヒラギノ角ゴ ProN W3" w:cs="ヒラギノ角ゴ ProN W3"/>
          <w:color w:val="343434"/>
          <w:sz w:val="26"/>
          <w:szCs w:val="30"/>
        </w:rPr>
        <w:t>breathe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d</w:t>
      </w:r>
      <w:r w:rsidR="008868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new life into art </w:t>
      </w:r>
      <w:r w:rsidR="001625FF">
        <w:rPr>
          <w:rFonts w:eastAsia="ヒラギノ角ゴ ProN W3" w:cs="ヒラギノ角ゴ ProN W3"/>
          <w:color w:val="343434"/>
          <w:sz w:val="26"/>
          <w:szCs w:val="30"/>
        </w:rPr>
        <w:t>and into</w:t>
      </w:r>
      <w:r w:rsidR="0085466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868F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 society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remaking</w:t>
      </w:r>
      <w:r w:rsidR="004C7B7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itself </w:t>
      </w:r>
      <w:r w:rsidR="00613F1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following the </w:t>
      </w:r>
      <w:r w:rsidR="00F3643C" w:rsidRPr="00533EC1">
        <w:rPr>
          <w:rFonts w:eastAsia="ヒラギノ角ゴ ProN W3" w:cs="ヒラギノ角ゴ ProN W3"/>
          <w:color w:val="343434"/>
          <w:sz w:val="26"/>
          <w:szCs w:val="30"/>
        </w:rPr>
        <w:t>cataclysm</w:t>
      </w:r>
      <w:r w:rsidR="002E61A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153538" w:rsidRPr="00533EC1">
        <w:rPr>
          <w:rFonts w:eastAsia="ヒラギノ角ゴ ProN W3" w:cs="ヒラギノ角ゴ ProN W3"/>
          <w:color w:val="343434"/>
          <w:sz w:val="26"/>
          <w:szCs w:val="30"/>
        </w:rPr>
        <w:t>and repression</w:t>
      </w:r>
      <w:r w:rsidR="00166E30" w:rsidRPr="00533EC1">
        <w:rPr>
          <w:rFonts w:eastAsia="ヒラギノ角ゴ ProN W3" w:cs="ヒラギノ角ゴ ProN W3"/>
          <w:color w:val="343434"/>
          <w:sz w:val="26"/>
          <w:szCs w:val="30"/>
        </w:rPr>
        <w:t>s</w:t>
      </w:r>
      <w:r w:rsidR="0015353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of WW</w:t>
      </w:r>
      <w:r w:rsidR="00000D69" w:rsidRPr="00533EC1">
        <w:rPr>
          <w:rFonts w:eastAsia="ヒラギノ角ゴ ProN W3" w:cs="ヒラギノ角ゴ ProN W3"/>
          <w:color w:val="343434"/>
          <w:sz w:val="26"/>
          <w:szCs w:val="30"/>
        </w:rPr>
        <w:t>II</w:t>
      </w:r>
      <w:r w:rsidR="00326F65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r w:rsidR="003C11C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As Japan </w:t>
      </w:r>
      <w:r w:rsidR="00DB55A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entered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the 1960</w:t>
      </w:r>
      <w:r w:rsidR="00B240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s, </w:t>
      </w:r>
      <w:r w:rsidR="00DB55AF" w:rsidRPr="00533EC1">
        <w:rPr>
          <w:rFonts w:eastAsia="ヒラギノ角ゴ ProN W3" w:cs="ヒラギノ角ゴ ProN W3"/>
          <w:color w:val="343434"/>
          <w:sz w:val="26"/>
          <w:szCs w:val="30"/>
        </w:rPr>
        <w:t>conso</w:t>
      </w:r>
      <w:r w:rsidR="00B240FD" w:rsidRPr="00533EC1">
        <w:rPr>
          <w:rFonts w:eastAsia="ヒラギノ角ゴ ProN W3" w:cs="ヒラギノ角ゴ ProN W3"/>
          <w:color w:val="343434"/>
          <w:sz w:val="26"/>
          <w:szCs w:val="30"/>
        </w:rPr>
        <w:t>lidating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its </w:t>
      </w:r>
      <w:r w:rsidR="008D4924" w:rsidRPr="00533EC1">
        <w:rPr>
          <w:rFonts w:eastAsia="ヒラギノ角ゴ ProN W3" w:cs="ヒラギノ角ゴ ProN W3"/>
          <w:color w:val="343434"/>
          <w:sz w:val="26"/>
          <w:szCs w:val="30"/>
        </w:rPr>
        <w:t>economy and engagem</w:t>
      </w:r>
      <w:r w:rsidR="00F91069" w:rsidRPr="00533EC1">
        <w:rPr>
          <w:rFonts w:eastAsia="ヒラギノ角ゴ ProN W3" w:cs="ヒラギノ角ゴ ProN W3"/>
          <w:color w:val="343434"/>
          <w:sz w:val="26"/>
          <w:szCs w:val="30"/>
        </w:rPr>
        <w:t>ent with the rest of the world</w:t>
      </w:r>
      <w:r w:rsidR="001569E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E103B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</w:t>
      </w:r>
      <w:r w:rsidR="00FE057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decidedly </w:t>
      </w:r>
      <w:r w:rsidR="00C24736" w:rsidRPr="00533EC1">
        <w:rPr>
          <w:rFonts w:eastAsia="ヒラギノ角ゴ ProN W3" w:cs="ヒラギノ角ゴ ProN W3"/>
          <w:color w:val="343434"/>
          <w:sz w:val="26"/>
          <w:szCs w:val="30"/>
        </w:rPr>
        <w:t>offbeat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stance</w:t>
      </w:r>
      <w:r w:rsidR="00E103B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E057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of </w:t>
      </w:r>
      <w:proofErr w:type="spellStart"/>
      <w:r w:rsidR="001569EF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r w:rsidR="00E103B6" w:rsidRPr="00533EC1">
        <w:rPr>
          <w:rFonts w:eastAsia="ヒラギノ角ゴ ProN W3" w:cs="ヒラギノ角ゴ ProN W3"/>
          <w:color w:val="343434"/>
          <w:sz w:val="26"/>
          <w:szCs w:val="30"/>
        </w:rPr>
        <w:t>’s</w:t>
      </w:r>
      <w:proofErr w:type="spellEnd"/>
      <w:r w:rsidR="001569E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E103B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earlier years </w:t>
      </w:r>
      <w:r w:rsidR="00E44B73" w:rsidRPr="00533EC1">
        <w:rPr>
          <w:rFonts w:eastAsia="ヒラギノ角ゴ ProN W3" w:cs="ヒラギノ角ゴ ProN W3"/>
          <w:color w:val="343434"/>
          <w:sz w:val="26"/>
          <w:szCs w:val="30"/>
        </w:rPr>
        <w:t>assumed a</w:t>
      </w:r>
      <w:r w:rsidR="00245D5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>cooler demeano</w:t>
      </w:r>
      <w:r w:rsidR="00D03EDD" w:rsidRPr="00533EC1">
        <w:rPr>
          <w:rFonts w:eastAsia="ヒラギノ角ゴ ProN W3" w:cs="ヒラギノ角ゴ ProN W3"/>
          <w:color w:val="343434"/>
          <w:sz w:val="26"/>
          <w:szCs w:val="30"/>
        </w:rPr>
        <w:t>u</w:t>
      </w:r>
      <w:r w:rsidR="00DC083D" w:rsidRPr="00533EC1">
        <w:rPr>
          <w:rFonts w:eastAsia="ヒラギノ角ゴ ProN W3" w:cs="ヒラギノ角ゴ ProN W3"/>
          <w:color w:val="343434"/>
          <w:sz w:val="26"/>
          <w:szCs w:val="30"/>
        </w:rPr>
        <w:t>r</w:t>
      </w:r>
      <w:r w:rsidR="00884873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AE399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9106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due </w:t>
      </w:r>
      <w:r w:rsidR="00AE399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 part to </w:t>
      </w:r>
      <w:r w:rsidR="006635F8" w:rsidRPr="00533EC1">
        <w:rPr>
          <w:rFonts w:eastAsia="ヒラギノ角ゴ ProN W3" w:cs="ヒラギノ角ゴ ProN W3"/>
          <w:color w:val="343434"/>
          <w:sz w:val="26"/>
          <w:szCs w:val="30"/>
        </w:rPr>
        <w:t>nation-wide</w:t>
      </w:r>
      <w:r w:rsidR="00F9106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technological </w:t>
      </w:r>
      <w:r w:rsidR="00DB6BFA" w:rsidRPr="00533EC1">
        <w:rPr>
          <w:rFonts w:eastAsia="ヒラギノ角ゴ ProN W3" w:cs="ヒラギノ角ゴ ProN W3"/>
          <w:color w:val="343434"/>
          <w:sz w:val="26"/>
          <w:szCs w:val="30"/>
        </w:rPr>
        <w:t>adv</w:t>
      </w:r>
      <w:r w:rsidR="000F6A9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ancement, growing internationalism, </w:t>
      </w:r>
      <w:r w:rsidR="00CA145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and an </w:t>
      </w:r>
      <w:r w:rsidR="002D2CCB" w:rsidRPr="00533EC1">
        <w:rPr>
          <w:rFonts w:eastAsia="ヒラギノ角ゴ ProN W3" w:cs="ヒラギノ角ゴ ProN W3"/>
          <w:color w:val="343434"/>
          <w:sz w:val="26"/>
          <w:szCs w:val="30"/>
        </w:rPr>
        <w:t>evolving audience</w:t>
      </w:r>
      <w:r w:rsidR="00CA145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ED4E6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base and </w:t>
      </w:r>
      <w:r w:rsidR="00CA145C" w:rsidRPr="00533EC1">
        <w:rPr>
          <w:rFonts w:eastAsia="ヒラギノ角ゴ ProN W3" w:cs="ヒラギノ角ゴ ProN W3"/>
          <w:color w:val="343434"/>
          <w:sz w:val="26"/>
          <w:szCs w:val="30"/>
        </w:rPr>
        <w:t>receptivity.</w:t>
      </w:r>
      <w:r w:rsidR="00DB6BF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E057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</w:t>
      </w:r>
      <w:proofErr w:type="spellStart"/>
      <w:r w:rsidR="00FE0576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FE057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group disbanded following Yoshihara’s passing in 1972.</w:t>
      </w:r>
    </w:p>
    <w:p w:rsidR="00533EC1" w:rsidRDefault="00533EC1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E3524B" w:rsidRPr="00533EC1" w:rsidRDefault="007252F9" w:rsidP="00DC1635">
      <w:pPr>
        <w:rPr>
          <w:rFonts w:eastAsia="ヒラギノ角ゴ ProN W3" w:cs="ヒラギノ角ゴ ProN W3"/>
          <w:color w:val="343434"/>
          <w:szCs w:val="30"/>
        </w:rPr>
      </w:pPr>
      <w:r>
        <w:rPr>
          <w:rFonts w:eastAsia="ヒラギノ角ゴ ProN W3" w:cs="ヒラギノ角ゴ ProN W3"/>
          <w:noProof/>
          <w:color w:val="343434"/>
          <w:szCs w:val="30"/>
          <w:lang w:val="en-GB" w:eastAsia="en-GB"/>
        </w:rPr>
        <w:drawing>
          <wp:inline distT="0" distB="0" distL="0" distR="0">
            <wp:extent cx="5462667" cy="4142740"/>
            <wp:effectExtent l="25400" t="0" r="0" b="0"/>
            <wp:docPr id="2" name="Picture 1" descr=":::Gutai_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Gutai_member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67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EC1" w:rsidRDefault="00533EC1" w:rsidP="00E3524B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7252F9" w:rsidRDefault="007252F9" w:rsidP="00E3524B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A534DE" w:rsidRPr="00533EC1" w:rsidRDefault="005C433F" w:rsidP="00E3524B">
      <w:pPr>
        <w:rPr>
          <w:rFonts w:eastAsia="ヒラギノ角ゴ ProN W3" w:cs="ヒラギノ角ゴ ProN W3"/>
          <w:color w:val="343434"/>
          <w:sz w:val="26"/>
          <w:szCs w:val="30"/>
        </w:rPr>
      </w:pPr>
      <w:proofErr w:type="spellStart"/>
      <w:r w:rsidRPr="00533EC1">
        <w:rPr>
          <w:rFonts w:eastAsia="ヒラギノ角ゴ ProN W3" w:cs="ヒラギノ角ゴ ProN W3"/>
          <w:color w:val="343434"/>
          <w:sz w:val="26"/>
          <w:szCs w:val="30"/>
        </w:rPr>
        <w:lastRenderedPageBreak/>
        <w:t>Gutai’s</w:t>
      </w:r>
      <w:proofErr w:type="spellEnd"/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01FC9" w:rsidRPr="00533EC1">
        <w:rPr>
          <w:rFonts w:eastAsia="ヒラギノ角ゴ ProN W3" w:cs="ヒラギノ角ゴ ProN W3"/>
          <w:color w:val="343434"/>
          <w:sz w:val="26"/>
          <w:szCs w:val="30"/>
        </w:rPr>
        <w:t>publ</w:t>
      </w:r>
      <w:r w:rsidR="002544A4" w:rsidRPr="00533EC1">
        <w:rPr>
          <w:rFonts w:eastAsia="ヒラギノ角ゴ ProN W3" w:cs="ヒラギノ角ゴ ProN W3"/>
          <w:color w:val="343434"/>
          <w:sz w:val="26"/>
          <w:szCs w:val="30"/>
        </w:rPr>
        <w:t>ic announcem</w:t>
      </w:r>
      <w:r w:rsidR="00F923B4" w:rsidRPr="00533EC1">
        <w:rPr>
          <w:rFonts w:eastAsia="ヒラギノ角ゴ ProN W3" w:cs="ヒラギノ角ゴ ProN W3"/>
          <w:color w:val="343434"/>
          <w:sz w:val="26"/>
          <w:szCs w:val="30"/>
        </w:rPr>
        <w:t>ent of its formation was via</w:t>
      </w:r>
      <w:r w:rsidR="00701FC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5466F" w:rsidRPr="00533EC1">
        <w:rPr>
          <w:rFonts w:eastAsia="ヒラギノ角ゴ ProN W3" w:cs="ヒラギノ角ゴ ProN W3"/>
          <w:color w:val="343434"/>
          <w:sz w:val="26"/>
          <w:szCs w:val="30"/>
        </w:rPr>
        <w:t>the first issue of its own journal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proofErr w:type="spellStart"/>
      <w:r w:rsidRPr="00533EC1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Pr="00533EC1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1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B911E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January 1955</w:t>
      </w:r>
      <w:r w:rsidR="00F923B4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r w:rsidR="002B2BF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5161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Often bilingual, and </w:t>
      </w:r>
      <w:r w:rsidR="005B1EEC" w:rsidRPr="00533EC1">
        <w:rPr>
          <w:rFonts w:eastAsia="ヒラギノ角ゴ ProN W3" w:cs="ヒラギノ角ゴ ProN W3"/>
          <w:color w:val="343434"/>
          <w:sz w:val="26"/>
          <w:szCs w:val="30"/>
        </w:rPr>
        <w:t>d</w:t>
      </w:r>
      <w:r w:rsidR="002544A4" w:rsidRPr="00533EC1">
        <w:rPr>
          <w:rFonts w:eastAsia="ヒラギノ角ゴ ProN W3" w:cs="ヒラギノ角ゴ ProN W3"/>
          <w:color w:val="343434"/>
          <w:sz w:val="26"/>
          <w:szCs w:val="30"/>
        </w:rPr>
        <w:t>ocumenting</w:t>
      </w:r>
      <w:r w:rsidR="006635F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C0726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its </w:t>
      </w:r>
      <w:r w:rsidR="00FD48BE" w:rsidRPr="00533EC1">
        <w:rPr>
          <w:rFonts w:eastAsia="ヒラギノ角ゴ ProN W3" w:cs="ヒラギノ角ゴ ProN W3"/>
          <w:color w:val="343434"/>
          <w:sz w:val="26"/>
          <w:szCs w:val="30"/>
        </w:rPr>
        <w:t>activities</w:t>
      </w:r>
      <w:r w:rsidR="0049362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ideas</w:t>
      </w:r>
      <w:r w:rsidR="00E625B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copies </w:t>
      </w:r>
      <w:r w:rsidR="0037739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later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went</w:t>
      </w:r>
      <w:r w:rsidR="0081115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923B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to 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American painter </w:t>
      </w:r>
      <w:r w:rsidR="00811151" w:rsidRPr="00533EC1">
        <w:rPr>
          <w:rFonts w:eastAsia="ヒラギノ角ゴ ProN W3" w:cs="ヒラギノ角ゴ ProN W3"/>
          <w:color w:val="343434"/>
          <w:sz w:val="26"/>
          <w:szCs w:val="30"/>
        </w:rPr>
        <w:t>Jackson Pollock</w:t>
      </w:r>
      <w:r w:rsidR="00D343B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A534DE" w:rsidRPr="00533EC1">
        <w:rPr>
          <w:rFonts w:eastAsia="ヒラギノ角ゴ ProN W3" w:cs="ヒラギノ角ゴ ProN W3"/>
          <w:color w:val="343434"/>
          <w:sz w:val="26"/>
          <w:szCs w:val="30"/>
        </w:rPr>
        <w:t>F</w:t>
      </w:r>
      <w:r w:rsidR="00D66B1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rench critic Michel </w:t>
      </w:r>
      <w:proofErr w:type="spellStart"/>
      <w:r w:rsidR="00D66B1C" w:rsidRPr="00533EC1">
        <w:rPr>
          <w:rFonts w:eastAsia="ヒラギノ角ゴ ProN W3" w:cs="ヒラギノ角ゴ ProN W3"/>
          <w:color w:val="343434"/>
          <w:sz w:val="26"/>
          <w:szCs w:val="30"/>
        </w:rPr>
        <w:t>Tapié</w:t>
      </w:r>
      <w:proofErr w:type="spellEnd"/>
      <w:r w:rsidR="003110A8" w:rsidRPr="00533EC1">
        <w:rPr>
          <w:rFonts w:eastAsia="ヒラギノ角ゴ ProN W3" w:cs="ヒラギノ角ゴ ProN W3"/>
          <w:color w:val="343434"/>
          <w:sz w:val="26"/>
          <w:szCs w:val="30"/>
        </w:rPr>
        <w:t>, and other notables</w:t>
      </w:r>
      <w:r w:rsidR="00D66B1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. </w:t>
      </w:r>
      <w:r w:rsidR="00A51618" w:rsidRPr="00533EC1">
        <w:rPr>
          <w:rFonts w:eastAsia="ヒラギノ角ゴ ProN W3" w:cs="ヒラギノ角ゴ ProN W3"/>
          <w:color w:val="343434"/>
          <w:sz w:val="26"/>
          <w:szCs w:val="30"/>
        </w:rPr>
        <w:t>Members</w:t>
      </w:r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>also contributed to</w:t>
      </w:r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E3524B" w:rsidRPr="00533EC1">
        <w:rPr>
          <w:rFonts w:eastAsia="ヒラギノ角ゴ ProN W3" w:cs="ヒラギノ角ゴ ProN W3"/>
          <w:i/>
          <w:color w:val="343434"/>
          <w:sz w:val="26"/>
          <w:szCs w:val="30"/>
        </w:rPr>
        <w:t>Kirin</w:t>
      </w:r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(Giraffe) magazine, its focus on c</w:t>
      </w:r>
      <w:r w:rsidR="00B240FD" w:rsidRPr="00533EC1">
        <w:rPr>
          <w:rFonts w:eastAsia="ヒラギノ角ゴ ProN W3" w:cs="ヒラギノ角ゴ ProN W3"/>
          <w:color w:val="343434"/>
          <w:sz w:val="26"/>
          <w:szCs w:val="30"/>
        </w:rPr>
        <w:t>hildren’s art and poetry consistent</w:t>
      </w:r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with </w:t>
      </w:r>
      <w:proofErr w:type="spellStart"/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>Gutai’s</w:t>
      </w:r>
      <w:proofErr w:type="spellEnd"/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stance on </w:t>
      </w:r>
      <w:r w:rsidR="002B2BF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unfettered </w:t>
      </w:r>
      <w:r w:rsidR="00E3524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artistic originality. </w:t>
      </w:r>
    </w:p>
    <w:p w:rsidR="008B744A" w:rsidRPr="00533EC1" w:rsidRDefault="008B744A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2B70D4" w:rsidRDefault="00276BA6" w:rsidP="00DC1635">
      <w:pPr>
        <w:rPr>
          <w:rFonts w:eastAsia="ヒラギノ角ゴ ProN W3" w:cs="ヒラギノ角ゴ ProN W3"/>
          <w:noProof/>
          <w:color w:val="343434"/>
          <w:sz w:val="26"/>
          <w:szCs w:val="30"/>
          <w:lang w:val="en-US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>T</w:t>
      </w:r>
      <w:r w:rsidR="00D975C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he </w:t>
      </w:r>
      <w:proofErr w:type="spellStart"/>
      <w:r w:rsidR="00D975C0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D975C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Manifesto </w:t>
      </w:r>
      <w:r w:rsidR="00C23274" w:rsidRPr="00533EC1">
        <w:rPr>
          <w:rFonts w:eastAsia="ヒラギノ角ゴ ProN W3" w:cs="ヒラギノ角ゴ ProN W3"/>
          <w:color w:val="343434"/>
          <w:sz w:val="26"/>
          <w:szCs w:val="30"/>
        </w:rPr>
        <w:t>(</w:t>
      </w:r>
      <w:proofErr w:type="spellStart"/>
      <w:r w:rsidR="00C23274" w:rsidRPr="00C0694E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="00C23274" w:rsidRPr="00C0694E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</w:t>
      </w:r>
      <w:proofErr w:type="spellStart"/>
      <w:r w:rsidR="00C23274" w:rsidRPr="00C0694E">
        <w:rPr>
          <w:rFonts w:eastAsia="ヒラギノ角ゴ ProN W3" w:cs="ヒラギノ角ゴ ProN W3"/>
          <w:i/>
          <w:color w:val="343434"/>
          <w:sz w:val="26"/>
          <w:szCs w:val="30"/>
        </w:rPr>
        <w:t>Bijutsu</w:t>
      </w:r>
      <w:proofErr w:type="spellEnd"/>
      <w:r w:rsidR="00C23274" w:rsidRPr="00C0694E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</w:t>
      </w:r>
      <w:proofErr w:type="spellStart"/>
      <w:r w:rsidR="00C23274" w:rsidRPr="00C0694E">
        <w:rPr>
          <w:rFonts w:eastAsia="ヒラギノ角ゴ ProN W3" w:cs="ヒラギノ角ゴ ProN W3"/>
          <w:i/>
          <w:color w:val="343434"/>
          <w:sz w:val="26"/>
          <w:szCs w:val="30"/>
        </w:rPr>
        <w:t>Sengen</w:t>
      </w:r>
      <w:proofErr w:type="spellEnd"/>
      <w:r w:rsidR="00C23274" w:rsidRPr="00533EC1">
        <w:rPr>
          <w:rFonts w:eastAsia="ヒラギノ角ゴ ProN W3" w:cs="ヒラギノ角ゴ ProN W3"/>
          <w:color w:val="343434"/>
          <w:sz w:val="26"/>
          <w:szCs w:val="30"/>
        </w:rPr>
        <w:t>)</w:t>
      </w:r>
      <w:r w:rsidR="00E0001C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63304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 polemic </w:t>
      </w:r>
      <w:r w:rsidR="00F960D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penned by Yoshihara </w:t>
      </w:r>
      <w:r w:rsidR="004E776D" w:rsidRPr="00533EC1">
        <w:rPr>
          <w:rFonts w:eastAsia="ヒラギノ角ゴ ProN W3" w:cs="ヒラギノ角ゴ ProN W3"/>
          <w:sz w:val="26"/>
          <w:szCs w:val="30"/>
        </w:rPr>
        <w:t>and appearing</w:t>
      </w:r>
      <w:r w:rsidR="00A53990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C23274" w:rsidRPr="00533EC1">
        <w:rPr>
          <w:rFonts w:eastAsia="ヒラギノ角ゴ ProN W3" w:cs="ヒラギノ角ゴ ProN W3"/>
          <w:sz w:val="26"/>
          <w:szCs w:val="30"/>
        </w:rPr>
        <w:t xml:space="preserve">in </w:t>
      </w:r>
      <w:proofErr w:type="spellStart"/>
      <w:r w:rsidR="00C23274" w:rsidRPr="00533EC1">
        <w:rPr>
          <w:rFonts w:eastAsia="ヒラギノ角ゴ ProN W3" w:cs="ヒラギノ角ゴ ProN W3"/>
          <w:i/>
          <w:sz w:val="26"/>
          <w:szCs w:val="30"/>
        </w:rPr>
        <w:t>Geijutsu</w:t>
      </w:r>
      <w:proofErr w:type="spellEnd"/>
      <w:r w:rsidR="00C23274" w:rsidRPr="00533EC1">
        <w:rPr>
          <w:rFonts w:eastAsia="ヒラギノ角ゴ ProN W3" w:cs="ヒラギノ角ゴ ProN W3"/>
          <w:i/>
          <w:sz w:val="26"/>
          <w:szCs w:val="30"/>
        </w:rPr>
        <w:t xml:space="preserve"> </w:t>
      </w:r>
      <w:proofErr w:type="spellStart"/>
      <w:r w:rsidR="00C23274" w:rsidRPr="00533EC1">
        <w:rPr>
          <w:rFonts w:eastAsia="ヒラギノ角ゴ ProN W3" w:cs="ヒラギノ角ゴ ProN W3"/>
          <w:i/>
          <w:sz w:val="26"/>
          <w:szCs w:val="30"/>
        </w:rPr>
        <w:t>Shinchō</w:t>
      </w:r>
      <w:proofErr w:type="spellEnd"/>
      <w:r w:rsidR="00EA5933" w:rsidRPr="00533EC1">
        <w:rPr>
          <w:rFonts w:eastAsia="ヒラギノ角ゴ ProN W3" w:cs="ヒラギノ角ゴ ProN W3"/>
          <w:i/>
          <w:sz w:val="26"/>
          <w:szCs w:val="30"/>
        </w:rPr>
        <w:t xml:space="preserve"> 7</w:t>
      </w:r>
      <w:r w:rsidR="00F960D2" w:rsidRPr="00533EC1">
        <w:rPr>
          <w:rFonts w:eastAsia="ヒラギノ角ゴ ProN W3" w:cs="ヒラギノ角ゴ ProN W3"/>
          <w:sz w:val="26"/>
          <w:szCs w:val="30"/>
        </w:rPr>
        <w:t>, No.12</w:t>
      </w:r>
      <w:r w:rsidR="004E776D" w:rsidRPr="00533EC1">
        <w:rPr>
          <w:rFonts w:eastAsia="ヒラギノ角ゴ ProN W3" w:cs="ヒラギノ角ゴ ProN W3"/>
          <w:sz w:val="26"/>
          <w:szCs w:val="30"/>
        </w:rPr>
        <w:t>,</w:t>
      </w:r>
      <w:r w:rsidR="00C758D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1956 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>sought</w:t>
      </w:r>
      <w:r w:rsidR="0037739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to outline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 xml:space="preserve"> the movement’s</w:t>
      </w:r>
      <w:r w:rsidR="00901C7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53990" w:rsidRPr="00533EC1">
        <w:rPr>
          <w:rFonts w:eastAsia="ヒラギノ角ゴ ProN W3" w:cs="ヒラギノ角ゴ ProN W3"/>
          <w:color w:val="343434"/>
          <w:sz w:val="26"/>
          <w:szCs w:val="30"/>
        </w:rPr>
        <w:t>aims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B030FB" w:rsidRPr="00533EC1">
        <w:rPr>
          <w:rFonts w:eastAsia="ヒラギノ角ゴ ProN W3" w:cs="ヒラギノ角ゴ ProN W3"/>
          <w:color w:val="343434"/>
          <w:sz w:val="26"/>
          <w:szCs w:val="30"/>
        </w:rPr>
        <w:t>and harness momentum.</w:t>
      </w:r>
      <w:r w:rsidR="006C4DB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F0115" w:rsidRPr="00533EC1">
        <w:rPr>
          <w:rFonts w:eastAsia="ヒラギノ角ゴ ProN W3" w:cs="ヒラギノ角ゴ ProN W3"/>
          <w:color w:val="343434"/>
          <w:sz w:val="26"/>
          <w:szCs w:val="30"/>
        </w:rPr>
        <w:t>P</w:t>
      </w:r>
      <w:r w:rsidR="00633043" w:rsidRPr="00533EC1">
        <w:rPr>
          <w:rFonts w:eastAsia="ヒラギノ角ゴ ProN W3" w:cs="ヒラギノ角ゴ ProN W3"/>
          <w:color w:val="343434"/>
          <w:sz w:val="26"/>
          <w:szCs w:val="30"/>
        </w:rPr>
        <w:t>roclaim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>ing</w:t>
      </w:r>
      <w:r w:rsidR="004E776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B744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</w:t>
      </w:r>
      <w:r w:rsidR="00963E96" w:rsidRPr="00533EC1">
        <w:rPr>
          <w:rFonts w:eastAsia="ヒラギノ角ゴ ProN W3" w:cs="ヒラギノ角ゴ ProN W3"/>
          <w:color w:val="343434"/>
          <w:sz w:val="26"/>
          <w:szCs w:val="30"/>
        </w:rPr>
        <w:t>art of the past as</w:t>
      </w:r>
      <w:r w:rsidR="004906F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“</w:t>
      </w:r>
      <w:r w:rsidR="004E776D" w:rsidRPr="00533EC1">
        <w:rPr>
          <w:rFonts w:eastAsia="ヒラギノ角ゴ ProN W3" w:cs="ヒラギノ角ゴ ProN W3"/>
          <w:color w:val="343434"/>
          <w:sz w:val="26"/>
          <w:szCs w:val="30"/>
        </w:rPr>
        <w:t>fakes fitted out with</w:t>
      </w:r>
      <w:r w:rsidR="009C31B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 tre</w:t>
      </w:r>
      <w:r w:rsidR="004906F5" w:rsidRPr="00533EC1">
        <w:rPr>
          <w:rFonts w:eastAsia="ヒラギノ角ゴ ProN W3" w:cs="ヒラギノ角ゴ ProN W3"/>
          <w:color w:val="343434"/>
          <w:sz w:val="26"/>
          <w:szCs w:val="30"/>
        </w:rPr>
        <w:t>mendous affectation”</w:t>
      </w:r>
      <w:r w:rsidR="00963E9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AD5CE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it 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charged 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>member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s </w:t>
      </w:r>
      <w:r w:rsidR="004906F5" w:rsidRPr="00533EC1">
        <w:rPr>
          <w:rFonts w:eastAsia="ヒラギノ角ゴ ProN W3" w:cs="ヒラギノ角ゴ ProN W3"/>
          <w:color w:val="343434"/>
          <w:sz w:val="26"/>
          <w:szCs w:val="30"/>
        </w:rPr>
        <w:t>to “</w:t>
      </w:r>
      <w:r w:rsidR="004E776D" w:rsidRPr="00533EC1">
        <w:rPr>
          <w:rFonts w:eastAsia="ヒラギノ角ゴ ProN W3" w:cs="ヒラギノ角ゴ ProN W3"/>
          <w:color w:val="343434"/>
          <w:sz w:val="26"/>
          <w:szCs w:val="30"/>
        </w:rPr>
        <w:t>take leave of these piles of counterfeit objects on alters, in palaces</w:t>
      </w:r>
      <w:r w:rsidR="004906F5" w:rsidRPr="00533EC1">
        <w:rPr>
          <w:rFonts w:eastAsia="ヒラギノ角ゴ ProN W3" w:cs="ヒラギノ角ゴ ProN W3"/>
          <w:color w:val="343434"/>
          <w:sz w:val="26"/>
          <w:szCs w:val="30"/>
        </w:rPr>
        <w:t>, in salons, and antique shops”</w:t>
      </w:r>
      <w:r w:rsidR="00B85BA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. </w:t>
      </w:r>
      <w:proofErr w:type="gramStart"/>
      <w:r w:rsidR="006F6F49" w:rsidRPr="00533EC1">
        <w:rPr>
          <w:rFonts w:eastAsia="ヒラギノ角ゴ ProN W3" w:cs="ヒラギノ角ゴ ProN W3"/>
          <w:color w:val="343434"/>
          <w:sz w:val="26"/>
          <w:szCs w:val="30"/>
        </w:rPr>
        <w:t>A</w:t>
      </w:r>
      <w:r w:rsidR="00963E96" w:rsidRPr="00533EC1">
        <w:rPr>
          <w:rFonts w:eastAsia="ヒラギノ角ゴ ProN W3" w:cs="ヒラギノ角ゴ ProN W3"/>
          <w:color w:val="343434"/>
          <w:sz w:val="26"/>
          <w:szCs w:val="30"/>
        </w:rPr>
        <w:t>pproving</w:t>
      </w:r>
      <w:r w:rsidR="00CD019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references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B22F3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to French artist Georges Mathieu, </w:t>
      </w:r>
      <w:proofErr w:type="spellStart"/>
      <w:r w:rsidR="007533CC" w:rsidRPr="00533EC1">
        <w:rPr>
          <w:rFonts w:eastAsia="ヒラギノ角ゴ ProN W3" w:cs="ヒラギノ角ゴ ProN W3"/>
          <w:color w:val="343434"/>
          <w:sz w:val="26"/>
          <w:szCs w:val="30"/>
        </w:rPr>
        <w:t>Tapié</w:t>
      </w:r>
      <w:proofErr w:type="spellEnd"/>
      <w:r w:rsidR="00C8409E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B22F3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Pollock (</w:t>
      </w:r>
      <w:r w:rsidR="003A224D" w:rsidRPr="00533EC1">
        <w:rPr>
          <w:rFonts w:eastAsia="ヒラギノ角ゴ ProN W3" w:cs="ヒラギノ角ゴ ProN W3"/>
          <w:color w:val="343434"/>
          <w:sz w:val="26"/>
          <w:szCs w:val="30"/>
        </w:rPr>
        <w:t>wh</w:t>
      </w:r>
      <w:r w:rsidR="008F3A7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ose paintings Yoshihara </w:t>
      </w:r>
      <w:r w:rsidR="007F011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had </w:t>
      </w:r>
      <w:r w:rsidR="008F3A7C" w:rsidRPr="00533EC1">
        <w:rPr>
          <w:rFonts w:eastAsia="ヒラギノ角ゴ ProN W3" w:cs="ヒラギノ角ゴ ProN W3"/>
          <w:color w:val="343434"/>
          <w:sz w:val="26"/>
          <w:szCs w:val="30"/>
        </w:rPr>
        <w:t>encountered</w:t>
      </w:r>
      <w:r w:rsidR="007F011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 1951 in Japan</w:t>
      </w:r>
      <w:r w:rsidR="00B22F3B" w:rsidRPr="00533EC1">
        <w:rPr>
          <w:rFonts w:eastAsia="ヒラギノ角ゴ ProN W3" w:cs="ヒラギノ角ゴ ProN W3"/>
          <w:color w:val="343434"/>
          <w:sz w:val="26"/>
          <w:szCs w:val="30"/>
        </w:rPr>
        <w:t>)</w:t>
      </w:r>
      <w:r w:rsidR="003A224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and 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to Art </w:t>
      </w:r>
      <w:proofErr w:type="spellStart"/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>Informel</w:t>
      </w:r>
      <w:proofErr w:type="spellEnd"/>
      <w:r w:rsidR="003A224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Dada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3A224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6F6F49" w:rsidRPr="00533EC1">
        <w:rPr>
          <w:rFonts w:eastAsia="ヒラギノ角ゴ ProN W3" w:cs="ヒラギノ角ゴ ProN W3"/>
          <w:color w:val="343434"/>
          <w:sz w:val="26"/>
          <w:szCs w:val="30"/>
        </w:rPr>
        <w:t>also figured</w:t>
      </w:r>
      <w:r w:rsidR="0051210E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proofErr w:type="gramEnd"/>
      <w:r w:rsidR="0051210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>With r</w:t>
      </w:r>
      <w:r w:rsidR="00B22F3B" w:rsidRPr="00533EC1">
        <w:rPr>
          <w:rFonts w:eastAsia="ヒラギノ角ゴ ProN W3" w:cs="ヒラギノ角ゴ ProN W3"/>
          <w:color w:val="343434"/>
          <w:sz w:val="26"/>
          <w:szCs w:val="30"/>
        </w:rPr>
        <w:t>egards</w:t>
      </w:r>
      <w:r w:rsidR="00CD019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artists and 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>their</w:t>
      </w:r>
      <w:r w:rsidR="00CD019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media</w:t>
      </w:r>
      <w:r w:rsidR="00907CB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– and here </w:t>
      </w:r>
      <w:proofErr w:type="spellStart"/>
      <w:r w:rsidR="00907CBC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907CB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2165E1" w:rsidRPr="00533EC1">
        <w:rPr>
          <w:rFonts w:eastAsia="ヒラギノ角ゴ ProN W3" w:cs="ヒラギノ角ゴ ProN W3"/>
          <w:color w:val="343434"/>
          <w:sz w:val="26"/>
          <w:szCs w:val="30"/>
        </w:rPr>
        <w:t>members</w:t>
      </w:r>
      <w:r w:rsidR="001816D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907CBC" w:rsidRPr="00533EC1">
        <w:rPr>
          <w:rFonts w:eastAsia="ヒラギノ角ゴ ProN W3" w:cs="ヒラギノ角ゴ ProN W3"/>
          <w:color w:val="343434"/>
          <w:sz w:val="26"/>
          <w:szCs w:val="30"/>
        </w:rPr>
        <w:t>ut</w:t>
      </w:r>
      <w:r w:rsidR="0077398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ilised </w:t>
      </w:r>
      <w:r w:rsidR="0044225D" w:rsidRPr="00533EC1">
        <w:rPr>
          <w:rFonts w:eastAsia="ヒラギノ角ゴ ProN W3" w:cs="ヒラギノ角ゴ ProN W3"/>
          <w:color w:val="343434"/>
          <w:sz w:val="26"/>
          <w:szCs w:val="30"/>
        </w:rPr>
        <w:t>highly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32E87" w:rsidRPr="00533EC1">
        <w:rPr>
          <w:rFonts w:eastAsia="ヒラギノ角ゴ ProN W3" w:cs="ヒラギノ角ゴ ProN W3"/>
          <w:color w:val="343434"/>
          <w:sz w:val="26"/>
          <w:szCs w:val="30"/>
        </w:rPr>
        <w:t>unorthodox</w:t>
      </w:r>
      <w:r w:rsidR="003B2ED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B22F3B" w:rsidRPr="00533EC1">
        <w:rPr>
          <w:rFonts w:eastAsia="ヒラギノ角ゴ ProN W3" w:cs="ヒラギノ角ゴ ProN W3"/>
          <w:color w:val="343434"/>
          <w:sz w:val="26"/>
          <w:szCs w:val="30"/>
        </w:rPr>
        <w:t>material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s </w:t>
      </w:r>
      <w:r w:rsidR="00A534DE" w:rsidRPr="00533EC1">
        <w:rPr>
          <w:rFonts w:eastAsia="ヒラギノ角ゴ ProN W3" w:cs="ヒラギノ角ゴ ProN W3"/>
          <w:color w:val="343434"/>
          <w:sz w:val="26"/>
          <w:szCs w:val="30"/>
        </w:rPr>
        <w:t>alongside</w:t>
      </w:r>
      <w:r w:rsidR="009C31B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533C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more </w:t>
      </w:r>
      <w:r w:rsidR="009C31B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traditional 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>ones</w:t>
      </w:r>
      <w:r w:rsidR="0022551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–</w:t>
      </w:r>
      <w:r w:rsidR="00907CB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533CC" w:rsidRPr="00533EC1">
        <w:rPr>
          <w:rFonts w:eastAsia="ヒラギノ角ゴ ProN W3" w:cs="ヒラギノ角ゴ ProN W3"/>
          <w:color w:val="343434"/>
          <w:sz w:val="26"/>
          <w:szCs w:val="30"/>
        </w:rPr>
        <w:t>the manifesto</w:t>
      </w:r>
      <w:r w:rsidR="00EC33B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highlighted</w:t>
      </w:r>
      <w:r w:rsidR="0063304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the i</w:t>
      </w:r>
      <w:r w:rsidR="00E65407" w:rsidRPr="00533EC1">
        <w:rPr>
          <w:rFonts w:eastAsia="ヒラギノ角ゴ ProN W3" w:cs="ヒラギノ角ゴ ProN W3"/>
          <w:color w:val="343434"/>
          <w:sz w:val="26"/>
          <w:szCs w:val="30"/>
        </w:rPr>
        <w:t>mportance, as Yoshihara saw it,</w:t>
      </w:r>
      <w:r w:rsidR="00BC203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of </w:t>
      </w:r>
      <w:r w:rsidR="00316662" w:rsidRPr="00533EC1">
        <w:rPr>
          <w:rFonts w:eastAsia="ヒラギノ角ゴ ProN W3" w:cs="ヒラギノ角ゴ ProN W3"/>
          <w:color w:val="343434"/>
          <w:sz w:val="26"/>
          <w:szCs w:val="30"/>
        </w:rPr>
        <w:t>refraining from forcin</w:t>
      </w:r>
      <w:r w:rsidR="007F0115" w:rsidRPr="00533EC1">
        <w:rPr>
          <w:rFonts w:eastAsia="ヒラギノ角ゴ ProN W3" w:cs="ヒラギノ角ゴ ProN W3"/>
          <w:color w:val="343434"/>
          <w:sz w:val="26"/>
          <w:szCs w:val="30"/>
        </w:rPr>
        <w:t>g materials into submission</w:t>
      </w:r>
      <w:r w:rsidR="006F6F49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 xml:space="preserve"> and</w:t>
      </w:r>
      <w:r w:rsidR="0031666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7398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of </w:t>
      </w:r>
      <w:r w:rsidR="0031666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letting the material speak </w:t>
      </w:r>
      <w:r w:rsidR="00B05EE2" w:rsidRPr="00533EC1">
        <w:rPr>
          <w:rFonts w:eastAsia="ヒラギノ角ゴ ProN W3" w:cs="ヒラギノ角ゴ ProN W3"/>
          <w:color w:val="343434"/>
          <w:sz w:val="26"/>
          <w:szCs w:val="30"/>
        </w:rPr>
        <w:t>“as it is,</w:t>
      </w:r>
      <w:r w:rsidR="0030527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>presenting it jus</w:t>
      </w:r>
      <w:r w:rsidR="0031666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 as material … </w:t>
      </w:r>
      <w:r w:rsidR="00533EC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with a mighty </w:t>
      </w:r>
      <w:r w:rsidR="00933153" w:rsidRPr="00533EC1">
        <w:rPr>
          <w:rFonts w:eastAsia="ヒラギノ角ゴ ProN W3" w:cs="ヒラギノ角ゴ ProN W3"/>
          <w:color w:val="343434"/>
          <w:sz w:val="26"/>
          <w:szCs w:val="30"/>
        </w:rPr>
        <w:t>voice.”</w:t>
      </w:r>
      <w:r w:rsidR="00533EC1" w:rsidRPr="00533EC1">
        <w:rPr>
          <w:rFonts w:eastAsia="ヒラギノ角ゴ ProN W3" w:cs="ヒラギノ角ゴ ProN W3"/>
          <w:noProof/>
          <w:color w:val="343434"/>
          <w:sz w:val="26"/>
          <w:szCs w:val="30"/>
          <w:lang w:val="en-US"/>
        </w:rPr>
        <w:t xml:space="preserve"> </w:t>
      </w:r>
    </w:p>
    <w:p w:rsidR="00833754" w:rsidRDefault="00833754" w:rsidP="00DC1635">
      <w:pPr>
        <w:rPr>
          <w:rFonts w:eastAsia="ヒラギノ角ゴ ProN W3" w:cs="ヒラギノ角ゴ ProN W3"/>
          <w:noProof/>
          <w:color w:val="343434"/>
          <w:sz w:val="26"/>
          <w:szCs w:val="30"/>
          <w:lang w:val="en-US"/>
        </w:rPr>
      </w:pPr>
    </w:p>
    <w:p w:rsidR="00486BB5" w:rsidRDefault="00067B67" w:rsidP="00DC1635">
      <w:pPr>
        <w:rPr>
          <w:rFonts w:eastAsia="ヒラギノ角ゴ ProN W3" w:cs="ヒラギノ角ゴ ProN W3"/>
          <w:noProof/>
          <w:color w:val="343434"/>
          <w:sz w:val="26"/>
          <w:szCs w:val="30"/>
          <w:lang w:val="en-US"/>
        </w:rPr>
      </w:pPr>
      <w:r>
        <w:rPr>
          <w:rFonts w:eastAsia="ヒラギノ角ゴ ProN W3" w:cs="ヒラギノ角ゴ ProN W3"/>
          <w:noProof/>
          <w:color w:val="343434"/>
          <w:sz w:val="26"/>
          <w:szCs w:val="30"/>
          <w:lang w:val="en-GB" w:eastAsia="en-GB"/>
        </w:rPr>
        <w:drawing>
          <wp:inline distT="0" distB="0" distL="0" distR="0">
            <wp:extent cx="4483735" cy="4886652"/>
            <wp:effectExtent l="25400" t="0" r="12065" b="0"/>
            <wp:docPr id="3" name="Picture 2" descr=":::Shozo_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Shozo_workin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91" cy="489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754" w:rsidRPr="00486BB5" w:rsidRDefault="00AA6D59" w:rsidP="00DC1635">
      <w:pPr>
        <w:rPr>
          <w:rFonts w:eastAsia="ヒラギノ角ゴ ProN W3" w:cs="ヒラギノ角ゴ ProN W3"/>
          <w:noProof/>
          <w:color w:val="343434"/>
          <w:sz w:val="26"/>
          <w:szCs w:val="30"/>
          <w:lang w:val="en-US"/>
        </w:rPr>
      </w:pPr>
      <w:r>
        <w:rPr>
          <w:rFonts w:eastAsia="ヒラギノ角ゴ ProN W3" w:cs="ヒラギノ角ゴ ProN W3"/>
          <w:color w:val="343434"/>
          <w:sz w:val="26"/>
          <w:szCs w:val="30"/>
        </w:rPr>
        <w:t>C</w:t>
      </w:r>
      <w:r w:rsidR="0077398E" w:rsidRPr="00533EC1">
        <w:rPr>
          <w:rFonts w:eastAsia="ヒラギノ角ゴ ProN W3" w:cs="ヒラギノ角ゴ ProN W3"/>
          <w:color w:val="343434"/>
          <w:sz w:val="26"/>
          <w:szCs w:val="30"/>
        </w:rPr>
        <w:t>ontrast</w:t>
      </w:r>
      <w:r>
        <w:rPr>
          <w:rFonts w:eastAsia="ヒラギノ角ゴ ProN W3" w:cs="ヒラギノ角ゴ ProN W3"/>
          <w:color w:val="343434"/>
          <w:sz w:val="26"/>
          <w:szCs w:val="30"/>
        </w:rPr>
        <w:t>ing with</w:t>
      </w:r>
      <w:r w:rsidR="0077398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romantic </w:t>
      </w:r>
      <w:r>
        <w:rPr>
          <w:rFonts w:eastAsia="ヒラギノ角ゴ ProN W3" w:cs="ヒラギノ角ゴ ProN W3"/>
          <w:color w:val="343434"/>
          <w:sz w:val="26"/>
          <w:szCs w:val="30"/>
        </w:rPr>
        <w:t>notions</w:t>
      </w:r>
      <w:r w:rsidR="0069718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of a</w:t>
      </w:r>
      <w:r w:rsidR="00E56FD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rtists closeted </w:t>
      </w:r>
      <w:r w:rsidR="0002637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 </w:t>
      </w:r>
      <w:r w:rsidR="00697184" w:rsidRPr="00533EC1">
        <w:rPr>
          <w:rFonts w:eastAsia="ヒラギノ角ゴ ProN W3" w:cs="ヒラギノ角ゴ ProN W3"/>
          <w:color w:val="343434"/>
          <w:sz w:val="26"/>
          <w:szCs w:val="30"/>
        </w:rPr>
        <w:t>ateliers, t</w:t>
      </w:r>
      <w:r w:rsidR="00E0001C" w:rsidRPr="00533EC1">
        <w:rPr>
          <w:rFonts w:eastAsia="ヒラギノ角ゴ ProN W3" w:cs="ヒラギノ角ゴ ProN W3"/>
          <w:color w:val="343434"/>
          <w:sz w:val="26"/>
          <w:szCs w:val="30"/>
        </w:rPr>
        <w:t>he dis</w:t>
      </w:r>
      <w:r w:rsidR="00054522" w:rsidRPr="00533EC1">
        <w:rPr>
          <w:rFonts w:eastAsia="ヒラギノ角ゴ ProN W3" w:cs="ヒラギノ角ゴ ProN W3"/>
          <w:color w:val="343434"/>
          <w:sz w:val="26"/>
          <w:szCs w:val="30"/>
        </w:rPr>
        <w:t>semination of these</w:t>
      </w:r>
      <w:r w:rsidR="000F47B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publications</w:t>
      </w:r>
      <w:r w:rsidR="00E0001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6A7D59" w:rsidRPr="00533EC1">
        <w:rPr>
          <w:rFonts w:eastAsia="ヒラギノ角ゴ ProN W3" w:cs="ヒラギノ角ゴ ProN W3"/>
          <w:color w:val="343434"/>
          <w:sz w:val="26"/>
          <w:szCs w:val="30"/>
        </w:rPr>
        <w:t>i</w:t>
      </w:r>
      <w:r w:rsidR="00697184" w:rsidRPr="00533EC1">
        <w:rPr>
          <w:rFonts w:eastAsia="ヒラギノ角ゴ ProN W3" w:cs="ヒラギノ角ゴ ProN W3"/>
          <w:color w:val="343434"/>
          <w:sz w:val="26"/>
          <w:szCs w:val="30"/>
        </w:rPr>
        <w:t>n</w:t>
      </w:r>
      <w:r>
        <w:rPr>
          <w:rFonts w:eastAsia="ヒラギノ角ゴ ProN W3" w:cs="ヒラギノ角ゴ ProN W3"/>
          <w:color w:val="343434"/>
          <w:sz w:val="26"/>
          <w:szCs w:val="30"/>
        </w:rPr>
        <w:t xml:space="preserve"> tandem with artistic activity –</w:t>
      </w:r>
      <w:r w:rsidR="0069718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amounting </w:t>
      </w:r>
      <w:r w:rsidR="00C27829" w:rsidRPr="00533EC1">
        <w:rPr>
          <w:rFonts w:eastAsia="ヒラギノ角ゴ ProN W3" w:cs="ヒラギノ角ゴ ProN W3"/>
          <w:color w:val="343434"/>
          <w:sz w:val="26"/>
          <w:szCs w:val="30"/>
        </w:rPr>
        <w:t>to</w:t>
      </w:r>
      <w:r w:rsidR="003E188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4B5B7F" w:rsidRPr="00533EC1">
        <w:rPr>
          <w:rFonts w:eastAsia="ヒラギノ角ゴ ProN W3" w:cs="ヒラギノ角ゴ ProN W3"/>
          <w:color w:val="343434"/>
          <w:sz w:val="26"/>
          <w:szCs w:val="30"/>
        </w:rPr>
        <w:t>a charter</w:t>
      </w:r>
      <w:r w:rsidR="00E6540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6A7D59" w:rsidRPr="00533EC1">
        <w:rPr>
          <w:rFonts w:eastAsia="ヒラギノ角ゴ ProN W3" w:cs="ヒラギノ角ゴ ProN W3"/>
          <w:color w:val="343434"/>
          <w:sz w:val="26"/>
          <w:szCs w:val="30"/>
        </w:rPr>
        <w:t>and</w:t>
      </w:r>
      <w:r w:rsidR="00C2473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E150B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 </w:t>
      </w:r>
      <w:r w:rsidR="00E625B5" w:rsidRPr="00533EC1">
        <w:rPr>
          <w:rFonts w:eastAsia="ヒラギノ角ゴ ProN W3" w:cs="ヒラギノ角ゴ ProN W3"/>
          <w:color w:val="343434"/>
          <w:sz w:val="26"/>
          <w:szCs w:val="30"/>
        </w:rPr>
        <w:t>public relations exercise</w:t>
      </w:r>
      <w:r>
        <w:rPr>
          <w:rFonts w:eastAsia="ヒラギノ角ゴ ProN W3" w:cs="ヒラギノ角ゴ ProN W3"/>
          <w:color w:val="343434"/>
          <w:sz w:val="26"/>
          <w:szCs w:val="30"/>
        </w:rPr>
        <w:t xml:space="preserve"> –</w:t>
      </w:r>
      <w:r w:rsidR="00E95E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posit</w:t>
      </w:r>
      <w:r w:rsidR="00D528A9">
        <w:rPr>
          <w:rFonts w:eastAsia="ヒラギノ角ゴ ProN W3" w:cs="ヒラギノ角ゴ ProN W3"/>
          <w:color w:val="343434"/>
          <w:sz w:val="26"/>
          <w:szCs w:val="30"/>
        </w:rPr>
        <w:t>ed</w:t>
      </w:r>
      <w:r w:rsidR="00E95E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 </w:t>
      </w:r>
      <w:r w:rsidR="0069718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different artistic identity. </w:t>
      </w:r>
      <w:r w:rsidR="003F5E8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 the 1950s </w:t>
      </w:r>
      <w:r w:rsidR="0085466F">
        <w:rPr>
          <w:rFonts w:eastAsia="ヒラギノ角ゴ ProN W3" w:cs="ヒラギノ角ゴ ProN W3"/>
          <w:color w:val="343434"/>
          <w:sz w:val="26"/>
          <w:szCs w:val="30"/>
        </w:rPr>
        <w:t>this</w:t>
      </w:r>
      <w:r w:rsidR="0085466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3F5E8B" w:rsidRPr="00533EC1">
        <w:rPr>
          <w:rFonts w:eastAsia="ヒラギノ角ゴ ProN W3" w:cs="ヒラギノ角ゴ ProN W3"/>
          <w:color w:val="343434"/>
          <w:sz w:val="26"/>
          <w:szCs w:val="30"/>
        </w:rPr>
        <w:t>helped</w:t>
      </w:r>
      <w:r w:rsidR="003078C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3D3A2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court attention in a </w:t>
      </w:r>
      <w:r w:rsidR="00054522" w:rsidRPr="00533EC1">
        <w:rPr>
          <w:rFonts w:eastAsia="ヒラギノ角ゴ ProN W3" w:cs="ヒラギノ角ゴ ProN W3"/>
          <w:color w:val="343434"/>
          <w:sz w:val="26"/>
          <w:szCs w:val="30"/>
        </w:rPr>
        <w:t>Japan still</w:t>
      </w:r>
      <w:r w:rsidR="003D3A2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preoccupied with p</w:t>
      </w:r>
      <w:r w:rsidR="00403C89" w:rsidRPr="00533EC1">
        <w:rPr>
          <w:rFonts w:eastAsia="ヒラギノ角ゴ ProN W3" w:cs="ヒラギノ角ゴ ProN W3"/>
          <w:color w:val="343434"/>
          <w:sz w:val="26"/>
          <w:szCs w:val="30"/>
        </w:rPr>
        <w:t>ost-war renewal</w:t>
      </w:r>
      <w:r w:rsidR="0082306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D528A9">
        <w:rPr>
          <w:rFonts w:eastAsia="ヒラギノ角ゴ ProN W3" w:cs="ヒラギノ角ゴ ProN W3"/>
          <w:color w:val="343434"/>
          <w:sz w:val="26"/>
          <w:szCs w:val="30"/>
        </w:rPr>
        <w:t>also assisting</w:t>
      </w:r>
      <w:r w:rsidR="00E6540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403C89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403C8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528A9">
        <w:rPr>
          <w:rFonts w:eastAsia="ヒラギノ角ゴ ProN W3" w:cs="ヒラギノ角ゴ ProN W3"/>
          <w:color w:val="343434"/>
          <w:sz w:val="26"/>
          <w:szCs w:val="30"/>
        </w:rPr>
        <w:t xml:space="preserve">in </w:t>
      </w:r>
      <w:r w:rsidR="00403C89" w:rsidRPr="00533EC1">
        <w:rPr>
          <w:rFonts w:eastAsia="ヒラギノ角ゴ ProN W3" w:cs="ヒラギノ角ゴ ProN W3"/>
          <w:color w:val="343434"/>
          <w:sz w:val="26"/>
          <w:szCs w:val="30"/>
        </w:rPr>
        <w:t>expand</w:t>
      </w:r>
      <w:r w:rsidR="00D528A9">
        <w:rPr>
          <w:rFonts w:eastAsia="ヒラギノ角ゴ ProN W3" w:cs="ヒラギノ角ゴ ProN W3"/>
          <w:color w:val="343434"/>
          <w:sz w:val="26"/>
          <w:szCs w:val="30"/>
        </w:rPr>
        <w:t>ing</w:t>
      </w:r>
      <w:r w:rsidR="00403C8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its reach with </w:t>
      </w:r>
      <w:r w:rsidR="003078C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exchanges and </w:t>
      </w:r>
      <w:r w:rsidR="00974137" w:rsidRPr="00533EC1">
        <w:rPr>
          <w:rFonts w:eastAsia="ヒラギノ角ゴ ProN W3" w:cs="ヒラギノ角ゴ ProN W3"/>
          <w:color w:val="343434"/>
          <w:sz w:val="26"/>
          <w:szCs w:val="30"/>
        </w:rPr>
        <w:t>exhibitions</w:t>
      </w:r>
      <w:r w:rsidR="00FA027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3D3A2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 </w:t>
      </w:r>
      <w:r w:rsidR="00E0001C" w:rsidRPr="00533EC1">
        <w:rPr>
          <w:rFonts w:eastAsia="ヒラギノ角ゴ ProN W3" w:cs="ヒラギノ角ゴ ProN W3"/>
          <w:color w:val="343434"/>
          <w:sz w:val="26"/>
          <w:szCs w:val="30"/>
        </w:rPr>
        <w:t>Eur</w:t>
      </w:r>
      <w:r w:rsidR="00F41BC3" w:rsidRPr="00533EC1">
        <w:rPr>
          <w:rFonts w:eastAsia="ヒラギノ角ゴ ProN W3" w:cs="ヒラギノ角ゴ ProN W3"/>
          <w:color w:val="343434"/>
          <w:sz w:val="26"/>
          <w:szCs w:val="30"/>
        </w:rPr>
        <w:t>ope</w:t>
      </w:r>
      <w:r w:rsidR="002B70D4">
        <w:rPr>
          <w:rFonts w:eastAsia="ヒラギノ角ゴ ProN W3" w:cs="ヒラギノ角ゴ ProN W3"/>
          <w:color w:val="343434"/>
          <w:sz w:val="26"/>
          <w:szCs w:val="30"/>
        </w:rPr>
        <w:t xml:space="preserve"> and America.</w:t>
      </w:r>
    </w:p>
    <w:p w:rsidR="003E0E3F" w:rsidRPr="00533EC1" w:rsidRDefault="003E0E3F" w:rsidP="00DC1635">
      <w:pPr>
        <w:rPr>
          <w:rFonts w:eastAsia="ヒラギノ角ゴ ProN W3" w:cs="ヒラギノ角ゴ ProN W3"/>
          <w:color w:val="FF6600"/>
          <w:sz w:val="26"/>
          <w:szCs w:val="30"/>
        </w:rPr>
      </w:pPr>
    </w:p>
    <w:p w:rsidR="0035154B" w:rsidRDefault="00D6240B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proofErr w:type="spellStart"/>
      <w:r w:rsidRPr="00533EC1">
        <w:rPr>
          <w:rFonts w:eastAsia="ヒラギノ角ゴ ProN W3" w:cs="ヒラギノ角ゴ ProN W3"/>
          <w:sz w:val="26"/>
          <w:szCs w:val="30"/>
        </w:rPr>
        <w:t>Gutai</w:t>
      </w:r>
      <w:proofErr w:type="spellEnd"/>
      <w:r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A6663F" w:rsidRPr="00533EC1">
        <w:rPr>
          <w:rFonts w:eastAsia="ヒラギノ角ゴ ProN W3" w:cs="ヒラギノ角ゴ ProN W3"/>
          <w:sz w:val="26"/>
          <w:szCs w:val="30"/>
        </w:rPr>
        <w:t xml:space="preserve">is </w:t>
      </w:r>
      <w:r w:rsidRPr="00533EC1">
        <w:rPr>
          <w:rFonts w:eastAsia="ヒラギノ角ゴ ProN W3" w:cs="ヒラギノ角ゴ ProN W3"/>
          <w:sz w:val="26"/>
          <w:szCs w:val="30"/>
        </w:rPr>
        <w:t xml:space="preserve">often </w:t>
      </w:r>
      <w:r w:rsidR="00401E37" w:rsidRPr="00533EC1">
        <w:rPr>
          <w:rFonts w:eastAsia="ヒラギノ角ゴ ProN W3" w:cs="ヒラギノ角ゴ ProN W3"/>
          <w:sz w:val="26"/>
          <w:szCs w:val="30"/>
        </w:rPr>
        <w:t>seen as consisting of</w:t>
      </w:r>
      <w:r w:rsidR="00F87048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EF336E" w:rsidRPr="00533EC1">
        <w:rPr>
          <w:rFonts w:eastAsia="ヒラギノ角ゴ ProN W3" w:cs="ヒラギノ角ゴ ProN W3"/>
          <w:sz w:val="26"/>
          <w:szCs w:val="30"/>
        </w:rPr>
        <w:t>two</w:t>
      </w:r>
      <w:r w:rsidR="00834FEC" w:rsidRPr="00533EC1">
        <w:rPr>
          <w:rFonts w:eastAsia="ヒラギノ角ゴ ProN W3" w:cs="ヒラギノ角ゴ ProN W3"/>
          <w:sz w:val="26"/>
          <w:szCs w:val="30"/>
        </w:rPr>
        <w:t xml:space="preserve"> phases, allowing </w:t>
      </w:r>
      <w:r w:rsidR="00A6663F" w:rsidRPr="00533EC1">
        <w:rPr>
          <w:rFonts w:eastAsia="ヒラギノ角ゴ ProN W3" w:cs="ヒラギノ角ゴ ProN W3"/>
          <w:sz w:val="26"/>
          <w:szCs w:val="30"/>
        </w:rPr>
        <w:t>primary shifts</w:t>
      </w:r>
      <w:r w:rsidR="00834FEC" w:rsidRPr="00533EC1">
        <w:rPr>
          <w:rFonts w:eastAsia="ヒラギノ角ゴ ProN W3" w:cs="ヒラギノ角ゴ ProN W3"/>
          <w:sz w:val="26"/>
          <w:szCs w:val="30"/>
        </w:rPr>
        <w:t xml:space="preserve"> in tandem</w:t>
      </w:r>
      <w:r w:rsidR="00B10500" w:rsidRPr="00533EC1">
        <w:rPr>
          <w:rFonts w:eastAsia="ヒラギノ角ゴ ProN W3" w:cs="ヒラギノ角ゴ ProN W3"/>
          <w:sz w:val="26"/>
          <w:szCs w:val="30"/>
        </w:rPr>
        <w:t xml:space="preserve"> with </w:t>
      </w:r>
      <w:r w:rsidR="00C95924" w:rsidRPr="00533EC1">
        <w:rPr>
          <w:rFonts w:eastAsia="ヒラギノ角ゴ ProN W3" w:cs="ヒラギノ角ゴ ProN W3"/>
          <w:sz w:val="26"/>
          <w:szCs w:val="30"/>
        </w:rPr>
        <w:t>changing times</w:t>
      </w:r>
      <w:r w:rsidR="00B10500" w:rsidRPr="00533EC1">
        <w:rPr>
          <w:rFonts w:eastAsia="ヒラギノ角ゴ ProN W3" w:cs="ヒラギノ角ゴ ProN W3"/>
          <w:sz w:val="26"/>
          <w:szCs w:val="30"/>
        </w:rPr>
        <w:t xml:space="preserve"> to be discer</w:t>
      </w:r>
      <w:r w:rsidR="00A6663F" w:rsidRPr="00533EC1">
        <w:rPr>
          <w:rFonts w:eastAsia="ヒラギノ角ゴ ProN W3" w:cs="ヒラギノ角ゴ ProN W3"/>
          <w:sz w:val="26"/>
          <w:szCs w:val="30"/>
        </w:rPr>
        <w:t xml:space="preserve">ned. </w:t>
      </w:r>
      <w:r w:rsidR="00AD256B" w:rsidRPr="00533EC1">
        <w:rPr>
          <w:rFonts w:eastAsia="ヒラギノ角ゴ ProN W3" w:cs="ヒラギノ角ゴ ProN W3"/>
          <w:sz w:val="26"/>
          <w:szCs w:val="30"/>
        </w:rPr>
        <w:t>The initial phase</w:t>
      </w:r>
      <w:r w:rsidR="00FA777A">
        <w:rPr>
          <w:rFonts w:eastAsia="ヒラギノ角ゴ ProN W3" w:cs="ヒラギノ角ゴ ProN W3"/>
          <w:sz w:val="26"/>
          <w:szCs w:val="30"/>
        </w:rPr>
        <w:t xml:space="preserve"> (</w:t>
      </w:r>
      <w:r w:rsidR="00692B44" w:rsidRPr="00533EC1">
        <w:rPr>
          <w:rFonts w:eastAsia="ヒラギノ角ゴ ProN W3" w:cs="ヒラギノ角ゴ ProN W3"/>
          <w:sz w:val="26"/>
          <w:szCs w:val="30"/>
        </w:rPr>
        <w:t>1954–1961</w:t>
      </w:r>
      <w:r w:rsidR="00FA777A">
        <w:rPr>
          <w:rFonts w:eastAsia="ヒラギノ角ゴ ProN W3" w:cs="ヒラギノ角ゴ ProN W3"/>
          <w:sz w:val="26"/>
          <w:szCs w:val="30"/>
        </w:rPr>
        <w:t>),</w:t>
      </w:r>
      <w:r w:rsidR="00692B44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811F80" w:rsidRPr="00533EC1">
        <w:rPr>
          <w:rFonts w:eastAsia="ヒラギノ角ゴ ProN W3" w:cs="ヒラギノ角ゴ ProN W3"/>
          <w:sz w:val="26"/>
          <w:szCs w:val="30"/>
        </w:rPr>
        <w:t>is testament to the</w:t>
      </w:r>
      <w:r w:rsidR="00F9332E" w:rsidRPr="00533EC1">
        <w:rPr>
          <w:rFonts w:eastAsia="ヒラギノ角ゴ ProN W3" w:cs="ヒラギノ角ゴ ProN W3"/>
          <w:sz w:val="26"/>
          <w:szCs w:val="30"/>
        </w:rPr>
        <w:t xml:space="preserve"> decisive</w:t>
      </w:r>
      <w:r w:rsidR="00401E37" w:rsidRPr="00533EC1">
        <w:rPr>
          <w:rFonts w:eastAsia="ヒラギノ角ゴ ProN W3" w:cs="ヒラギノ角ゴ ProN W3"/>
          <w:sz w:val="26"/>
          <w:szCs w:val="30"/>
        </w:rPr>
        <w:t xml:space="preserve"> individualism of its artists</w:t>
      </w:r>
      <w:r w:rsidR="00B10500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401E37" w:rsidRPr="00533EC1">
        <w:rPr>
          <w:rFonts w:eastAsia="ヒラギノ角ゴ ProN W3" w:cs="ヒラギノ角ゴ ProN W3"/>
          <w:sz w:val="26"/>
          <w:szCs w:val="30"/>
        </w:rPr>
        <w:t xml:space="preserve">and </w:t>
      </w:r>
      <w:r w:rsidRPr="00533EC1">
        <w:rPr>
          <w:rFonts w:eastAsia="ヒラギノ角ゴ ProN W3" w:cs="ヒラギノ角ゴ ProN W3"/>
          <w:sz w:val="26"/>
          <w:szCs w:val="30"/>
        </w:rPr>
        <w:t xml:space="preserve">a </w:t>
      </w:r>
      <w:r w:rsidR="00B10500" w:rsidRPr="00533EC1">
        <w:rPr>
          <w:rFonts w:eastAsia="ヒラギノ角ゴ ProN W3" w:cs="ヒラギノ角ゴ ProN W3"/>
          <w:sz w:val="26"/>
          <w:szCs w:val="30"/>
        </w:rPr>
        <w:t>rejection</w:t>
      </w:r>
      <w:r w:rsidR="00E150B2" w:rsidRPr="00533EC1">
        <w:rPr>
          <w:rFonts w:eastAsia="ヒラギノ角ゴ ProN W3" w:cs="ヒラギノ角ゴ ProN W3"/>
          <w:sz w:val="26"/>
          <w:szCs w:val="30"/>
        </w:rPr>
        <w:t xml:space="preserve"> of the </w:t>
      </w:r>
      <w:r w:rsidR="00B10500" w:rsidRPr="00533EC1">
        <w:rPr>
          <w:rFonts w:eastAsia="ヒラギノ角ゴ ProN W3" w:cs="ヒラギノ角ゴ ProN W3"/>
          <w:sz w:val="26"/>
          <w:szCs w:val="30"/>
        </w:rPr>
        <w:t>conformism</w:t>
      </w:r>
      <w:r w:rsidR="00E150B2" w:rsidRPr="00533EC1">
        <w:rPr>
          <w:rFonts w:eastAsia="ヒラギノ角ゴ ProN W3" w:cs="ヒラギノ角ゴ ProN W3"/>
          <w:sz w:val="26"/>
          <w:szCs w:val="30"/>
        </w:rPr>
        <w:t xml:space="preserve"> and totali</w:t>
      </w:r>
      <w:r w:rsidR="00401E37" w:rsidRPr="00533EC1">
        <w:rPr>
          <w:rFonts w:eastAsia="ヒラギノ角ゴ ProN W3" w:cs="ヒラギノ角ゴ ProN W3"/>
          <w:sz w:val="26"/>
          <w:szCs w:val="30"/>
        </w:rPr>
        <w:t>taria</w:t>
      </w:r>
      <w:r w:rsidR="00404D78">
        <w:rPr>
          <w:rFonts w:eastAsia="ヒラギノ角ゴ ProN W3" w:cs="ヒラギノ角ゴ ProN W3"/>
          <w:sz w:val="26"/>
          <w:szCs w:val="30"/>
        </w:rPr>
        <w:t>nism of the wartime period. M</w:t>
      </w:r>
      <w:r w:rsidR="00401E37" w:rsidRPr="00533EC1">
        <w:rPr>
          <w:rFonts w:eastAsia="ヒラギノ角ゴ ProN W3" w:cs="ヒラギノ角ゴ ProN W3"/>
          <w:sz w:val="26"/>
          <w:szCs w:val="30"/>
        </w:rPr>
        <w:t xml:space="preserve">embers </w:t>
      </w:r>
      <w:r w:rsidR="00404D78">
        <w:rPr>
          <w:rFonts w:eastAsia="ヒラギノ角ゴ ProN W3" w:cs="ヒラギノ角ゴ ProN W3"/>
          <w:sz w:val="26"/>
          <w:szCs w:val="30"/>
        </w:rPr>
        <w:t>brought</w:t>
      </w:r>
      <w:r w:rsidR="00AD256B" w:rsidRPr="00533EC1">
        <w:rPr>
          <w:rFonts w:eastAsia="ヒラギノ角ゴ ProN W3" w:cs="ヒラギノ角ゴ ProN W3"/>
          <w:sz w:val="26"/>
          <w:szCs w:val="30"/>
        </w:rPr>
        <w:t xml:space="preserve"> to life not only their own autonomy and that of their materials, but a</w:t>
      </w:r>
      <w:r w:rsidR="00F9332E" w:rsidRPr="00533EC1">
        <w:rPr>
          <w:rFonts w:eastAsia="ヒラギノ角ゴ ProN W3" w:cs="ヒラギノ角ゴ ProN W3"/>
          <w:sz w:val="26"/>
          <w:szCs w:val="30"/>
        </w:rPr>
        <w:t>ls</w:t>
      </w:r>
      <w:r w:rsidR="00DC66E6" w:rsidRPr="00533EC1">
        <w:rPr>
          <w:rFonts w:eastAsia="ヒラギノ角ゴ ProN W3" w:cs="ヒラギノ角ゴ ProN W3"/>
          <w:sz w:val="26"/>
          <w:szCs w:val="30"/>
        </w:rPr>
        <w:t>o</w:t>
      </w:r>
      <w:r w:rsidR="00CC5ADB" w:rsidRPr="00533EC1">
        <w:rPr>
          <w:rFonts w:eastAsia="ヒラギノ角ゴ ProN W3" w:cs="ヒラギノ角ゴ ProN W3"/>
          <w:sz w:val="26"/>
          <w:szCs w:val="30"/>
        </w:rPr>
        <w:t xml:space="preserve"> that of their audience. </w:t>
      </w:r>
      <w:proofErr w:type="spellStart"/>
      <w:r w:rsidR="00CC5ADB" w:rsidRPr="00533EC1">
        <w:rPr>
          <w:rFonts w:eastAsia="ヒラギノ角ゴ ProN W3" w:cs="ヒラギノ角ゴ ProN W3"/>
          <w:sz w:val="26"/>
          <w:szCs w:val="30"/>
        </w:rPr>
        <w:t>Gutai</w:t>
      </w:r>
      <w:proofErr w:type="spellEnd"/>
      <w:r w:rsidR="00DC66E6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F9332E" w:rsidRPr="00533EC1">
        <w:rPr>
          <w:rFonts w:eastAsia="ヒラギノ角ゴ ProN W3" w:cs="ヒラギノ角ゴ ProN W3"/>
          <w:sz w:val="26"/>
          <w:szCs w:val="30"/>
        </w:rPr>
        <w:t>manifestations during this time were often staged in outd</w:t>
      </w:r>
      <w:r w:rsidR="00401E37" w:rsidRPr="00533EC1">
        <w:rPr>
          <w:rFonts w:eastAsia="ヒラギノ角ゴ ProN W3" w:cs="ヒラギノ角ゴ ProN W3"/>
          <w:sz w:val="26"/>
          <w:szCs w:val="30"/>
        </w:rPr>
        <w:t>oo</w:t>
      </w:r>
      <w:r w:rsidR="00E93770">
        <w:rPr>
          <w:rFonts w:eastAsia="ヒラギノ角ゴ ProN W3" w:cs="ヒラギノ角ゴ ProN W3"/>
          <w:sz w:val="26"/>
          <w:szCs w:val="30"/>
        </w:rPr>
        <w:t>r contexts, with</w:t>
      </w:r>
      <w:r w:rsidR="00DC66E6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C95924" w:rsidRPr="00533EC1">
        <w:rPr>
          <w:rFonts w:eastAsia="ヒラギノ角ゴ ProN W3" w:cs="ヒラギノ角ゴ ProN W3"/>
          <w:sz w:val="26"/>
          <w:szCs w:val="30"/>
        </w:rPr>
        <w:t>expansive</w:t>
      </w:r>
      <w:r w:rsidR="00DC66E6" w:rsidRPr="00533EC1">
        <w:rPr>
          <w:rFonts w:eastAsia="ヒラギノ角ゴ ProN W3" w:cs="ヒラギノ角ゴ ProN W3"/>
          <w:sz w:val="26"/>
          <w:szCs w:val="30"/>
        </w:rPr>
        <w:t xml:space="preserve"> and sculptural </w:t>
      </w:r>
      <w:r w:rsidR="00BA4496" w:rsidRPr="00533EC1">
        <w:rPr>
          <w:rFonts w:eastAsia="ヒラギノ角ゴ ProN W3" w:cs="ヒラギノ角ゴ ProN W3"/>
          <w:sz w:val="26"/>
          <w:szCs w:val="30"/>
        </w:rPr>
        <w:t xml:space="preserve">artworks in tandem with </w:t>
      </w:r>
      <w:r w:rsidR="00C0694E">
        <w:rPr>
          <w:rFonts w:eastAsia="ヒラギノ角ゴ ProN W3" w:cs="ヒラギノ角ゴ ProN W3"/>
          <w:sz w:val="26"/>
          <w:szCs w:val="30"/>
        </w:rPr>
        <w:t>those</w:t>
      </w:r>
      <w:r w:rsidR="00D4636A" w:rsidRPr="00533EC1">
        <w:rPr>
          <w:rFonts w:eastAsia="ヒラギノ角ゴ ProN W3" w:cs="ヒラギノ角ゴ ProN W3"/>
          <w:sz w:val="26"/>
          <w:szCs w:val="30"/>
        </w:rPr>
        <w:t xml:space="preserve"> of a </w:t>
      </w:r>
      <w:r w:rsidR="00106D4E" w:rsidRPr="00533EC1">
        <w:rPr>
          <w:rFonts w:eastAsia="ヒラギノ角ゴ ProN W3" w:cs="ヒラギノ角ゴ ProN W3"/>
          <w:sz w:val="26"/>
          <w:szCs w:val="30"/>
        </w:rPr>
        <w:t>performative and</w:t>
      </w:r>
      <w:r w:rsidR="00E93770">
        <w:rPr>
          <w:rFonts w:eastAsia="ヒラギノ角ゴ ProN W3" w:cs="ヒラギノ角ゴ ProN W3"/>
          <w:sz w:val="26"/>
          <w:szCs w:val="30"/>
        </w:rPr>
        <w:t xml:space="preserve"> theatrical nature</w:t>
      </w:r>
      <w:r w:rsidR="00BA4496" w:rsidRPr="00533EC1">
        <w:rPr>
          <w:rFonts w:eastAsia="ヒラギノ角ゴ ProN W3" w:cs="ヒラギノ角ゴ ProN W3"/>
          <w:sz w:val="26"/>
          <w:szCs w:val="30"/>
        </w:rPr>
        <w:t xml:space="preserve"> helping generate</w:t>
      </w:r>
      <w:r w:rsidR="00F9332E" w:rsidRPr="00533EC1">
        <w:rPr>
          <w:rFonts w:eastAsia="ヒラギノ角ゴ ProN W3" w:cs="ヒラギノ角ゴ ProN W3"/>
          <w:sz w:val="26"/>
          <w:szCs w:val="30"/>
        </w:rPr>
        <w:t xml:space="preserve"> audience participation. </w:t>
      </w:r>
      <w:r w:rsidR="0064080F" w:rsidRPr="00533EC1">
        <w:rPr>
          <w:rFonts w:eastAsia="ヒラギノ角ゴ ProN W3" w:cs="ヒラギノ角ゴ ProN W3"/>
          <w:sz w:val="26"/>
          <w:szCs w:val="30"/>
        </w:rPr>
        <w:t xml:space="preserve">Two </w:t>
      </w:r>
      <w:r w:rsidR="000A182E" w:rsidRPr="00533EC1">
        <w:rPr>
          <w:rFonts w:eastAsia="ヒラギノ角ゴ ProN W3" w:cs="ヒラギノ角ゴ ProN W3"/>
          <w:sz w:val="26"/>
          <w:szCs w:val="30"/>
        </w:rPr>
        <w:t>early exhibitions</w:t>
      </w:r>
      <w:r w:rsidR="0064080F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347D5A" w:rsidRPr="00533EC1">
        <w:rPr>
          <w:rFonts w:eastAsia="ヒラギノ角ゴ ProN W3" w:cs="ヒラギノ角ゴ ProN W3"/>
          <w:sz w:val="26"/>
          <w:szCs w:val="30"/>
        </w:rPr>
        <w:t xml:space="preserve">exemplifying this direction </w:t>
      </w:r>
      <w:r w:rsidR="0064080F" w:rsidRPr="00533EC1">
        <w:rPr>
          <w:rFonts w:eastAsia="ヒラギノ角ゴ ProN W3" w:cs="ヒラギノ角ゴ ProN W3"/>
          <w:sz w:val="26"/>
          <w:szCs w:val="30"/>
        </w:rPr>
        <w:t xml:space="preserve">held in </w:t>
      </w:r>
      <w:proofErr w:type="spellStart"/>
      <w:r w:rsidR="0064080F" w:rsidRPr="00533EC1">
        <w:rPr>
          <w:rFonts w:eastAsia="ヒラギノ角ゴ ProN W3" w:cs="ヒラギノ角ゴ ProN W3"/>
          <w:sz w:val="26"/>
          <w:szCs w:val="30"/>
        </w:rPr>
        <w:t>Ashiya</w:t>
      </w:r>
      <w:proofErr w:type="spellEnd"/>
      <w:r w:rsidR="0064080F" w:rsidRPr="00533EC1">
        <w:rPr>
          <w:rFonts w:eastAsia="ヒラギノ角ゴ ProN W3" w:cs="ヒラギノ角ゴ ProN W3"/>
          <w:sz w:val="26"/>
          <w:szCs w:val="30"/>
        </w:rPr>
        <w:t xml:space="preserve"> Park –</w:t>
      </w:r>
      <w:r w:rsidR="000A182E" w:rsidRPr="00533EC1">
        <w:rPr>
          <w:rFonts w:eastAsia="ヒラギノ角ゴ ProN W3" w:cs="ヒラギノ角ゴ ProN W3"/>
          <w:sz w:val="26"/>
          <w:szCs w:val="30"/>
        </w:rPr>
        <w:t xml:space="preserve"> ‘</w:t>
      </w:r>
      <w:r w:rsidR="000A182E" w:rsidRPr="00533EC1">
        <w:rPr>
          <w:rFonts w:eastAsia="ヒラギノ角ゴ ProN W3" w:cs="ヒラギノ角ゴ ProN W3"/>
          <w:color w:val="343434"/>
          <w:sz w:val="26"/>
          <w:szCs w:val="30"/>
        </w:rPr>
        <w:t>Experimental Outdoor Exhibition of Modern Art to Challenge the Mid-Summer Sun</w:t>
      </w:r>
      <w:r w:rsidR="000E0024">
        <w:rPr>
          <w:rFonts w:eastAsia="ヒラギノ角ゴ ProN W3" w:cs="ヒラギノ角ゴ ProN W3"/>
          <w:color w:val="343434"/>
          <w:sz w:val="26"/>
          <w:szCs w:val="30"/>
        </w:rPr>
        <w:t>’ of 1955</w:t>
      </w:r>
      <w:r w:rsidR="000A182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0A182E" w:rsidRPr="00533EC1">
        <w:rPr>
          <w:rFonts w:eastAsia="ヒラギノ角ゴ ProN W3" w:cs="ヒラギノ角ゴ ProN W3"/>
          <w:sz w:val="26"/>
          <w:szCs w:val="30"/>
        </w:rPr>
        <w:t>and ‘</w:t>
      </w:r>
      <w:r w:rsidR="000A182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Outdoor </w:t>
      </w:r>
      <w:proofErr w:type="spellStart"/>
      <w:r w:rsidR="000A182E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0A182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 Exhibition</w:t>
      </w:r>
      <w:r w:rsidR="00F1512F" w:rsidRPr="00533EC1">
        <w:rPr>
          <w:rFonts w:eastAsia="ヒラギノ角ゴ ProN W3" w:cs="ヒラギノ角ゴ ProN W3"/>
          <w:color w:val="343434"/>
          <w:sz w:val="26"/>
          <w:szCs w:val="30"/>
        </w:rPr>
        <w:t>’ of 1956 –</w:t>
      </w:r>
      <w:r w:rsidR="00347D5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featured</w:t>
      </w:r>
      <w:r w:rsidR="00F1512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work</w:t>
      </w:r>
      <w:r w:rsidR="0016302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b</w:t>
      </w:r>
      <w:r w:rsidR="00347D5A" w:rsidRPr="00533EC1">
        <w:rPr>
          <w:rFonts w:eastAsia="ヒラギノ角ゴ ProN W3" w:cs="ヒラギノ角ゴ ProN W3"/>
          <w:color w:val="343434"/>
          <w:sz w:val="26"/>
          <w:szCs w:val="30"/>
        </w:rPr>
        <w:t>y early members</w:t>
      </w:r>
      <w:r w:rsidR="00F1512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among whom were</w:t>
      </w:r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Shōzō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Shimamoto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(1928–2013), a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co-</w:t>
      </w:r>
      <w:r w:rsidR="007B02DD" w:rsidRPr="00AB57BA">
        <w:rPr>
          <w:rFonts w:eastAsia="ヒラギノ角ゴ ProN W3" w:cs="ヒラギノ角ゴ ProN W3"/>
          <w:sz w:val="26"/>
          <w:szCs w:val="30"/>
        </w:rPr>
        <w:t xml:space="preserve">founder credited with coining the </w:t>
      </w:r>
      <w:r w:rsidR="00FB42D8" w:rsidRPr="00AB57BA">
        <w:rPr>
          <w:rFonts w:eastAsia="ヒラギノ角ゴ ProN W3" w:cs="ヒラギノ角ゴ ProN W3"/>
          <w:sz w:val="26"/>
          <w:szCs w:val="30"/>
        </w:rPr>
        <w:t>group’s name</w:t>
      </w:r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Masatoshi Masanobu (1911–1995), </w:t>
      </w:r>
      <w:proofErr w:type="spellStart"/>
      <w:r w:rsidR="00163021" w:rsidRPr="00533EC1">
        <w:rPr>
          <w:rFonts w:eastAsia="ヒラギノ角ゴ ProN W3" w:cs="ヒラギノ角ゴ ProN W3"/>
          <w:color w:val="343434"/>
          <w:sz w:val="26"/>
          <w:szCs w:val="30"/>
        </w:rPr>
        <w:t>Tsuruko</w:t>
      </w:r>
      <w:proofErr w:type="spellEnd"/>
      <w:r w:rsidR="0016302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Yamazaki (1929–),</w:t>
      </w:r>
      <w:r w:rsidR="00690A0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Sadamasa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Motonaga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(1922–2011),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Saburō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Murakami (1925–1996), Kazuo </w:t>
      </w:r>
      <w:proofErr w:type="spellStart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Shiraga</w:t>
      </w:r>
      <w:proofErr w:type="spellEnd"/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(1924–2008), </w:t>
      </w:r>
      <w:r w:rsidR="00D463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Akira </w:t>
      </w:r>
      <w:proofErr w:type="spellStart"/>
      <w:r w:rsidR="00D4636A" w:rsidRPr="00533EC1">
        <w:rPr>
          <w:rFonts w:eastAsia="ヒラギノ角ゴ ProN W3" w:cs="ヒラギノ角ゴ ProN W3"/>
          <w:color w:val="343434"/>
          <w:sz w:val="26"/>
          <w:szCs w:val="30"/>
        </w:rPr>
        <w:t>Kanayama</w:t>
      </w:r>
      <w:proofErr w:type="spellEnd"/>
      <w:r w:rsidR="00D463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(1924–2006), </w:t>
      </w:r>
      <w:r w:rsidR="007B02DD" w:rsidRPr="00533EC1">
        <w:rPr>
          <w:rFonts w:eastAsia="ヒラギノ角ゴ ProN W3" w:cs="ヒラギノ角ゴ ProN W3"/>
          <w:color w:val="343434"/>
          <w:sz w:val="26"/>
          <w:szCs w:val="30"/>
        </w:rPr>
        <w:t>and Atsuko Tanaka</w:t>
      </w:r>
      <w:r w:rsidR="00D463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(1932–2005).</w:t>
      </w:r>
      <w:r w:rsidR="0016302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Other manifestations of this</w:t>
      </w:r>
      <w:r w:rsidR="00F7794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period included ‘The First </w:t>
      </w:r>
      <w:proofErr w:type="spellStart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Exhibition’ at </w:t>
      </w:r>
      <w:proofErr w:type="spellStart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Ohara</w:t>
      </w:r>
      <w:proofErr w:type="spellEnd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Hall, Tokyo, 1955; ‘Performance of the </w:t>
      </w:r>
      <w:proofErr w:type="spellStart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G</w:t>
      </w:r>
      <w:r w:rsidR="00690A05" w:rsidRPr="00533EC1">
        <w:rPr>
          <w:rFonts w:eastAsia="ヒラギノ角ゴ ProN W3" w:cs="ヒラギノ角ゴ ProN W3"/>
          <w:color w:val="343434"/>
          <w:sz w:val="26"/>
          <w:szCs w:val="30"/>
        </w:rPr>
        <w:t>r</w:t>
      </w:r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oup’ at Yoshihara Oil Mill Refinery, Nishinomiya, 1956; and ‘</w:t>
      </w:r>
      <w:proofErr w:type="spellStart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FB42D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 on the Stage’ at Sankei Hall, Osaka and Tokyo, 1957.</w:t>
      </w:r>
    </w:p>
    <w:p w:rsidR="00A444D3" w:rsidRDefault="00A444D3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486BB5" w:rsidRDefault="002C5B65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r>
        <w:rPr>
          <w:rFonts w:eastAsia="ヒラギノ角ゴ ProN W3" w:cs="ヒラギノ角ゴ ProN W3"/>
          <w:noProof/>
          <w:color w:val="343434"/>
          <w:sz w:val="26"/>
          <w:szCs w:val="30"/>
          <w:lang w:val="en-GB" w:eastAsia="en-GB"/>
        </w:rPr>
        <w:drawing>
          <wp:inline distT="0" distB="0" distL="0" distR="0">
            <wp:extent cx="4026535" cy="3358537"/>
            <wp:effectExtent l="25400" t="0" r="12065" b="0"/>
            <wp:docPr id="7" name="Picture 4" descr=":::Screen Shot 2013-12-15 at 1.27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Screen Shot 2013-12-15 at 1.27.58 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46" cy="336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1E" w:rsidRDefault="00832B15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>In line with Japan’s growth and modernisatio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n, </w:t>
      </w:r>
      <w:proofErr w:type="spellStart"/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>Gutai’s</w:t>
      </w:r>
      <w:proofErr w:type="spellEnd"/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second phase</w:t>
      </w:r>
      <w:r w:rsidR="00692B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A777A">
        <w:rPr>
          <w:rFonts w:eastAsia="ヒラギノ角ゴ ProN W3" w:cs="ヒラギノ角ゴ ProN W3"/>
          <w:color w:val="343434"/>
          <w:sz w:val="26"/>
          <w:szCs w:val="30"/>
        </w:rPr>
        <w:t>(</w:t>
      </w:r>
      <w:r w:rsidR="00692B44" w:rsidRPr="00533EC1">
        <w:rPr>
          <w:rFonts w:eastAsia="ヒラギノ角ゴ ProN W3" w:cs="ヒラギノ角ゴ ProN W3"/>
          <w:sz w:val="26"/>
          <w:szCs w:val="30"/>
        </w:rPr>
        <w:t>1962–1972</w:t>
      </w:r>
      <w:r w:rsidR="00FA777A">
        <w:rPr>
          <w:rFonts w:eastAsia="ヒラギノ角ゴ ProN W3" w:cs="ヒラギノ角ゴ ProN W3"/>
          <w:sz w:val="26"/>
          <w:szCs w:val="30"/>
        </w:rPr>
        <w:t>)</w:t>
      </w:r>
      <w:r w:rsidR="00692B44" w:rsidRPr="00533EC1">
        <w:rPr>
          <w:rFonts w:eastAsia="ヒラギノ角ゴ ProN W3" w:cs="ヒラギノ角ゴ ProN W3"/>
          <w:sz w:val="26"/>
          <w:szCs w:val="30"/>
        </w:rPr>
        <w:t xml:space="preserve"> </w:t>
      </w:r>
      <w:r w:rsidR="00C3630B" w:rsidRPr="00533EC1">
        <w:rPr>
          <w:rFonts w:eastAsia="ヒラギノ角ゴ ProN W3" w:cs="ヒラギノ角ゴ ProN W3"/>
          <w:color w:val="343434"/>
          <w:sz w:val="26"/>
          <w:szCs w:val="30"/>
        </w:rPr>
        <w:t>witnessed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considerable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experimentatio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n with newer technologies, </w:t>
      </w:r>
      <w:r w:rsidR="00E81DD7" w:rsidRPr="00533EC1">
        <w:rPr>
          <w:rFonts w:eastAsia="ヒラギノ角ゴ ProN W3" w:cs="ヒラギノ角ゴ ProN W3"/>
          <w:color w:val="343434"/>
          <w:sz w:val="26"/>
          <w:szCs w:val="30"/>
        </w:rPr>
        <w:t>t</w:t>
      </w:r>
      <w:r w:rsidR="00347D5A" w:rsidRPr="00533EC1">
        <w:rPr>
          <w:rFonts w:eastAsia="ヒラギノ角ゴ ProN W3" w:cs="ヒラギノ角ゴ ProN W3"/>
          <w:color w:val="343434"/>
          <w:sz w:val="26"/>
          <w:szCs w:val="30"/>
        </w:rPr>
        <w:t>heir</w:t>
      </w:r>
      <w:r w:rsidR="006401F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artworks</w:t>
      </w:r>
      <w:r w:rsidR="00D37737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CB5901">
        <w:rPr>
          <w:rFonts w:eastAsia="ヒラギノ角ゴ ProN W3" w:cs="ヒラギノ角ゴ ProN W3"/>
          <w:color w:val="343434"/>
          <w:sz w:val="26"/>
          <w:szCs w:val="30"/>
        </w:rPr>
        <w:t>sometimes</w:t>
      </w:r>
      <w:r w:rsidR="00F86C43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37737">
        <w:rPr>
          <w:rFonts w:eastAsia="ヒラギノ角ゴ ProN W3" w:cs="ヒラギノ角ゴ ProN W3"/>
          <w:color w:val="343434"/>
          <w:sz w:val="26"/>
          <w:szCs w:val="30"/>
        </w:rPr>
        <w:t>wryl</w:t>
      </w:r>
      <w:r w:rsidR="006F2147" w:rsidRPr="00533EC1">
        <w:rPr>
          <w:rFonts w:eastAsia="ヒラギノ角ゴ ProN W3" w:cs="ヒラギノ角ゴ ProN W3"/>
          <w:color w:val="343434"/>
          <w:sz w:val="26"/>
          <w:szCs w:val="30"/>
        </w:rPr>
        <w:t>y</w:t>
      </w:r>
      <w:r w:rsidR="00CC5AD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8D6320" w:rsidRPr="00533EC1">
        <w:rPr>
          <w:rFonts w:eastAsia="ヒラギノ角ゴ ProN W3" w:cs="ヒラギノ角ゴ ProN W3"/>
          <w:color w:val="343434"/>
          <w:sz w:val="26"/>
          <w:szCs w:val="30"/>
        </w:rPr>
        <w:t>critiquing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the dehumanisation percei</w:t>
      </w:r>
      <w:r w:rsidR="00F77943" w:rsidRPr="00533EC1">
        <w:rPr>
          <w:rFonts w:eastAsia="ヒラギノ角ゴ ProN W3" w:cs="ヒラギノ角ゴ ProN W3"/>
          <w:color w:val="343434"/>
          <w:sz w:val="26"/>
          <w:szCs w:val="30"/>
        </w:rPr>
        <w:t>ved with such adv</w:t>
      </w:r>
      <w:r w:rsidR="00E81DD7" w:rsidRPr="00533EC1">
        <w:rPr>
          <w:rFonts w:eastAsia="ヒラギノ角ゴ ProN W3" w:cs="ヒラギノ角ゴ ProN W3"/>
          <w:color w:val="343434"/>
          <w:sz w:val="26"/>
          <w:szCs w:val="30"/>
        </w:rPr>
        <w:t>ancement.</w:t>
      </w:r>
      <w:r w:rsidR="008D632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1062E8">
        <w:rPr>
          <w:rFonts w:eastAsia="ヒラギノ角ゴ ProN W3" w:cs="ヒラギノ角ゴ ProN W3"/>
          <w:color w:val="343434"/>
          <w:sz w:val="26"/>
          <w:szCs w:val="30"/>
        </w:rPr>
        <w:t>The</w:t>
      </w:r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collectively made </w:t>
      </w:r>
      <w:proofErr w:type="spellStart"/>
      <w:r w:rsidR="003245FD" w:rsidRPr="00533EC1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="003245FD" w:rsidRPr="00533EC1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Card Box</w:t>
      </w:r>
      <w:r w:rsidR="001062E8">
        <w:rPr>
          <w:rFonts w:eastAsia="ヒラギノ角ゴ ProN W3" w:cs="ヒラギノ角ゴ ProN W3"/>
          <w:color w:val="343434"/>
          <w:sz w:val="26"/>
          <w:szCs w:val="30"/>
        </w:rPr>
        <w:t xml:space="preserve"> of 1962, </w:t>
      </w:r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assuming the form and </w:t>
      </w:r>
      <w:r w:rsidR="008D6320" w:rsidRPr="00533EC1">
        <w:rPr>
          <w:rFonts w:eastAsia="ヒラギノ角ゴ ProN W3" w:cs="ヒラギノ角ゴ ProN W3"/>
          <w:color w:val="343434"/>
          <w:sz w:val="26"/>
          <w:szCs w:val="30"/>
        </w:rPr>
        <w:t>function of a vending machine</w:t>
      </w:r>
      <w:r w:rsidR="00F86C43">
        <w:rPr>
          <w:rFonts w:eastAsia="ヒラギノ角ゴ ProN W3" w:cs="ヒラギノ角ゴ ProN W3"/>
          <w:color w:val="343434"/>
          <w:sz w:val="26"/>
          <w:szCs w:val="30"/>
        </w:rPr>
        <w:t xml:space="preserve"> distributing</w:t>
      </w:r>
      <w:r w:rsidR="00294D38">
        <w:rPr>
          <w:rFonts w:eastAsia="ヒラギノ角ゴ ProN W3" w:cs="ヒラギノ角ゴ ProN W3"/>
          <w:color w:val="343434"/>
          <w:sz w:val="26"/>
          <w:szCs w:val="30"/>
        </w:rPr>
        <w:t xml:space="preserve"> postcard-size</w:t>
      </w:r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artwork</w:t>
      </w:r>
      <w:r w:rsidR="00C717FE" w:rsidRPr="00533EC1">
        <w:rPr>
          <w:rFonts w:eastAsia="ヒラギノ角ゴ ProN W3" w:cs="ヒラギノ角ゴ ProN W3"/>
          <w:color w:val="343434"/>
          <w:sz w:val="26"/>
          <w:szCs w:val="30"/>
        </w:rPr>
        <w:t>s</w:t>
      </w:r>
      <w:r w:rsidR="001062E8">
        <w:rPr>
          <w:rFonts w:eastAsia="ヒラギノ角ゴ ProN W3" w:cs="ヒラギノ角ゴ ProN W3"/>
          <w:color w:val="343434"/>
          <w:sz w:val="26"/>
          <w:szCs w:val="30"/>
        </w:rPr>
        <w:t>, is a good example</w:t>
      </w:r>
      <w:r w:rsidR="003245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. </w:t>
      </w:r>
      <w:r w:rsidR="00545BB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Much </w:t>
      </w:r>
      <w:proofErr w:type="spellStart"/>
      <w:r w:rsidR="006F2147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A414D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9962D1" w:rsidRPr="00533EC1">
        <w:rPr>
          <w:rFonts w:eastAsia="ヒラギノ角ゴ ProN W3" w:cs="ヒラギノ角ゴ ProN W3"/>
          <w:color w:val="343434"/>
          <w:sz w:val="26"/>
          <w:szCs w:val="30"/>
        </w:rPr>
        <w:t>art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work 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>from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th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>ese years</w:t>
      </w:r>
      <w:r w:rsidR="00CC5AD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>is imbued with</w:t>
      </w:r>
      <w:r w:rsidR="00C717F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restraint and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technical 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sophistication, </w:t>
      </w:r>
      <w:r w:rsidR="001062E8">
        <w:rPr>
          <w:rFonts w:eastAsia="ヒラギノ角ゴ ProN W3" w:cs="ヒラギノ角ゴ ProN W3"/>
          <w:color w:val="343434"/>
          <w:sz w:val="26"/>
          <w:szCs w:val="30"/>
        </w:rPr>
        <w:t>its</w:t>
      </w:r>
      <w:r w:rsidR="00FD2D4C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artists 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>including</w:t>
      </w:r>
      <w:r w:rsidR="006401F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Minoru Yoshida (1935-2010), </w:t>
      </w:r>
      <w:r w:rsidR="006F214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Tsuyoshi </w:t>
      </w:r>
      <w:proofErr w:type="spellStart"/>
      <w:r w:rsidR="006F2147" w:rsidRPr="00533EC1">
        <w:rPr>
          <w:rFonts w:eastAsia="ヒラギノ角ゴ ProN W3" w:cs="ヒラギノ角ゴ ProN W3"/>
          <w:color w:val="343434"/>
          <w:sz w:val="26"/>
          <w:szCs w:val="30"/>
        </w:rPr>
        <w:t>Maekawa</w:t>
      </w:r>
      <w:proofErr w:type="spellEnd"/>
      <w:r w:rsidR="006F214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(1936–)</w:t>
      </w:r>
      <w:r w:rsidR="006401F1" w:rsidRPr="00533EC1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07089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>Sadaharu</w:t>
      </w:r>
      <w:proofErr w:type="spellEnd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>Horio</w:t>
      </w:r>
      <w:proofErr w:type="spellEnd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(1939–), </w:t>
      </w:r>
      <w:proofErr w:type="spellStart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>Kumiko</w:t>
      </w:r>
      <w:proofErr w:type="spellEnd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>Imanaka</w:t>
      </w:r>
      <w:proofErr w:type="spellEnd"/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(1939–), </w:t>
      </w:r>
      <w:r w:rsidR="006401F1" w:rsidRPr="00533EC1">
        <w:rPr>
          <w:rFonts w:eastAsia="ヒラギノ角ゴ ProN W3" w:cs="ヒラギノ角ゴ ProN W3"/>
          <w:color w:val="343434"/>
          <w:sz w:val="26"/>
          <w:szCs w:val="30"/>
        </w:rPr>
        <w:t>Norio Imai (1</w:t>
      </w:r>
      <w:r w:rsidR="00C6449A" w:rsidRPr="00533EC1">
        <w:rPr>
          <w:rFonts w:eastAsia="ヒラギノ角ゴ ProN W3" w:cs="ヒラギノ角ゴ ProN W3"/>
          <w:color w:val="343434"/>
          <w:sz w:val="26"/>
          <w:szCs w:val="30"/>
        </w:rPr>
        <w:t>946–),</w:t>
      </w:r>
      <w:r w:rsidR="00A414D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4C6D5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and Keiko </w:t>
      </w:r>
      <w:proofErr w:type="spellStart"/>
      <w:r w:rsidR="004C6D52" w:rsidRPr="00533EC1">
        <w:rPr>
          <w:rFonts w:eastAsia="ヒラギノ角ゴ ProN W3" w:cs="ヒラギノ角ゴ ProN W3"/>
          <w:color w:val="343434"/>
          <w:sz w:val="26"/>
          <w:szCs w:val="30"/>
        </w:rPr>
        <w:t>Moriuchi</w:t>
      </w:r>
      <w:proofErr w:type="spellEnd"/>
      <w:r w:rsidR="004C6D52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(1943–). </w:t>
      </w:r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year 1962 </w:t>
      </w:r>
      <w:r w:rsidR="00C717FE" w:rsidRPr="00533EC1">
        <w:rPr>
          <w:rFonts w:eastAsia="ヒラギノ角ゴ ProN W3" w:cs="ヒラギノ角ゴ ProN W3"/>
          <w:color w:val="343434"/>
          <w:sz w:val="26"/>
          <w:szCs w:val="30"/>
        </w:rPr>
        <w:t>marked the opening of</w:t>
      </w:r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>Pinacotheca</w:t>
      </w:r>
      <w:proofErr w:type="spellEnd"/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 central Osaka, </w:t>
      </w:r>
      <w:r w:rsidR="00FA777A">
        <w:rPr>
          <w:rFonts w:eastAsia="ヒラギノ角ゴ ProN W3" w:cs="ヒラギノ角ゴ ProN W3"/>
          <w:color w:val="343434"/>
          <w:sz w:val="26"/>
          <w:szCs w:val="30"/>
        </w:rPr>
        <w:t>as</w:t>
      </w:r>
      <w:r w:rsidR="00FA777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B16A0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group’s headquarters, exhibition venue, and networking base. 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With </w:t>
      </w:r>
      <w:r w:rsidR="00B16A09" w:rsidRPr="00533EC1">
        <w:rPr>
          <w:rFonts w:eastAsia="ヒラギノ角ゴ ProN W3" w:cs="ヒラギノ角ゴ ProN W3"/>
          <w:color w:val="343434"/>
          <w:sz w:val="26"/>
          <w:szCs w:val="30"/>
        </w:rPr>
        <w:t>Japanese and foreign artists, critics, curators</w:t>
      </w:r>
      <w:r w:rsidR="009962D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proofErr w:type="spellStart"/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gallerists</w:t>
      </w:r>
      <w:proofErr w:type="spellEnd"/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, and collectors crossing</w:t>
      </w:r>
      <w:r w:rsidR="00B16A0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paths at what </w:t>
      </w:r>
      <w:proofErr w:type="spellStart"/>
      <w:r w:rsidR="00A414D3" w:rsidRPr="00533EC1">
        <w:rPr>
          <w:rFonts w:eastAsia="ヒラギノ角ゴ ProN W3" w:cs="ヒラギノ角ゴ ProN W3"/>
          <w:color w:val="343434"/>
          <w:sz w:val="26"/>
          <w:szCs w:val="30"/>
        </w:rPr>
        <w:t>Tapié</w:t>
      </w:r>
      <w:proofErr w:type="spellEnd"/>
      <w:r w:rsidR="00A414D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9F0527" w:rsidRPr="00533EC1">
        <w:rPr>
          <w:rFonts w:eastAsia="ヒラギノ角ゴ ProN W3" w:cs="ヒラギノ角ゴ ProN W3"/>
          <w:color w:val="343434"/>
          <w:sz w:val="26"/>
          <w:szCs w:val="30"/>
        </w:rPr>
        <w:t>dubbed the group’s “manifesto museum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”, </w:t>
      </w:r>
      <w:r w:rsidR="00FA777A">
        <w:rPr>
          <w:rFonts w:eastAsia="ヒラギノ角ゴ ProN W3" w:cs="ヒラギノ角ゴ ProN W3"/>
          <w:color w:val="343434"/>
          <w:sz w:val="26"/>
          <w:szCs w:val="30"/>
        </w:rPr>
        <w:t xml:space="preserve">the </w:t>
      </w:r>
      <w:r w:rsidR="001625FF">
        <w:rPr>
          <w:rFonts w:eastAsia="ヒラギノ角ゴ ProN W3" w:cs="ヒラギノ角ゴ ProN W3"/>
          <w:color w:val="343434"/>
          <w:sz w:val="26"/>
          <w:szCs w:val="30"/>
        </w:rPr>
        <w:t>venue</w:t>
      </w:r>
      <w:r w:rsidR="00FA777A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was a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keystone</w:t>
      </w:r>
      <w:r w:rsidR="009962D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and catalyst for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>Gutai’s</w:t>
      </w:r>
      <w:proofErr w:type="spellEnd"/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inclusion</w:t>
      </w:r>
      <w:r w:rsidR="00A414D3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2A2A0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 </w:t>
      </w:r>
      <w:r w:rsidR="009F1187" w:rsidRPr="00533EC1">
        <w:rPr>
          <w:rFonts w:eastAsia="ヒラギノ角ゴ ProN W3" w:cs="ヒラギノ角ゴ ProN W3"/>
          <w:color w:val="343434"/>
          <w:sz w:val="26"/>
          <w:szCs w:val="30"/>
        </w:rPr>
        <w:t>strategic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>e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>vents</w:t>
      </w:r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at home and abroad, 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>including</w:t>
      </w:r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the 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>‘</w:t>
      </w:r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>NUL Exhibition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’ at the </w:t>
      </w:r>
      <w:proofErr w:type="spellStart"/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>Stedelijk</w:t>
      </w:r>
      <w:proofErr w:type="spellEnd"/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Museum, 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Amsterdam in 1965</w:t>
      </w:r>
      <w:r w:rsidR="00A5060F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</w:t>
      </w:r>
      <w:r w:rsidR="002A2A0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1970 World 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Exposition (Expo ’70) in </w:t>
      </w:r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Osaka. </w:t>
      </w:r>
      <w:proofErr w:type="spellStart"/>
      <w:r w:rsidR="002A2A09" w:rsidRPr="00533EC1">
        <w:rPr>
          <w:rFonts w:eastAsia="ヒラギノ角ゴ ProN W3" w:cs="ヒラギノ角ゴ ProN W3"/>
          <w:color w:val="343434"/>
          <w:sz w:val="26"/>
          <w:szCs w:val="30"/>
        </w:rPr>
        <w:t>Pinacotheca</w:t>
      </w:r>
      <w:proofErr w:type="spellEnd"/>
      <w:r w:rsidR="002A2A09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closed in </w:t>
      </w:r>
      <w:r w:rsidR="009F11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April </w:t>
      </w:r>
      <w:r w:rsidR="0011012E" w:rsidRPr="00533EC1">
        <w:rPr>
          <w:rFonts w:eastAsia="ヒラギノ角ゴ ProN W3" w:cs="ヒラギノ角ゴ ProN W3"/>
          <w:color w:val="343434"/>
          <w:sz w:val="26"/>
          <w:szCs w:val="30"/>
        </w:rPr>
        <w:t>1970</w:t>
      </w:r>
      <w:r w:rsidR="00DC11AB">
        <w:rPr>
          <w:rFonts w:eastAsia="ヒラギノ角ゴ ProN W3" w:cs="ヒラギノ角ゴ ProN W3"/>
          <w:color w:val="343434"/>
          <w:sz w:val="26"/>
          <w:szCs w:val="30"/>
        </w:rPr>
        <w:t>,</w:t>
      </w:r>
      <w:r w:rsidR="009F11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CC5B7E" w:rsidRPr="00533EC1">
        <w:rPr>
          <w:rFonts w:eastAsia="ヒラギノ角ゴ ProN W3" w:cs="ヒラギノ角ゴ ProN W3"/>
          <w:color w:val="343434"/>
          <w:sz w:val="26"/>
          <w:szCs w:val="30"/>
        </w:rPr>
        <w:t>before Y</w:t>
      </w:r>
      <w:r w:rsidR="000312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oshihara’s death </w:t>
      </w:r>
      <w:r w:rsidR="009F1187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and </w:t>
      </w:r>
      <w:proofErr w:type="spellStart"/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>Gutai’s</w:t>
      </w:r>
      <w:proofErr w:type="spellEnd"/>
      <w:r w:rsidR="00267EF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dissolution in 1972.</w:t>
      </w:r>
    </w:p>
    <w:p w:rsidR="002A78B8" w:rsidRDefault="002A78B8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2A78B8" w:rsidRDefault="002C5B65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r>
        <w:rPr>
          <w:rFonts w:eastAsia="ヒラギノ角ゴ ProN W3" w:cs="ヒラギノ角ゴ ProN W3"/>
          <w:noProof/>
          <w:color w:val="343434"/>
          <w:sz w:val="26"/>
          <w:szCs w:val="30"/>
          <w:lang w:val="en-GB" w:eastAsia="en-GB"/>
        </w:rPr>
        <w:drawing>
          <wp:inline distT="0" distB="0" distL="0" distR="0">
            <wp:extent cx="2924078" cy="3025140"/>
            <wp:effectExtent l="25400" t="0" r="0" b="0"/>
            <wp:docPr id="8" name="Picture 5" descr=":::Minoru-Yoshida_B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Minoru-Yoshida_BS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02" cy="3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B8" w:rsidRDefault="002A78B8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CF6FC8" w:rsidRDefault="00C82604" w:rsidP="00CF6FC8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>The</w:t>
      </w:r>
      <w:r w:rsidR="00CC5B7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21</w:t>
      </w:r>
      <w:r w:rsidR="00CC5B7E" w:rsidRPr="00533EC1">
        <w:rPr>
          <w:rFonts w:eastAsia="ヒラギノ角ゴ ProN W3" w:cs="ヒラギノ角ゴ ProN W3"/>
          <w:color w:val="343434"/>
          <w:sz w:val="26"/>
          <w:szCs w:val="30"/>
          <w:vertAlign w:val="superscript"/>
        </w:rPr>
        <w:t>st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ce</w:t>
      </w:r>
      <w:r w:rsidR="00846F5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ntury </w:t>
      </w:r>
      <w:r w:rsidR="001625FF">
        <w:rPr>
          <w:rFonts w:eastAsia="ヒラギノ角ゴ ProN W3" w:cs="ヒラギノ角ゴ ProN W3"/>
          <w:color w:val="343434"/>
          <w:sz w:val="26"/>
          <w:szCs w:val="30"/>
        </w:rPr>
        <w:t>has seen</w:t>
      </w:r>
      <w:r w:rsidR="00FA777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846F58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846F5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the focus </w:t>
      </w:r>
      <w:r w:rsidR="001C142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of </w:t>
      </w:r>
      <w:r w:rsidR="00846F58" w:rsidRPr="00533EC1">
        <w:rPr>
          <w:rFonts w:eastAsia="ヒラギノ角ゴ ProN W3" w:cs="ヒラギノ角ゴ ProN W3"/>
          <w:color w:val="343434"/>
          <w:sz w:val="26"/>
          <w:szCs w:val="30"/>
        </w:rPr>
        <w:t>renewed critical attention</w:t>
      </w:r>
      <w:r w:rsidR="006F04B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in part addressing 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>its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relationship </w:t>
      </w:r>
      <w:r w:rsidR="008E36DF" w:rsidRPr="00533EC1">
        <w:rPr>
          <w:rFonts w:eastAsia="ヒラギノ角ゴ ProN W3" w:cs="ヒラギノ角ゴ ProN W3"/>
          <w:color w:val="343434"/>
          <w:sz w:val="26"/>
          <w:szCs w:val="30"/>
        </w:rPr>
        <w:t>to Modernism while</w:t>
      </w:r>
      <w:r w:rsidR="006F04B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questioning 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>notions of</w:t>
      </w:r>
      <w:r w:rsidR="006F04B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Modernist 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influence </w:t>
      </w:r>
      <w:r w:rsidR="00FA777A">
        <w:rPr>
          <w:rFonts w:eastAsia="ヒラギノ角ゴ ProN W3" w:cs="ヒラギノ角ゴ ProN W3"/>
          <w:color w:val="343434"/>
          <w:sz w:val="26"/>
          <w:szCs w:val="30"/>
        </w:rPr>
        <w:t>as</w:t>
      </w:r>
      <w:r w:rsidR="00FA777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>a one-way dynamic</w:t>
      </w:r>
      <w:r w:rsidR="00E9578A">
        <w:rPr>
          <w:rFonts w:eastAsia="ヒラギノ角ゴ ProN W3" w:cs="ヒラギノ角ゴ ProN W3"/>
          <w:color w:val="343434"/>
          <w:sz w:val="26"/>
          <w:szCs w:val="30"/>
        </w:rPr>
        <w:t xml:space="preserve"> from centres</w:t>
      </w:r>
      <w:r w:rsidR="006F04B1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to the peripheries. </w:t>
      </w:r>
      <w:proofErr w:type="spellStart"/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e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xhibitions have included </w:t>
      </w:r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>participation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in the 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53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  <w:vertAlign w:val="superscript"/>
        </w:rPr>
        <w:t>rd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Venice Bi</w:t>
      </w:r>
      <w:r w:rsidR="0073700D" w:rsidRPr="00533EC1">
        <w:rPr>
          <w:rFonts w:eastAsia="ヒラギノ角ゴ ProN W3" w:cs="ヒラギノ角ゴ ProN W3"/>
          <w:color w:val="343434"/>
          <w:sz w:val="26"/>
          <w:szCs w:val="30"/>
        </w:rPr>
        <w:t>ennale International Exhibition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r w:rsidR="00C95016" w:rsidRPr="00533EC1">
        <w:rPr>
          <w:rFonts w:eastAsia="ヒラギノ角ゴ ProN W3" w:cs="ヒラギノ角ゴ ProN W3"/>
          <w:i/>
          <w:color w:val="343434"/>
          <w:sz w:val="26"/>
          <w:szCs w:val="30"/>
        </w:rPr>
        <w:t>Making Worlds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, 2009</w:t>
      </w:r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>;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‘Under Each Other’s Spell: </w:t>
      </w:r>
      <w:proofErr w:type="spellStart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and New York’, Pollock-Krasner House and Study </w:t>
      </w:r>
      <w:proofErr w:type="spellStart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Center</w:t>
      </w:r>
      <w:proofErr w:type="spellEnd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New York, 2009; </w:t>
      </w:r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‘</w:t>
      </w:r>
      <w:proofErr w:type="spellStart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: Painting with Time and Space’, </w:t>
      </w:r>
      <w:proofErr w:type="spellStart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Museo</w:t>
      </w:r>
      <w:proofErr w:type="spellEnd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Cantonale</w:t>
      </w:r>
      <w:proofErr w:type="spellEnd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d’Arte</w:t>
      </w:r>
      <w:proofErr w:type="spellEnd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proofErr w:type="spellStart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Lugano</w:t>
      </w:r>
      <w:proofErr w:type="spellEnd"/>
      <w:r w:rsidR="00C95016" w:rsidRPr="00533EC1">
        <w:rPr>
          <w:rFonts w:eastAsia="ヒラギノ角ゴ ProN W3" w:cs="ヒラギノ角ゴ ProN W3"/>
          <w:color w:val="343434"/>
          <w:sz w:val="26"/>
          <w:szCs w:val="30"/>
        </w:rPr>
        <w:t>, Switzerland, 2010-11;</w:t>
      </w:r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>‘</w:t>
      </w:r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>GUTAI: The Spirit of an</w:t>
      </w:r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Era’ at T</w:t>
      </w:r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he National Art </w:t>
      </w:r>
      <w:proofErr w:type="spellStart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Center</w:t>
      </w:r>
      <w:proofErr w:type="spellEnd"/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>, Tokyo</w:t>
      </w:r>
      <w:r w:rsidR="00860C5B">
        <w:rPr>
          <w:rFonts w:eastAsia="ヒラギノ角ゴ ProN W3" w:cs="ヒラギノ角ゴ ProN W3"/>
          <w:color w:val="343434"/>
          <w:sz w:val="26"/>
          <w:szCs w:val="30"/>
        </w:rPr>
        <w:t>; ‘Tokyo 1965–1970: A New Avant</w:t>
      </w:r>
      <w:r w:rsidR="007A32AC">
        <w:rPr>
          <w:rFonts w:eastAsia="ヒラギノ角ゴ ProN W3" w:cs="ヒラギノ角ゴ ProN W3"/>
          <w:color w:val="343434"/>
          <w:sz w:val="26"/>
          <w:szCs w:val="30"/>
        </w:rPr>
        <w:t>-Gard</w:t>
      </w:r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e’ at </w:t>
      </w:r>
      <w:proofErr w:type="spellStart"/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>MoMA</w:t>
      </w:r>
      <w:proofErr w:type="spellEnd"/>
      <w:r w:rsidR="00C26A2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New York, 2012-13; </w:t>
      </w:r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and ‘</w:t>
      </w:r>
      <w:proofErr w:type="spellStart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Gutai</w:t>
      </w:r>
      <w:proofErr w:type="spellEnd"/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: Splendid Pla</w:t>
      </w:r>
      <w:r w:rsidR="00181BA3">
        <w:rPr>
          <w:rFonts w:eastAsia="ヒラギノ角ゴ ProN W3" w:cs="ヒラギノ角ゴ ProN W3"/>
          <w:color w:val="343434"/>
          <w:sz w:val="26"/>
          <w:szCs w:val="30"/>
        </w:rPr>
        <w:t>yground’</w:t>
      </w:r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4C6356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at </w:t>
      </w:r>
      <w:r w:rsidR="007E3B6A" w:rsidRPr="00533EC1">
        <w:rPr>
          <w:rFonts w:eastAsia="ヒラギノ角ゴ ProN W3" w:cs="ヒラギノ角ゴ ProN W3"/>
          <w:color w:val="343434"/>
          <w:sz w:val="26"/>
          <w:szCs w:val="30"/>
        </w:rPr>
        <w:t>Solomon R. Guggenheim Museum, New York, 2013.</w:t>
      </w:r>
    </w:p>
    <w:p w:rsidR="00C43858" w:rsidRPr="00CF6FC8" w:rsidRDefault="00B2637C" w:rsidP="00CF6FC8">
      <w:pPr>
        <w:rPr>
          <w:rFonts w:eastAsia="ヒラギノ角ゴ ProN W3" w:cs="ヒラギノ角ゴ ProN W3"/>
          <w:color w:val="343434"/>
          <w:sz w:val="26"/>
          <w:szCs w:val="30"/>
        </w:rPr>
      </w:pPr>
      <w:del w:id="0" w:author="doctor" w:date="2014-03-18T17:46:00Z">
        <w:r w:rsidRPr="00533EC1" w:rsidDel="008B5547">
          <w:rPr>
            <w:rFonts w:eastAsia="ヒラギノ角ゴ ProN W3" w:cs="ヒラギノ角ゴ ProN W3"/>
            <w:b/>
            <w:color w:val="343434"/>
            <w:sz w:val="26"/>
            <w:szCs w:val="30"/>
          </w:rPr>
          <w:delText>Useful links</w:delText>
        </w:r>
      </w:del>
      <w:r w:rsidRPr="00533EC1">
        <w:rPr>
          <w:rFonts w:eastAsia="ヒラギノ角ゴ ProN W3" w:cs="ヒラギノ角ゴ ProN W3"/>
          <w:b/>
          <w:color w:val="343434"/>
          <w:sz w:val="26"/>
          <w:szCs w:val="30"/>
        </w:rPr>
        <w:tab/>
      </w:r>
    </w:p>
    <w:p w:rsidR="00547C53" w:rsidRPr="00533EC1" w:rsidRDefault="00547C53" w:rsidP="00B2637C">
      <w:pPr>
        <w:tabs>
          <w:tab w:val="left" w:pos="2560"/>
        </w:tabs>
        <w:rPr>
          <w:rFonts w:eastAsia="ヒラギノ角ゴ ProN W3" w:cs="ヒラギノ角ゴ ProN W3"/>
          <w:b/>
          <w:color w:val="343434"/>
          <w:sz w:val="26"/>
          <w:szCs w:val="30"/>
        </w:rPr>
      </w:pPr>
    </w:p>
    <w:p w:rsidR="00C43858" w:rsidRPr="00533EC1" w:rsidDel="008B5547" w:rsidRDefault="00C43858" w:rsidP="00C43858">
      <w:pPr>
        <w:tabs>
          <w:tab w:val="left" w:pos="2560"/>
        </w:tabs>
        <w:rPr>
          <w:del w:id="1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2" w:author="doctor" w:date="2014-03-18T17:47:00Z">
        <w:r w:rsidRPr="00460183" w:rsidDel="008B5547">
          <w:rPr>
            <w:rFonts w:eastAsia="ヒラギノ角ゴ ProN W3" w:cs="ヒラギノ角ゴ ProN W3"/>
            <w:i/>
            <w:color w:val="343434"/>
            <w:sz w:val="26"/>
            <w:szCs w:val="30"/>
          </w:rPr>
          <w:delText>Gutai – Splendid Playground</w:delText>
        </w:r>
        <w:r w:rsidR="00460183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 xml:space="preserve"> exhibition</w:delText>
        </w:r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:</w:delText>
        </w:r>
      </w:del>
    </w:p>
    <w:p w:rsidR="00C43858" w:rsidRPr="00533EC1" w:rsidDel="008B5547" w:rsidRDefault="00F269FF" w:rsidP="00C43858">
      <w:pPr>
        <w:rPr>
          <w:del w:id="3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4" w:author="doctor" w:date="2014-03-18T17:47:00Z">
        <w:r w:rsidDel="008B5547">
          <w:fldChar w:fldCharType="begin"/>
        </w:r>
        <w:r w:rsidDel="008B5547">
          <w:delInstrText xml:space="preserve"> HYPERLINK "http://web.guggenheim.org/exhibitions/gutai/" </w:delInstrText>
        </w:r>
        <w:r w:rsidDel="008B5547">
          <w:fldChar w:fldCharType="separate"/>
        </w:r>
        <w:r w:rsidR="00C43858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http://web.guggenheim.org/exhibitions/gutai/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="00C43858"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 xml:space="preserve"> </w:delText>
        </w:r>
      </w:del>
    </w:p>
    <w:p w:rsidR="00C43858" w:rsidRPr="00533EC1" w:rsidDel="008B5547" w:rsidRDefault="00C43858" w:rsidP="00C43858">
      <w:pPr>
        <w:rPr>
          <w:del w:id="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C43858" w:rsidRPr="00533EC1" w:rsidDel="008B5547" w:rsidRDefault="00C43858" w:rsidP="00670B44">
      <w:pPr>
        <w:tabs>
          <w:tab w:val="center" w:pos="4345"/>
        </w:tabs>
        <w:rPr>
          <w:del w:id="6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7" w:author="doctor" w:date="2014-03-18T17:47:00Z"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Gutai at Nippon-Lugano:</w:delText>
        </w:r>
        <w:r w:rsidR="00670B44"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tab/>
        </w:r>
      </w:del>
    </w:p>
    <w:p w:rsidR="00C43858" w:rsidRPr="00533EC1" w:rsidDel="008B5547" w:rsidRDefault="00F269FF" w:rsidP="00C43858">
      <w:pPr>
        <w:rPr>
          <w:del w:id="8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9" w:author="doctor" w:date="2014-03-18T17:47:00Z">
        <w:r w:rsidDel="008B5547">
          <w:fldChar w:fldCharType="begin"/>
        </w:r>
        <w:r w:rsidDel="008B5547">
          <w:delInstrText xml:space="preserve"> HYPERLINK "http://www.nipponlugano.ch/en/gutai/index.html" </w:delInstrText>
        </w:r>
        <w:r w:rsidDel="008B5547">
          <w:fldChar w:fldCharType="separate"/>
        </w:r>
        <w:r w:rsidR="00C43858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http://www.nipponlugano.ch/en/gutai/index.html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="00C43858"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 xml:space="preserve"> </w:delText>
        </w:r>
      </w:del>
    </w:p>
    <w:p w:rsidR="00C43858" w:rsidRPr="00533EC1" w:rsidDel="008B5547" w:rsidRDefault="00C43858" w:rsidP="00C43858">
      <w:pPr>
        <w:rPr>
          <w:del w:id="10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C43858" w:rsidRPr="00533EC1" w:rsidDel="008B5547" w:rsidRDefault="00C43858" w:rsidP="00C43858">
      <w:pPr>
        <w:rPr>
          <w:del w:id="11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12" w:author="doctor" w:date="2014-03-18T17:47:00Z"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Atsuko Tanaka exhibition – MOT, Tokyo</w:delText>
        </w:r>
        <w:r w:rsidR="00E95C32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:</w:delText>
        </w:r>
      </w:del>
    </w:p>
    <w:p w:rsidR="00C43858" w:rsidRPr="00533EC1" w:rsidDel="008B5547" w:rsidRDefault="00F269FF" w:rsidP="00C43858">
      <w:pPr>
        <w:rPr>
          <w:del w:id="13" w:author="doctor" w:date="2014-03-18T17:47:00Z"/>
          <w:rFonts w:eastAsia="ヒラギノ角ゴ ProN W3" w:cs="ヒラギノ角ゴ ProN W3"/>
          <w:sz w:val="26"/>
          <w:szCs w:val="30"/>
        </w:rPr>
      </w:pPr>
      <w:del w:id="14" w:author="doctor" w:date="2014-03-18T17:47:00Z">
        <w:r w:rsidDel="008B5547">
          <w:fldChar w:fldCharType="begin"/>
        </w:r>
        <w:r w:rsidDel="008B5547">
          <w:delInstrText xml:space="preserve"> HYPERLINK "http://www.mot-art-museum.jp/eng/2012/atsuko_tanaka/" </w:delInstrText>
        </w:r>
        <w:r w:rsidDel="008B5547">
          <w:fldChar w:fldCharType="separate"/>
        </w:r>
        <w:r w:rsidR="00C43858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http://www.mot-art-museum.jp/eng/2012/atsuko_tanaka/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del>
    </w:p>
    <w:p w:rsidR="00963E1D" w:rsidRPr="00533EC1" w:rsidDel="008B5547" w:rsidRDefault="00963E1D" w:rsidP="00C43858">
      <w:pPr>
        <w:rPr>
          <w:del w:id="1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A603E6" w:rsidRPr="00533EC1" w:rsidDel="008B5547" w:rsidRDefault="00547C53" w:rsidP="00DC1635">
      <w:pPr>
        <w:rPr>
          <w:del w:id="16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17" w:author="doctor" w:date="2014-03-18T17:47:00Z"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Shōzō Shimamoto Association:</w:delText>
        </w:r>
      </w:del>
    </w:p>
    <w:p w:rsidR="007A7ABE" w:rsidRPr="00533EC1" w:rsidDel="008B5547" w:rsidRDefault="00F269FF" w:rsidP="00DC1635">
      <w:pPr>
        <w:rPr>
          <w:del w:id="18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19" w:author="doctor" w:date="2014-03-18T17:47:00Z">
        <w:r w:rsidDel="008B5547">
          <w:fldChar w:fldCharType="begin"/>
        </w:r>
        <w:r w:rsidDel="008B5547">
          <w:delInstrText xml:space="preserve"> HYPERLINK "http://www.shozoshimamoto.org/en" </w:delInstrText>
        </w:r>
        <w:r w:rsidDel="008B5547">
          <w:fldChar w:fldCharType="separate"/>
        </w:r>
        <w:r w:rsidR="00963E1D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http://www.shozoshimamoto.org/en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="00963E1D" w:rsidRPr="00533EC1" w:rsidDel="008B5547">
          <w:rPr>
            <w:rFonts w:eastAsia="ヒラギノ角ゴ ProN W3" w:cs="ヒラギノ角ゴ ProN W3"/>
            <w:sz w:val="26"/>
            <w:szCs w:val="30"/>
          </w:rPr>
          <w:delText xml:space="preserve"> </w:delText>
        </w:r>
      </w:del>
    </w:p>
    <w:p w:rsidR="00963E1D" w:rsidRPr="00533EC1" w:rsidDel="008B5547" w:rsidRDefault="00963E1D" w:rsidP="00963E1D">
      <w:pPr>
        <w:tabs>
          <w:tab w:val="left" w:pos="2560"/>
        </w:tabs>
        <w:rPr>
          <w:del w:id="20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21" w:author="doctor" w:date="2014-03-18T17:47:00Z"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Tofu Magazine:</w:delText>
        </w:r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tab/>
        </w:r>
      </w:del>
    </w:p>
    <w:p w:rsidR="00B96BAE" w:rsidRPr="00533EC1" w:rsidDel="008B5547" w:rsidRDefault="00F269FF" w:rsidP="00963E1D">
      <w:pPr>
        <w:rPr>
          <w:del w:id="22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23" w:author="doctor" w:date="2014-03-18T17:47:00Z">
        <w:r w:rsidDel="008B5547">
          <w:fldChar w:fldCharType="begin"/>
        </w:r>
        <w:r w:rsidDel="008B5547">
          <w:delInstrText xml:space="preserve"> HYPERLINK "http://www.tofu-magazine.net/newVersion/pages/Gutai56.html" </w:delInstrText>
        </w:r>
        <w:r w:rsidDel="008B5547">
          <w:fldChar w:fldCharType="separate"/>
        </w:r>
        <w:r w:rsidR="00963E1D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http://www.tofu-magazine.net/newVersion/pages/Gutai56.html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del>
    </w:p>
    <w:p w:rsidR="00963E1D" w:rsidRPr="00533EC1" w:rsidDel="008B5547" w:rsidRDefault="00963E1D" w:rsidP="00547C53">
      <w:pPr>
        <w:rPr>
          <w:del w:id="24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547C53" w:rsidRPr="00533EC1" w:rsidDel="008B5547" w:rsidRDefault="00547C53" w:rsidP="00547C53">
      <w:pPr>
        <w:rPr>
          <w:del w:id="2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del w:id="26" w:author="doctor" w:date="2014-03-18T17:47:00Z">
        <w:r w:rsidRPr="00533EC1" w:rsidDel="008B5547">
          <w:rPr>
            <w:rFonts w:eastAsia="ヒラギノ角ゴ ProN W3" w:cs="ヒラギノ角ゴ ProN W3"/>
            <w:color w:val="343434"/>
            <w:sz w:val="26"/>
            <w:szCs w:val="30"/>
          </w:rPr>
          <w:delText>Gutai Manifesto:</w:delText>
        </w:r>
      </w:del>
    </w:p>
    <w:p w:rsidR="007A7ABE" w:rsidRPr="00533EC1" w:rsidRDefault="00F269FF" w:rsidP="00547C53">
      <w:pPr>
        <w:rPr>
          <w:rFonts w:eastAsia="ヒラギノ角ゴ ProN W3" w:cs="ヒラギノ角ゴ ProN W3"/>
          <w:color w:val="343434"/>
          <w:sz w:val="26"/>
          <w:szCs w:val="30"/>
        </w:rPr>
      </w:pPr>
      <w:del w:id="27" w:author="doctor" w:date="2014-03-18T17:47:00Z">
        <w:r w:rsidDel="008B5547">
          <w:fldChar w:fldCharType="begin"/>
        </w:r>
        <w:r w:rsidDel="008B5547">
          <w:delInstrText xml:space="preserve"> HYPERLINK "http://web.archive.org/web/20070630202927/http://www.ashiya-web.or.jp/museum/10us/103education/nyumon_us/manifest_us.htm" </w:delInstrText>
        </w:r>
        <w:r w:rsidDel="008B5547">
          <w:fldChar w:fldCharType="separate"/>
        </w:r>
        <w:r w:rsidR="00547C53" w:rsidRPr="00533EC1" w:rsidDel="008B5547">
          <w:rPr>
            <w:rStyle w:val="Hyperlink"/>
            <w:rFonts w:eastAsia="ヒラギノ角ゴ ProN W3" w:cs="ヒラギノ角ゴ ProN W3"/>
            <w:sz w:val="26"/>
            <w:szCs w:val="30"/>
          </w:rPr>
          <w:delText>http://web.archive.org/web/20070630202927/http://www.ashiya-web.or.jp/museum/10us/103education/nyumon_us/manifest_us.htm</w:delText>
        </w:r>
        <w:r w:rsidDel="008B5547"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del>
    </w:p>
    <w:p w:rsidR="00097468" w:rsidRPr="00533EC1" w:rsidRDefault="00097468" w:rsidP="00B96BAE">
      <w:pPr>
        <w:tabs>
          <w:tab w:val="left" w:pos="3280"/>
        </w:tabs>
        <w:rPr>
          <w:rFonts w:eastAsia="ヒラギノ角ゴ ProN W3" w:cs="ヒラギノ角ゴ ProN W3"/>
          <w:b/>
          <w:color w:val="343434"/>
          <w:sz w:val="26"/>
          <w:szCs w:val="30"/>
        </w:rPr>
      </w:pPr>
    </w:p>
    <w:p w:rsidR="00963E1D" w:rsidRPr="00533EC1" w:rsidRDefault="00963E1D" w:rsidP="00B96BAE">
      <w:pPr>
        <w:tabs>
          <w:tab w:val="left" w:pos="3280"/>
        </w:tabs>
        <w:rPr>
          <w:rFonts w:eastAsia="ヒラギノ角ゴ ProN W3" w:cs="ヒラギノ角ゴ ProN W3"/>
          <w:b/>
          <w:color w:val="343434"/>
          <w:sz w:val="26"/>
          <w:szCs w:val="30"/>
        </w:rPr>
      </w:pPr>
    </w:p>
    <w:p w:rsidR="004B5426" w:rsidRPr="00533EC1" w:rsidRDefault="008B5547" w:rsidP="00B96BAE">
      <w:pPr>
        <w:tabs>
          <w:tab w:val="left" w:pos="3280"/>
        </w:tabs>
        <w:rPr>
          <w:rFonts w:eastAsia="ヒラギノ角ゴ ProN W3" w:cs="ヒラギノ角ゴ ProN W3"/>
          <w:b/>
          <w:color w:val="FF0000"/>
          <w:sz w:val="26"/>
          <w:szCs w:val="30"/>
        </w:rPr>
      </w:pPr>
      <w:ins w:id="28" w:author="doctor" w:date="2014-03-18T17:47:00Z">
        <w:r>
          <w:rPr>
            <w:rFonts w:eastAsia="ヒラギノ角ゴ ProN W3" w:cs="ヒラギノ角ゴ ProN W3"/>
            <w:b/>
            <w:color w:val="343434"/>
            <w:sz w:val="26"/>
            <w:szCs w:val="30"/>
          </w:rPr>
          <w:t>References and f</w:t>
        </w:r>
      </w:ins>
      <w:del w:id="29" w:author="doctor" w:date="2014-03-18T17:46:00Z">
        <w:r w:rsidR="00F765C6" w:rsidRPr="00533EC1" w:rsidDel="008B5547">
          <w:rPr>
            <w:rFonts w:eastAsia="ヒラギノ角ゴ ProN W3" w:cs="ヒラギノ角ゴ ProN W3"/>
            <w:b/>
            <w:color w:val="343434"/>
            <w:sz w:val="26"/>
            <w:szCs w:val="30"/>
          </w:rPr>
          <w:delText>F</w:delText>
        </w:r>
      </w:del>
      <w:r w:rsidR="00F765C6" w:rsidRPr="00533EC1">
        <w:rPr>
          <w:rFonts w:eastAsia="ヒラギノ角ゴ ProN W3" w:cs="ヒラギノ角ゴ ProN W3"/>
          <w:b/>
          <w:color w:val="343434"/>
          <w:sz w:val="26"/>
          <w:szCs w:val="30"/>
        </w:rPr>
        <w:t>urther reading</w:t>
      </w:r>
      <w:r w:rsidR="00B96BAE" w:rsidRPr="00533EC1">
        <w:rPr>
          <w:rFonts w:eastAsia="ヒラギノ角ゴ ProN W3" w:cs="ヒラギノ角ゴ ProN W3"/>
          <w:b/>
          <w:color w:val="343434"/>
          <w:sz w:val="26"/>
          <w:szCs w:val="30"/>
        </w:rPr>
        <w:tab/>
      </w:r>
    </w:p>
    <w:p w:rsidR="008B5547" w:rsidRDefault="008B5547" w:rsidP="008B5547">
      <w:pPr>
        <w:tabs>
          <w:tab w:val="left" w:pos="2560"/>
        </w:tabs>
        <w:rPr>
          <w:ins w:id="30" w:author="doctor" w:date="2014-03-18T17:47:00Z"/>
          <w:rFonts w:eastAsia="ヒラギノ角ゴ ProN W3" w:cs="ヒラギノ角ゴ ProN W3"/>
          <w:i/>
          <w:color w:val="343434"/>
          <w:sz w:val="26"/>
          <w:szCs w:val="30"/>
        </w:rPr>
      </w:pPr>
    </w:p>
    <w:p w:rsidR="008B5547" w:rsidRPr="00533EC1" w:rsidRDefault="008B5547" w:rsidP="008B5547">
      <w:pPr>
        <w:tabs>
          <w:tab w:val="left" w:pos="2560"/>
        </w:tabs>
        <w:rPr>
          <w:ins w:id="31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32" w:author="doctor" w:date="2014-03-18T17:47:00Z">
        <w:r w:rsidRPr="00460183">
          <w:rPr>
            <w:rFonts w:eastAsia="ヒラギノ角ゴ ProN W3" w:cs="ヒラギノ角ゴ ProN W3"/>
            <w:i/>
            <w:color w:val="343434"/>
            <w:sz w:val="26"/>
            <w:szCs w:val="30"/>
          </w:rPr>
          <w:t>Gutai</w:t>
        </w:r>
        <w:proofErr w:type="spellEnd"/>
        <w:r w:rsidRPr="00460183">
          <w:rPr>
            <w:rFonts w:eastAsia="ヒラギノ角ゴ ProN W3" w:cs="ヒラギノ角ゴ ProN W3"/>
            <w:i/>
            <w:color w:val="343434"/>
            <w:sz w:val="26"/>
            <w:szCs w:val="30"/>
          </w:rPr>
          <w:t xml:space="preserve"> – Splendid Playground</w:t>
        </w:r>
        <w:r>
          <w:rPr>
            <w:rFonts w:eastAsia="ヒラギノ角ゴ ProN W3" w:cs="ヒラギノ角ゴ ProN W3"/>
            <w:color w:val="343434"/>
            <w:sz w:val="26"/>
            <w:szCs w:val="30"/>
          </w:rPr>
          <w:t xml:space="preserve"> exhibition</w:t>
        </w:r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:</w:t>
        </w:r>
      </w:ins>
    </w:p>
    <w:p w:rsidR="008B5547" w:rsidRPr="00533EC1" w:rsidRDefault="008B5547" w:rsidP="008B5547">
      <w:pPr>
        <w:rPr>
          <w:ins w:id="33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34" w:author="doctor" w:date="2014-03-18T17:47:00Z">
        <w:r>
          <w:fldChar w:fldCharType="begin"/>
        </w:r>
        <w:r>
          <w:instrText xml:space="preserve"> HYPERLINK "http://web.guggenheim.org/exhibitions/gutai/"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http://web.guggenheim.org/exhibitions/gutai/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</w:ins>
    </w:p>
    <w:p w:rsidR="008B5547" w:rsidRPr="00533EC1" w:rsidRDefault="008B5547" w:rsidP="008B5547">
      <w:pPr>
        <w:rPr>
          <w:ins w:id="3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8B5547" w:rsidRPr="00533EC1" w:rsidRDefault="008B5547" w:rsidP="008B5547">
      <w:pPr>
        <w:tabs>
          <w:tab w:val="center" w:pos="4345"/>
        </w:tabs>
        <w:rPr>
          <w:ins w:id="36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37" w:author="doctor" w:date="2014-03-18T17:47:00Z"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at Nippon-</w:t>
        </w:r>
        <w:proofErr w:type="spellStart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Lugano</w:t>
        </w:r>
        <w:proofErr w:type="spellEnd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:</w:t>
        </w:r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ab/>
        </w:r>
      </w:ins>
    </w:p>
    <w:p w:rsidR="008B5547" w:rsidRPr="00533EC1" w:rsidRDefault="008B5547" w:rsidP="008B5547">
      <w:pPr>
        <w:rPr>
          <w:ins w:id="38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39" w:author="doctor" w:date="2014-03-18T17:47:00Z">
        <w:r>
          <w:fldChar w:fldCharType="begin"/>
        </w:r>
        <w:r>
          <w:instrText xml:space="preserve"> HYPERLINK "http://www.nipponlugano.ch/en/gutai/index.html"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http://www.nipponlugano.ch/en/gutai/index.html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</w:ins>
    </w:p>
    <w:p w:rsidR="008B5547" w:rsidRPr="00533EC1" w:rsidRDefault="008B5547" w:rsidP="008B5547">
      <w:pPr>
        <w:rPr>
          <w:ins w:id="40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8B5547" w:rsidRPr="00533EC1" w:rsidRDefault="008B5547" w:rsidP="008B5547">
      <w:pPr>
        <w:rPr>
          <w:ins w:id="41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42" w:author="doctor" w:date="2014-03-18T17:47:00Z"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Atsuko Tanaka exhibition – MOT, Tokyo</w:t>
        </w:r>
        <w:r>
          <w:rPr>
            <w:rFonts w:eastAsia="ヒラギノ角ゴ ProN W3" w:cs="ヒラギノ角ゴ ProN W3"/>
            <w:color w:val="343434"/>
            <w:sz w:val="26"/>
            <w:szCs w:val="30"/>
          </w:rPr>
          <w:t>:</w:t>
        </w:r>
      </w:ins>
    </w:p>
    <w:p w:rsidR="008B5547" w:rsidRPr="00533EC1" w:rsidRDefault="008B5547" w:rsidP="008B5547">
      <w:pPr>
        <w:rPr>
          <w:ins w:id="43" w:author="doctor" w:date="2014-03-18T17:47:00Z"/>
          <w:rFonts w:eastAsia="ヒラギノ角ゴ ProN W3" w:cs="ヒラギノ角ゴ ProN W3"/>
          <w:sz w:val="26"/>
          <w:szCs w:val="30"/>
        </w:rPr>
      </w:pPr>
      <w:ins w:id="44" w:author="doctor" w:date="2014-03-18T17:47:00Z">
        <w:r>
          <w:fldChar w:fldCharType="begin"/>
        </w:r>
        <w:r>
          <w:instrText xml:space="preserve"> HYPERLINK "http://www.mot-art-museum.jp/eng/2012/atsuko_tanaka/"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http://www.mot-art-museum.jp/eng/2012/atsuko_tanaka/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ins>
    </w:p>
    <w:p w:rsidR="008B5547" w:rsidRPr="00533EC1" w:rsidRDefault="008B5547" w:rsidP="008B5547">
      <w:pPr>
        <w:rPr>
          <w:ins w:id="4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8B5547" w:rsidRPr="00533EC1" w:rsidRDefault="008B5547" w:rsidP="008B5547">
      <w:pPr>
        <w:rPr>
          <w:ins w:id="46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47" w:author="doctor" w:date="2014-03-18T17:47:00Z"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Shōzō</w:t>
        </w:r>
        <w:proofErr w:type="spellEnd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spellStart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Shimamoto</w:t>
        </w:r>
        <w:proofErr w:type="spellEnd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Association:</w:t>
        </w:r>
      </w:ins>
    </w:p>
    <w:p w:rsidR="008B5547" w:rsidRPr="00533EC1" w:rsidRDefault="008B5547" w:rsidP="008B5547">
      <w:pPr>
        <w:rPr>
          <w:ins w:id="48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49" w:author="doctor" w:date="2014-03-18T17:47:00Z">
        <w:r>
          <w:fldChar w:fldCharType="begin"/>
        </w:r>
        <w:r>
          <w:instrText xml:space="preserve"> HYPERLINK "http://www.shozoshimamoto.org/en"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http://www.shozoshimamoto.org/en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  <w:r w:rsidRPr="00533EC1">
          <w:rPr>
            <w:rFonts w:eastAsia="ヒラギノ角ゴ ProN W3" w:cs="ヒラギノ角ゴ ProN W3"/>
            <w:sz w:val="26"/>
            <w:szCs w:val="30"/>
          </w:rPr>
          <w:t xml:space="preserve"> </w:t>
        </w:r>
      </w:ins>
    </w:p>
    <w:p w:rsidR="008B5547" w:rsidRPr="00533EC1" w:rsidRDefault="008B5547" w:rsidP="008B5547">
      <w:pPr>
        <w:tabs>
          <w:tab w:val="left" w:pos="2560"/>
        </w:tabs>
        <w:rPr>
          <w:ins w:id="50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51" w:author="doctor" w:date="2014-03-18T17:47:00Z"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Tofu Magazine:</w:t>
        </w:r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ab/>
        </w:r>
      </w:ins>
    </w:p>
    <w:p w:rsidR="008B5547" w:rsidRPr="00533EC1" w:rsidRDefault="008B5547" w:rsidP="008B5547">
      <w:pPr>
        <w:rPr>
          <w:ins w:id="52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ins w:id="53" w:author="doctor" w:date="2014-03-18T17:47:00Z">
        <w:r>
          <w:fldChar w:fldCharType="begin"/>
        </w:r>
        <w:r>
          <w:instrText xml:space="preserve"> HYPERLINK "http://www.tofu-magazine.net/newVersion/pages/Gutai56.html"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http://www.tofu-magazine.net/newVersion/pages/Gutai56.html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ins>
    </w:p>
    <w:p w:rsidR="008B5547" w:rsidRPr="00533EC1" w:rsidRDefault="008B5547" w:rsidP="008B5547">
      <w:pPr>
        <w:rPr>
          <w:ins w:id="54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</w:p>
    <w:p w:rsidR="008B5547" w:rsidRPr="00533EC1" w:rsidRDefault="008B5547" w:rsidP="008B5547">
      <w:pPr>
        <w:rPr>
          <w:ins w:id="55" w:author="doctor" w:date="2014-03-18T17:47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56" w:author="doctor" w:date="2014-03-18T17:47:00Z"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533EC1">
          <w:rPr>
            <w:rFonts w:eastAsia="ヒラギノ角ゴ ProN W3" w:cs="ヒラギノ角ゴ ProN W3"/>
            <w:color w:val="343434"/>
            <w:sz w:val="26"/>
            <w:szCs w:val="30"/>
          </w:rPr>
          <w:t xml:space="preserve"> Manifesto:</w:t>
        </w:r>
      </w:ins>
    </w:p>
    <w:p w:rsidR="006828EE" w:rsidRPr="00533EC1" w:rsidRDefault="008B5547" w:rsidP="008B5547">
      <w:pPr>
        <w:rPr>
          <w:rFonts w:eastAsia="ヒラギノ角ゴ ProN W3" w:cs="ヒラギノ角ゴ ProN W3"/>
          <w:color w:val="343434"/>
          <w:sz w:val="26"/>
          <w:szCs w:val="30"/>
        </w:rPr>
      </w:pPr>
      <w:ins w:id="57" w:author="doctor" w:date="2014-03-18T17:47:00Z">
        <w:r>
          <w:fldChar w:fldCharType="begin"/>
        </w:r>
        <w:r>
          <w:instrText xml:space="preserve"> HYPERLINK "http://web.archive.org/web/20070630202927/http://www.ashiya-web.or.jp/museum/10us/103education/nyumon_us/manifest_us.htm" </w:instrText>
        </w:r>
        <w:r>
          <w:fldChar w:fldCharType="separate"/>
        </w:r>
        <w:r w:rsidRPr="00533EC1">
          <w:rPr>
            <w:rStyle w:val="Hyperlink"/>
            <w:rFonts w:eastAsia="ヒラギノ角ゴ ProN W3" w:cs="ヒラギノ角ゴ ProN W3"/>
            <w:sz w:val="26"/>
            <w:szCs w:val="30"/>
          </w:rPr>
          <w:t>http://web.archive.org/web/20070630202927/http://www.ashiya-web.or.jp/museum/10us/103education/nyumon_us/manifest_us.htm</w:t>
        </w:r>
        <w:r>
          <w:rPr>
            <w:rStyle w:val="Hyperlink"/>
            <w:rFonts w:eastAsia="ヒラギノ角ゴ ProN W3" w:cs="ヒラギノ角ゴ ProN W3"/>
            <w:sz w:val="26"/>
            <w:szCs w:val="30"/>
          </w:rPr>
          <w:fldChar w:fldCharType="end"/>
        </w:r>
      </w:ins>
    </w:p>
    <w:p w:rsidR="006828EE" w:rsidRPr="00533EC1" w:rsidRDefault="00155B41" w:rsidP="00DC1635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>TIAMPO,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M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ing; MUNROE, 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>A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>lexandra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(2013) </w:t>
      </w:r>
      <w:proofErr w:type="spellStart"/>
      <w:r w:rsidR="006828EE" w:rsidRPr="00533EC1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="006828EE" w:rsidRPr="00533EC1">
        <w:rPr>
          <w:rFonts w:eastAsia="ヒラギノ角ゴ ProN W3" w:cs="ヒラギノ角ゴ ProN W3"/>
          <w:i/>
          <w:color w:val="343434"/>
          <w:sz w:val="26"/>
          <w:szCs w:val="30"/>
        </w:rPr>
        <w:t>: Splendid Playground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>. New York: Guggenheim Museum (</w:t>
      </w:r>
      <w:r w:rsidR="00A46F4D" w:rsidRPr="00533EC1">
        <w:rPr>
          <w:rFonts w:eastAsia="ヒラギノ角ゴ ProN W3" w:cs="ヒラギノ角ゴ ProN W3"/>
          <w:color w:val="343434"/>
          <w:sz w:val="26"/>
          <w:szCs w:val="30"/>
        </w:rPr>
        <w:t>Exhibition catalogue</w:t>
      </w:r>
      <w:r w:rsidR="006E1264" w:rsidRPr="00533EC1">
        <w:rPr>
          <w:rFonts w:eastAsia="ヒラギノ角ゴ ProN W3" w:cs="ヒラギノ角ゴ ProN W3"/>
          <w:color w:val="343434"/>
          <w:sz w:val="26"/>
          <w:szCs w:val="30"/>
        </w:rPr>
        <w:t>;</w:t>
      </w:r>
      <w:r w:rsidR="00A46F4D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>ISBN</w:t>
      </w:r>
      <w:r w:rsidR="00F53ECB" w:rsidRPr="00533EC1">
        <w:rPr>
          <w:rFonts w:eastAsia="ヒラギノ角ゴ ProN W3" w:cs="ヒラギノ角ゴ ProN W3"/>
          <w:color w:val="343434"/>
          <w:sz w:val="26"/>
          <w:szCs w:val="30"/>
        </w:rPr>
        <w:t>:</w:t>
      </w:r>
      <w:r w:rsidR="006828EE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978</w:t>
      </w:r>
      <w:r w:rsidR="006E1264" w:rsidRPr="00533EC1">
        <w:rPr>
          <w:rFonts w:eastAsia="ヒラギノ角ゴ ProN W3" w:cs="ヒラギノ角ゴ ProN W3"/>
          <w:color w:val="343434"/>
          <w:sz w:val="26"/>
          <w:szCs w:val="30"/>
        </w:rPr>
        <w:t>0892074891</w:t>
      </w:r>
      <w:r w:rsidR="00460183">
        <w:rPr>
          <w:rFonts w:eastAsia="ヒラギノ角ゴ ProN W3" w:cs="ヒラギノ角ゴ ProN W3"/>
          <w:color w:val="343434"/>
          <w:sz w:val="26"/>
          <w:szCs w:val="30"/>
        </w:rPr>
        <w:t>).</w:t>
      </w:r>
    </w:p>
    <w:p w:rsidR="00373ABB" w:rsidRPr="00533EC1" w:rsidRDefault="00373ABB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</w:p>
    <w:p w:rsidR="00F66445" w:rsidRPr="00533EC1" w:rsidRDefault="006E1264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  <w:proofErr w:type="gramStart"/>
      <w:r w:rsidRPr="00533EC1">
        <w:rPr>
          <w:rFonts w:eastAsia="ヒラギノ角ゴ ProN W3" w:cs="ヒラギノ角ゴ ProN W3"/>
          <w:color w:val="343434"/>
          <w:sz w:val="26"/>
          <w:szCs w:val="30"/>
        </w:rPr>
        <w:t>HIRAI</w:t>
      </w:r>
      <w:r w:rsidR="00670B4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, </w:t>
      </w:r>
      <w:proofErr w:type="spellStart"/>
      <w:r w:rsidR="00670B44" w:rsidRPr="00533EC1">
        <w:rPr>
          <w:rFonts w:eastAsia="ヒラギノ角ゴ ProN W3" w:cs="ヒラギノ角ゴ ProN W3"/>
          <w:color w:val="343434"/>
          <w:sz w:val="26"/>
          <w:szCs w:val="30"/>
        </w:rPr>
        <w:t>Shō</w:t>
      </w:r>
      <w:r w:rsidR="00155B41" w:rsidRPr="00533EC1">
        <w:rPr>
          <w:rFonts w:eastAsia="ヒラギノ角ゴ ProN W3" w:cs="ヒラギノ角ゴ ProN W3"/>
          <w:color w:val="343434"/>
          <w:sz w:val="26"/>
          <w:szCs w:val="30"/>
        </w:rPr>
        <w:t>ichi</w:t>
      </w:r>
      <w:proofErr w:type="spellEnd"/>
      <w:r w:rsidR="00155B41" w:rsidRPr="00533EC1">
        <w:rPr>
          <w:rFonts w:eastAsia="ヒラギノ角ゴ ProN W3" w:cs="ヒラギノ角ゴ ProN W3"/>
          <w:color w:val="343434"/>
          <w:sz w:val="26"/>
          <w:szCs w:val="30"/>
        </w:rPr>
        <w:t>;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YAMADA,</w:t>
      </w:r>
      <w:r w:rsidR="00D86B4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D86B4A" w:rsidRPr="00533EC1">
        <w:rPr>
          <w:rFonts w:eastAsia="ヒラギノ角ゴ ProN W3" w:cs="ヒラギノ角ゴ ProN W3"/>
          <w:color w:val="343434"/>
          <w:sz w:val="26"/>
          <w:szCs w:val="30"/>
        </w:rPr>
        <w:t>Y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>ukako</w:t>
      </w:r>
      <w:proofErr w:type="spellEnd"/>
      <w:r w:rsidRPr="00533EC1">
        <w:rPr>
          <w:rFonts w:eastAsia="ヒラギノ角ゴ ProN W3" w:cs="ヒラギノ角ゴ ProN W3"/>
          <w:color w:val="343434"/>
          <w:sz w:val="26"/>
          <w:szCs w:val="30"/>
        </w:rPr>
        <w:t>;</w:t>
      </w:r>
      <w:r w:rsidR="00D86B4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YONEDA, </w:t>
      </w:r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>N</w:t>
      </w:r>
      <w:r w:rsidR="00155B41" w:rsidRPr="00533EC1">
        <w:rPr>
          <w:rFonts w:eastAsia="ヒラギノ角ゴ ProN W3" w:cs="ヒラギノ角ゴ ProN W3"/>
          <w:color w:val="343434"/>
          <w:sz w:val="26"/>
          <w:szCs w:val="30"/>
        </w:rPr>
        <w:t>aoki</w:t>
      </w:r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(2012) </w:t>
      </w:r>
      <w:r w:rsidR="00B77458" w:rsidRPr="00533EC1">
        <w:rPr>
          <w:rFonts w:eastAsia="ヒラギノ角ゴ ProN W3" w:cs="ヒラギノ角ゴ ProN W3"/>
          <w:i/>
          <w:color w:val="343434"/>
          <w:sz w:val="26"/>
          <w:szCs w:val="30"/>
        </w:rPr>
        <w:t>GUTAI: The Spirit of an Era</w:t>
      </w:r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proofErr w:type="gramEnd"/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D86B4A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Tokyo: </w:t>
      </w:r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The National Art </w:t>
      </w:r>
      <w:proofErr w:type="spellStart"/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>Center</w:t>
      </w:r>
      <w:proofErr w:type="spellEnd"/>
      <w:r w:rsidR="00B77458" w:rsidRPr="00533EC1">
        <w:rPr>
          <w:rFonts w:eastAsia="ヒラギノ角ゴ ProN W3" w:cs="ヒラギノ角ゴ ProN W3"/>
          <w:color w:val="343434"/>
          <w:sz w:val="26"/>
          <w:szCs w:val="30"/>
        </w:rPr>
        <w:t>, Tokyo</w:t>
      </w:r>
      <w:r w:rsidR="00460183">
        <w:rPr>
          <w:rFonts w:eastAsia="ヒラギノ角ゴ ProN W3" w:cs="ヒラギノ角ゴ ProN W3"/>
          <w:color w:val="343434"/>
          <w:sz w:val="26"/>
          <w:szCs w:val="30"/>
        </w:rPr>
        <w:t>.</w:t>
      </w:r>
      <w:r w:rsidR="00043AE0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gramStart"/>
      <w:r w:rsidR="00043AE0" w:rsidRPr="00533EC1">
        <w:rPr>
          <w:rFonts w:eastAsia="ヒラギノ角ゴ ProN W3" w:cs="ヒラギノ角ゴ ProN W3"/>
          <w:color w:val="343434"/>
          <w:sz w:val="26"/>
          <w:szCs w:val="30"/>
        </w:rPr>
        <w:t>(Exhibition catalogue</w:t>
      </w:r>
      <w:r w:rsidR="00D86B4A" w:rsidRPr="00533EC1">
        <w:rPr>
          <w:rFonts w:eastAsia="ヒラギノ角ゴ ProN W3" w:cs="ヒラギノ角ゴ ProN W3"/>
          <w:color w:val="343434"/>
          <w:sz w:val="26"/>
          <w:szCs w:val="30"/>
        </w:rPr>
        <w:t>).</w:t>
      </w:r>
      <w:proofErr w:type="gramEnd"/>
    </w:p>
    <w:p w:rsidR="00F66445" w:rsidRPr="00533EC1" w:rsidRDefault="00F66445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</w:p>
    <w:p w:rsidR="00F66445" w:rsidRPr="00533EC1" w:rsidRDefault="006E1264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>TIAMPO</w:t>
      </w:r>
      <w:r w:rsidR="00155B41" w:rsidRPr="00533EC1">
        <w:rPr>
          <w:rFonts w:eastAsia="ヒラギノ角ゴ ProN W3" w:cs="ヒラギノ角ゴ ProN W3"/>
          <w:color w:val="343434"/>
          <w:sz w:val="26"/>
          <w:szCs w:val="30"/>
        </w:rPr>
        <w:t>, Ming</w:t>
      </w:r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(2011) </w:t>
      </w:r>
      <w:proofErr w:type="spellStart"/>
      <w:r w:rsidR="009D420B" w:rsidRPr="00533EC1">
        <w:rPr>
          <w:rFonts w:eastAsia="ヒラギノ角ゴ ProN W3" w:cs="ヒラギノ角ゴ ProN W3"/>
          <w:i/>
          <w:color w:val="343434"/>
          <w:sz w:val="26"/>
          <w:szCs w:val="30"/>
        </w:rPr>
        <w:t>Gutai</w:t>
      </w:r>
      <w:proofErr w:type="spellEnd"/>
      <w:r w:rsidR="009D420B" w:rsidRPr="00533EC1">
        <w:rPr>
          <w:rFonts w:eastAsia="ヒラギノ角ゴ ProN W3" w:cs="ヒラギノ角ゴ ProN W3"/>
          <w:i/>
          <w:color w:val="343434"/>
          <w:sz w:val="26"/>
          <w:szCs w:val="30"/>
        </w:rPr>
        <w:t>:</w:t>
      </w:r>
      <w:r w:rsidR="009D420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F66445" w:rsidRPr="00533EC1">
        <w:rPr>
          <w:rFonts w:eastAsia="ヒラギノ角ゴ ProN W3" w:cs="ヒラギノ角ゴ ProN W3"/>
          <w:i/>
          <w:color w:val="343434"/>
          <w:sz w:val="26"/>
          <w:szCs w:val="30"/>
        </w:rPr>
        <w:t>Decentering</w:t>
      </w:r>
      <w:proofErr w:type="spellEnd"/>
      <w:r w:rsidR="00F66445" w:rsidRPr="00533EC1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Modernism</w:t>
      </w:r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. Chicago/Londo</w:t>
      </w:r>
      <w:r w:rsidR="00F53ECB" w:rsidRPr="00533EC1">
        <w:rPr>
          <w:rFonts w:eastAsia="ヒラギノ角ゴ ProN W3" w:cs="ヒラギノ角ゴ ProN W3"/>
          <w:color w:val="343434"/>
          <w:sz w:val="26"/>
          <w:szCs w:val="30"/>
        </w:rPr>
        <w:t>n: University of Chicago Press.</w:t>
      </w:r>
      <w:r w:rsidR="00460183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(ISBN-10: 0-026-80166-7)</w:t>
      </w:r>
      <w:r w:rsidR="00C53F34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</w:p>
    <w:p w:rsidR="007A7ABE" w:rsidRPr="00533EC1" w:rsidRDefault="007A7ABE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373ABB" w:rsidRPr="00533EC1" w:rsidRDefault="007A7ABE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KATŌ, Mizuho; WATKINS, Jonathan (2011) </w:t>
      </w:r>
      <w:r w:rsidRPr="00533EC1">
        <w:rPr>
          <w:rFonts w:eastAsia="ヒラギノ角ゴ ProN W3" w:cs="ヒラギノ角ゴ ProN W3"/>
          <w:i/>
          <w:color w:val="343434"/>
          <w:sz w:val="26"/>
          <w:szCs w:val="30"/>
        </w:rPr>
        <w:t>Atsuko Tanaka: The Art of Connecting</w:t>
      </w:r>
      <w:r w:rsidR="00460183">
        <w:rPr>
          <w:rFonts w:eastAsia="ヒラギノ角ゴ ProN W3" w:cs="ヒラギノ角ゴ ProN W3"/>
          <w:color w:val="343434"/>
          <w:sz w:val="26"/>
          <w:szCs w:val="30"/>
        </w:rPr>
        <w:t xml:space="preserve">. </w:t>
      </w:r>
      <w:r w:rsidR="00373ABB" w:rsidRPr="00533EC1">
        <w:rPr>
          <w:rFonts w:eastAsia="ヒラギノ角ゴ ProN W3" w:cs="ヒラギノ角ゴ ProN W3"/>
          <w:color w:val="343434"/>
          <w:sz w:val="26"/>
          <w:szCs w:val="30"/>
        </w:rPr>
        <w:t>Tokyo: Museum of Contemporary Art, Tokyo</w:t>
      </w:r>
    </w:p>
    <w:p w:rsidR="00373ABB" w:rsidRPr="00533EC1" w:rsidRDefault="00460183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  <w:r>
        <w:rPr>
          <w:rFonts w:eastAsia="ヒラギノ角ゴ ProN W3" w:cs="ヒラギノ角ゴ ProN W3"/>
          <w:color w:val="343434"/>
          <w:sz w:val="26"/>
          <w:szCs w:val="30"/>
        </w:rPr>
        <w:t>(Touring</w:t>
      </w:r>
      <w:r w:rsidR="00C53F34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exhibition</w:t>
      </w:r>
      <w:r>
        <w:rPr>
          <w:rFonts w:eastAsia="ヒラギノ角ゴ ProN W3" w:cs="ヒラギノ角ゴ ProN W3"/>
          <w:color w:val="343434"/>
          <w:sz w:val="26"/>
          <w:szCs w:val="30"/>
        </w:rPr>
        <w:t xml:space="preserve"> catalogue: </w:t>
      </w:r>
      <w:r w:rsidR="00C53F34" w:rsidRPr="00533EC1">
        <w:rPr>
          <w:rFonts w:eastAsia="ヒラギノ角ゴ ProN W3" w:cs="ヒラギノ角ゴ ProN W3"/>
          <w:color w:val="343434"/>
          <w:sz w:val="26"/>
          <w:szCs w:val="30"/>
        </w:rPr>
        <w:t>UK, Spain, &amp; Japan 2001-12</w:t>
      </w:r>
      <w:r w:rsidR="00373AB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; ISBN: </w:t>
      </w:r>
      <w:r w:rsidR="00373ABB" w:rsidRPr="00533EC1">
        <w:rPr>
          <w:rFonts w:cs="Verdana"/>
          <w:sz w:val="26"/>
          <w:lang w:val="en-US"/>
        </w:rPr>
        <w:t>9781904864707</w:t>
      </w:r>
      <w:r w:rsidR="00C53F34" w:rsidRPr="00533EC1">
        <w:rPr>
          <w:rFonts w:cs="Verdana"/>
          <w:sz w:val="26"/>
          <w:lang w:val="en-US"/>
        </w:rPr>
        <w:t>).</w:t>
      </w:r>
    </w:p>
    <w:p w:rsidR="00F66445" w:rsidRPr="00533EC1" w:rsidRDefault="00F66445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</w:p>
    <w:p w:rsidR="00F66445" w:rsidRPr="00533EC1" w:rsidRDefault="006E1264" w:rsidP="00F66445">
      <w:pPr>
        <w:rPr>
          <w:rFonts w:eastAsia="ヒラギノ角ゴ ProN W3" w:cs="ヒラギノ角ゴ ProN W3"/>
          <w:color w:val="343434"/>
          <w:sz w:val="26"/>
          <w:szCs w:val="30"/>
        </w:rPr>
      </w:pPr>
      <w:r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HIRAI, </w:t>
      </w:r>
      <w:proofErr w:type="spellStart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S</w:t>
      </w:r>
      <w:r w:rsidR="00670B44" w:rsidRPr="00533EC1">
        <w:rPr>
          <w:rFonts w:eastAsia="ヒラギノ角ゴ ProN W3" w:cs="ヒラギノ角ゴ ProN W3"/>
          <w:color w:val="343434"/>
          <w:sz w:val="26"/>
          <w:szCs w:val="30"/>
        </w:rPr>
        <w:t>hō</w:t>
      </w:r>
      <w:r w:rsidR="00155B41" w:rsidRPr="00533EC1">
        <w:rPr>
          <w:rFonts w:eastAsia="ヒラギノ角ゴ ProN W3" w:cs="ヒラギノ角ゴ ProN W3"/>
          <w:color w:val="343434"/>
          <w:sz w:val="26"/>
          <w:szCs w:val="30"/>
        </w:rPr>
        <w:t>ichi</w:t>
      </w:r>
      <w:proofErr w:type="spellEnd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(2004) </w:t>
      </w:r>
      <w:proofErr w:type="gramStart"/>
      <w:r w:rsidR="00F66445" w:rsidRPr="00533EC1">
        <w:rPr>
          <w:rFonts w:eastAsia="ヒラギノ角ゴ ProN W3" w:cs="ヒラギノ角ゴ ProN W3"/>
          <w:i/>
          <w:color w:val="343434"/>
          <w:sz w:val="26"/>
          <w:szCs w:val="30"/>
        </w:rPr>
        <w:t>What’s</w:t>
      </w:r>
      <w:proofErr w:type="gramEnd"/>
      <w:r w:rsidR="00F66445" w:rsidRPr="00533EC1">
        <w:rPr>
          <w:rFonts w:eastAsia="ヒラギノ角ゴ ProN W3" w:cs="ヒラギノ角ゴ ProN W3"/>
          <w:i/>
          <w:color w:val="343434"/>
          <w:sz w:val="26"/>
          <w:szCs w:val="30"/>
        </w:rPr>
        <w:t xml:space="preserve"> GUTA</w:t>
      </w:r>
      <w:r w:rsidR="00CA03EB" w:rsidRPr="00533EC1">
        <w:rPr>
          <w:rFonts w:eastAsia="ヒラギノ角ゴ ProN W3" w:cs="ヒラギノ角ゴ ProN W3"/>
          <w:i/>
          <w:color w:val="343434"/>
          <w:sz w:val="26"/>
          <w:szCs w:val="30"/>
        </w:rPr>
        <w:t>I</w:t>
      </w:r>
      <w:r w:rsidR="00CA03EB" w:rsidRPr="00533EC1">
        <w:rPr>
          <w:rFonts w:eastAsia="ヒラギノ角ゴ ProN W3" w:cs="ヒラギノ角ゴ ProN W3"/>
          <w:color w:val="343434"/>
          <w:sz w:val="26"/>
          <w:szCs w:val="30"/>
        </w:rPr>
        <w:t>?</w:t>
      </w:r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Tokyo: </w:t>
      </w:r>
      <w:proofErr w:type="spellStart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Bijutsu</w:t>
      </w:r>
      <w:proofErr w:type="spellEnd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proofErr w:type="spellStart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Shuppan-Sha</w:t>
      </w:r>
      <w:proofErr w:type="spellEnd"/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.</w:t>
      </w:r>
      <w:r w:rsidR="00F53ECB" w:rsidRPr="00533EC1">
        <w:rPr>
          <w:rFonts w:eastAsia="ヒラギノ角ゴ ProN W3" w:cs="ヒラギノ角ゴ ProN W3"/>
          <w:color w:val="343434"/>
          <w:sz w:val="26"/>
          <w:szCs w:val="30"/>
        </w:rPr>
        <w:t xml:space="preserve"> </w:t>
      </w:r>
      <w:r w:rsidR="00F66445" w:rsidRPr="00533EC1">
        <w:rPr>
          <w:rFonts w:eastAsia="ヒラギノ角ゴ ProN W3" w:cs="ヒラギノ角ゴ ProN W3"/>
          <w:color w:val="343434"/>
          <w:sz w:val="26"/>
          <w:szCs w:val="30"/>
        </w:rPr>
        <w:t>(ISBN/ISSN: 4568201772)</w:t>
      </w:r>
      <w:r w:rsidR="00460183">
        <w:rPr>
          <w:rFonts w:eastAsia="ヒラギノ角ゴ ProN W3" w:cs="ヒラギノ角ゴ ProN W3"/>
          <w:color w:val="343434"/>
          <w:sz w:val="26"/>
          <w:szCs w:val="30"/>
        </w:rPr>
        <w:t>.</w:t>
      </w:r>
    </w:p>
    <w:p w:rsidR="00460183" w:rsidRDefault="00460183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</w:p>
    <w:p w:rsidR="00DE739A" w:rsidRDefault="00DE739A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</w:p>
    <w:p w:rsidR="00460183" w:rsidRDefault="00460183" w:rsidP="00B77458">
      <w:pPr>
        <w:tabs>
          <w:tab w:val="left" w:pos="5460"/>
        </w:tabs>
        <w:rPr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5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59" w:author="doctor" w:date="2014-03-18T17:50:00Z">
        <w:r>
          <w:rPr>
            <w:rFonts w:eastAsia="ヒラギノ角ゴ ProN W3" w:cs="ヒラギノ角ゴ ProN W3"/>
            <w:color w:val="343434"/>
            <w:sz w:val="26"/>
            <w:szCs w:val="30"/>
          </w:rPr>
          <w:t>N.B.</w:t>
        </w:r>
      </w:ins>
      <w:ins w:id="60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TO: ROUTLEDGE (REM) EDITORIAL &amp; DESIGN</w:t>
        </w:r>
      </w:ins>
    </w:p>
    <w:p w:rsidR="009F2180" w:rsidRPr="009F2180" w:rsidRDefault="009F2180" w:rsidP="009F2180">
      <w:pPr>
        <w:tabs>
          <w:tab w:val="left" w:pos="5460"/>
        </w:tabs>
        <w:rPr>
          <w:ins w:id="61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62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FROM: NEILTON CLARKE (Tokyo)</w:t>
        </w:r>
      </w:ins>
    </w:p>
    <w:p w:rsidR="009F2180" w:rsidRPr="009F2180" w:rsidRDefault="009F2180" w:rsidP="009F2180">
      <w:pPr>
        <w:tabs>
          <w:tab w:val="left" w:pos="5460"/>
        </w:tabs>
        <w:rPr>
          <w:ins w:id="63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64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Email: neil@unswalumni.com</w:t>
        </w:r>
      </w:ins>
    </w:p>
    <w:p w:rsidR="009F2180" w:rsidRPr="009F2180" w:rsidRDefault="009F2180" w:rsidP="009F2180">
      <w:pPr>
        <w:tabs>
          <w:tab w:val="left" w:pos="5460"/>
        </w:tabs>
        <w:rPr>
          <w:ins w:id="65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66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RE: GUTAI ENTRY IMAGES</w:t>
        </w:r>
      </w:ins>
    </w:p>
    <w:p w:rsidR="009F2180" w:rsidRPr="009F2180" w:rsidRDefault="009F2180" w:rsidP="009F2180">
      <w:pPr>
        <w:tabs>
          <w:tab w:val="left" w:pos="5460"/>
        </w:tabs>
        <w:rPr>
          <w:ins w:id="67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68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Dear REM Staff,</w:t>
        </w:r>
      </w:ins>
    </w:p>
    <w:p w:rsidR="009F2180" w:rsidRPr="009F2180" w:rsidRDefault="009F2180" w:rsidP="009F2180">
      <w:pPr>
        <w:tabs>
          <w:tab w:val="left" w:pos="5460"/>
        </w:tabs>
        <w:rPr>
          <w:ins w:id="69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70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For the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entry, 3 images from Osaka University Museum have</w:t>
        </w:r>
      </w:ins>
    </w:p>
    <w:p w:rsidR="009F2180" w:rsidRPr="009F2180" w:rsidRDefault="009F2180" w:rsidP="009F2180">
      <w:pPr>
        <w:tabs>
          <w:tab w:val="left" w:pos="5460"/>
        </w:tabs>
        <w:rPr>
          <w:ins w:id="71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72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been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pasted into the word document. If seeing publication, the image</w:t>
        </w:r>
      </w:ins>
    </w:p>
    <w:p w:rsidR="009F2180" w:rsidRPr="009F2180" w:rsidRDefault="009F2180" w:rsidP="009F2180">
      <w:pPr>
        <w:tabs>
          <w:tab w:val="left" w:pos="5460"/>
        </w:tabs>
        <w:rPr>
          <w:ins w:id="73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74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files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for those 3 images are to be procured from:</w:t>
        </w:r>
      </w:ins>
    </w:p>
    <w:p w:rsidR="009F2180" w:rsidRDefault="009F2180" w:rsidP="009F2180">
      <w:pPr>
        <w:tabs>
          <w:tab w:val="left" w:pos="5460"/>
        </w:tabs>
        <w:rPr>
          <w:ins w:id="75" w:author="doctor" w:date="2014-03-18T17:50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7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7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(Ms) Mizuho KATO</w:t>
        </w:r>
      </w:ins>
    </w:p>
    <w:p w:rsidR="009F2180" w:rsidRPr="009F2180" w:rsidRDefault="009F2180" w:rsidP="009F2180">
      <w:pPr>
        <w:tabs>
          <w:tab w:val="left" w:pos="5460"/>
        </w:tabs>
        <w:rPr>
          <w:ins w:id="7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7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Visiting Associate Professor;</w:t>
        </w:r>
      </w:ins>
    </w:p>
    <w:p w:rsidR="009F2180" w:rsidRPr="009F2180" w:rsidRDefault="009F2180" w:rsidP="009F2180">
      <w:pPr>
        <w:tabs>
          <w:tab w:val="left" w:pos="5460"/>
        </w:tabs>
        <w:rPr>
          <w:ins w:id="8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8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Museum of Osaka University</w:t>
        </w:r>
      </w:ins>
    </w:p>
    <w:p w:rsidR="009F2180" w:rsidRPr="009F2180" w:rsidRDefault="009F2180" w:rsidP="009F2180">
      <w:pPr>
        <w:tabs>
          <w:tab w:val="left" w:pos="5460"/>
        </w:tabs>
        <w:rPr>
          <w:ins w:id="8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8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1-13,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Machikaneyama-cho</w:t>
        </w:r>
        <w:proofErr w:type="spellEnd"/>
      </w:ins>
    </w:p>
    <w:p w:rsidR="009F2180" w:rsidRPr="009F2180" w:rsidRDefault="009F2180" w:rsidP="009F2180">
      <w:pPr>
        <w:tabs>
          <w:tab w:val="left" w:pos="5460"/>
        </w:tabs>
        <w:rPr>
          <w:ins w:id="8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8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Toyonaka</w:t>
        </w:r>
      </w:ins>
    </w:p>
    <w:p w:rsidR="009F2180" w:rsidRPr="009F2180" w:rsidRDefault="009F2180" w:rsidP="009F2180">
      <w:pPr>
        <w:tabs>
          <w:tab w:val="left" w:pos="5460"/>
        </w:tabs>
        <w:rPr>
          <w:ins w:id="8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8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JAPAN 560-0043</w:t>
        </w:r>
      </w:ins>
    </w:p>
    <w:p w:rsidR="009F2180" w:rsidRPr="009F2180" w:rsidRDefault="009F2180" w:rsidP="009F2180">
      <w:pPr>
        <w:tabs>
          <w:tab w:val="left" w:pos="5460"/>
        </w:tabs>
        <w:rPr>
          <w:ins w:id="8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8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Tel. 81-6-6850-6714</w:t>
        </w:r>
      </w:ins>
    </w:p>
    <w:p w:rsidR="009F2180" w:rsidRPr="009F2180" w:rsidRDefault="009F2180" w:rsidP="009F2180">
      <w:pPr>
        <w:tabs>
          <w:tab w:val="left" w:pos="5460"/>
        </w:tabs>
        <w:rPr>
          <w:ins w:id="9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9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Fax.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81-6-6850-6720</w:t>
        </w:r>
      </w:ins>
    </w:p>
    <w:p w:rsidR="009F2180" w:rsidRPr="009F2180" w:rsidRDefault="009F2180" w:rsidP="009F2180">
      <w:pPr>
        <w:tabs>
          <w:tab w:val="left" w:pos="5460"/>
        </w:tabs>
        <w:rPr>
          <w:ins w:id="9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9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E-mail: mizuhozumi@museum.osaka-u.ac.jp</w:t>
        </w:r>
      </w:ins>
    </w:p>
    <w:p w:rsidR="009F2180" w:rsidRDefault="009F2180" w:rsidP="009F2180">
      <w:pPr>
        <w:tabs>
          <w:tab w:val="left" w:pos="5460"/>
        </w:tabs>
        <w:rPr>
          <w:ins w:id="94" w:author="doctor" w:date="2014-03-18T17:50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95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96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An illuminating, key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image from the same source is:</w:t>
        </w:r>
      </w:ins>
    </w:p>
    <w:p w:rsidR="009F2180" w:rsidRPr="009F2180" w:rsidRDefault="009F2180" w:rsidP="009F2180">
      <w:pPr>
        <w:tabs>
          <w:tab w:val="left" w:pos="5460"/>
        </w:tabs>
        <w:rPr>
          <w:ins w:id="97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98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Atsuko Tanaka wearing the Electric Dress (1956) at the 2nd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Art</w:t>
        </w:r>
      </w:ins>
    </w:p>
    <w:p w:rsidR="009F2180" w:rsidRPr="009F2180" w:rsidRDefault="009F2180" w:rsidP="009F2180">
      <w:pPr>
        <w:tabs>
          <w:tab w:val="left" w:pos="5460"/>
        </w:tabs>
        <w:rPr>
          <w:ins w:id="99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00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Exhibition, 1956.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©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Ryōji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Itō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. Photo © The former members of the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Art</w:t>
        </w:r>
      </w:ins>
    </w:p>
    <w:p w:rsidR="009F2180" w:rsidRPr="009F2180" w:rsidRDefault="009F2180" w:rsidP="009F2180">
      <w:pPr>
        <w:tabs>
          <w:tab w:val="left" w:pos="5460"/>
        </w:tabs>
        <w:rPr>
          <w:ins w:id="101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02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Association.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Courtesy: Museum of Osaka University</w:t>
        </w:r>
      </w:ins>
    </w:p>
    <w:p w:rsidR="009F2180" w:rsidRPr="009F2180" w:rsidRDefault="009F2180" w:rsidP="009F2180">
      <w:pPr>
        <w:tabs>
          <w:tab w:val="left" w:pos="5460"/>
        </w:tabs>
        <w:rPr>
          <w:ins w:id="103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04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*Use of the above Atsuko Tanaka image incurs a charge of</w:t>
        </w:r>
      </w:ins>
    </w:p>
    <w:p w:rsidR="009F2180" w:rsidRPr="009F2180" w:rsidRDefault="009F2180" w:rsidP="009F2180">
      <w:pPr>
        <w:tabs>
          <w:tab w:val="left" w:pos="5460"/>
        </w:tabs>
        <w:rPr>
          <w:ins w:id="105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06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approximately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5000 JPY, to be clarified upon provision of REM details</w:t>
        </w:r>
      </w:ins>
    </w:p>
    <w:p w:rsidR="009F2180" w:rsidRPr="009F2180" w:rsidRDefault="009F2180" w:rsidP="009F2180">
      <w:pPr>
        <w:tabs>
          <w:tab w:val="left" w:pos="5460"/>
        </w:tabs>
        <w:rPr>
          <w:ins w:id="107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08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listed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below to Mizuho Kato. It has not been pasted into my</w:t>
        </w:r>
      </w:ins>
    </w:p>
    <w:p w:rsidR="009F2180" w:rsidRPr="009F2180" w:rsidRDefault="009F2180" w:rsidP="009F2180">
      <w:pPr>
        <w:tabs>
          <w:tab w:val="left" w:pos="5460"/>
        </w:tabs>
        <w:rPr>
          <w:ins w:id="109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10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document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 however I understand inclusion of this image has been</w:t>
        </w:r>
      </w:ins>
    </w:p>
    <w:p w:rsidR="009F2180" w:rsidRPr="009F2180" w:rsidRDefault="009F2180" w:rsidP="009F2180">
      <w:pPr>
        <w:tabs>
          <w:tab w:val="left" w:pos="5460"/>
        </w:tabs>
        <w:rPr>
          <w:ins w:id="111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12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given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at least a provisional go-ahead by REM editorial.</w:t>
        </w:r>
      </w:ins>
    </w:p>
    <w:p w:rsidR="009F2180" w:rsidRDefault="009F2180" w:rsidP="009F2180">
      <w:pPr>
        <w:tabs>
          <w:tab w:val="left" w:pos="5460"/>
        </w:tabs>
        <w:rPr>
          <w:ins w:id="113" w:author="doctor" w:date="2014-03-18T17:50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11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1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Assoc.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Prof.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Mizuho Kato requires the following sent to her:</w:t>
        </w:r>
      </w:ins>
    </w:p>
    <w:p w:rsidR="009F2180" w:rsidRPr="009F2180" w:rsidRDefault="009F2180" w:rsidP="009F2180">
      <w:pPr>
        <w:tabs>
          <w:tab w:val="left" w:pos="5460"/>
        </w:tabs>
        <w:rPr>
          <w:ins w:id="11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1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1) Outline of the REM project (media, publisher, publication date,</w:t>
        </w:r>
      </w:ins>
    </w:p>
    <w:p w:rsidR="009F2180" w:rsidRPr="009F2180" w:rsidRDefault="009F2180" w:rsidP="009F2180">
      <w:pPr>
        <w:tabs>
          <w:tab w:val="left" w:pos="5460"/>
        </w:tabs>
        <w:rPr>
          <w:ins w:id="11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1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exact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use the images).</w:t>
        </w:r>
      </w:ins>
    </w:p>
    <w:p w:rsidR="009F2180" w:rsidRPr="009F2180" w:rsidRDefault="009F2180" w:rsidP="009F2180">
      <w:pPr>
        <w:tabs>
          <w:tab w:val="left" w:pos="5460"/>
        </w:tabs>
        <w:rPr>
          <w:ins w:id="12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2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2) Letter of request addressed to Mr.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Setsuya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HASHIZUME, Director</w:t>
        </w:r>
      </w:ins>
    </w:p>
    <w:p w:rsidR="009F2180" w:rsidRPr="009F2180" w:rsidRDefault="009F2180" w:rsidP="009F2180">
      <w:pPr>
        <w:tabs>
          <w:tab w:val="left" w:pos="5460"/>
        </w:tabs>
        <w:rPr>
          <w:ins w:id="12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2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of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The Museum of Osaka University.</w:t>
        </w:r>
      </w:ins>
    </w:p>
    <w:p w:rsidR="009F2180" w:rsidRPr="009F2180" w:rsidRDefault="009F2180" w:rsidP="009F2180">
      <w:pPr>
        <w:tabs>
          <w:tab w:val="left" w:pos="5460"/>
        </w:tabs>
        <w:rPr>
          <w:ins w:id="12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2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3) Three letters of request addressed to applicable copyright holders:</w:t>
        </w:r>
      </w:ins>
    </w:p>
    <w:p w:rsidR="009F2180" w:rsidRPr="009F2180" w:rsidRDefault="009F2180" w:rsidP="009F2180">
      <w:pPr>
        <w:tabs>
          <w:tab w:val="left" w:pos="5460"/>
        </w:tabs>
        <w:rPr>
          <w:ins w:id="12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2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-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Mr. Takashi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Shimamoto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( for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Shozo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Shimamoto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at work image);</w:t>
        </w:r>
      </w:ins>
    </w:p>
    <w:p w:rsidR="009F2180" w:rsidRPr="009F2180" w:rsidRDefault="009F2180" w:rsidP="009F2180">
      <w:pPr>
        <w:tabs>
          <w:tab w:val="left" w:pos="5460"/>
        </w:tabs>
        <w:rPr>
          <w:ins w:id="12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2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-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Mr.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Ryoji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Ito ( for Atsuko Tanaka Electric Dress image)</w:t>
        </w:r>
      </w:ins>
    </w:p>
    <w:p w:rsidR="009F2180" w:rsidRPr="009F2180" w:rsidRDefault="009F2180" w:rsidP="009F2180">
      <w:pPr>
        <w:tabs>
          <w:tab w:val="left" w:pos="5460"/>
        </w:tabs>
        <w:rPr>
          <w:ins w:id="13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3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-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Ms.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Tsuruko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Yamazaki (for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Tsuruko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Yamazaki image)</w:t>
        </w:r>
      </w:ins>
    </w:p>
    <w:p w:rsidR="009F2180" w:rsidRPr="009F2180" w:rsidRDefault="009F2180" w:rsidP="009F2180">
      <w:pPr>
        <w:tabs>
          <w:tab w:val="left" w:pos="5460"/>
        </w:tabs>
        <w:rPr>
          <w:ins w:id="13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3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&lt; Each to be signed by the appropriate REM editorial individual &gt;</w:t>
        </w:r>
      </w:ins>
    </w:p>
    <w:p w:rsidR="009F2180" w:rsidRPr="009F2180" w:rsidRDefault="009F2180" w:rsidP="009F2180">
      <w:pPr>
        <w:tabs>
          <w:tab w:val="left" w:pos="5460"/>
        </w:tabs>
        <w:rPr>
          <w:ins w:id="13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3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Conditions to borrow/use these images:</w:t>
        </w:r>
      </w:ins>
    </w:p>
    <w:p w:rsidR="009F2180" w:rsidRPr="009F2180" w:rsidRDefault="009F2180" w:rsidP="009F2180">
      <w:pPr>
        <w:tabs>
          <w:tab w:val="left" w:pos="5460"/>
        </w:tabs>
        <w:rPr>
          <w:ins w:id="13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3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# Credit lines for reproduced images need to appear as shown in the</w:t>
        </w:r>
      </w:ins>
    </w:p>
    <w:p w:rsidR="009F2180" w:rsidRPr="009F2180" w:rsidRDefault="009F2180" w:rsidP="009F2180">
      <w:pPr>
        <w:tabs>
          <w:tab w:val="left" w:pos="5460"/>
        </w:tabs>
        <w:rPr>
          <w:ins w:id="13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3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pasted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images and in the Tanaka image above (I have conferred with</w:t>
        </w:r>
      </w:ins>
    </w:p>
    <w:p w:rsidR="009F2180" w:rsidRPr="009F2180" w:rsidRDefault="009F2180" w:rsidP="009F2180">
      <w:pPr>
        <w:tabs>
          <w:tab w:val="left" w:pos="5460"/>
        </w:tabs>
        <w:rPr>
          <w:ins w:id="14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4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Ms Kato on those details).</w:t>
        </w:r>
        <w:proofErr w:type="gramEnd"/>
      </w:ins>
    </w:p>
    <w:p w:rsidR="009F2180" w:rsidRPr="009F2180" w:rsidRDefault="009F2180" w:rsidP="009F2180">
      <w:pPr>
        <w:tabs>
          <w:tab w:val="left" w:pos="5460"/>
        </w:tabs>
        <w:rPr>
          <w:ins w:id="14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4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#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Online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access to the publication is to be provided, for the museum</w:t>
        </w:r>
      </w:ins>
    </w:p>
    <w:p w:rsidR="009F2180" w:rsidRPr="009F2180" w:rsidRDefault="009F2180" w:rsidP="009F2180">
      <w:pPr>
        <w:tabs>
          <w:tab w:val="left" w:pos="5460"/>
        </w:tabs>
        <w:rPr>
          <w:ins w:id="14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4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well as the copyright holders, and in the case where REM sees</w:t>
        </w:r>
      </w:ins>
    </w:p>
    <w:p w:rsidR="009F2180" w:rsidRPr="009F2180" w:rsidRDefault="009F2180" w:rsidP="009F2180">
      <w:pPr>
        <w:tabs>
          <w:tab w:val="left" w:pos="5460"/>
        </w:tabs>
        <w:rPr>
          <w:ins w:id="14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4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hard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copy publication, copies are to be provided.</w:t>
        </w:r>
      </w:ins>
    </w:p>
    <w:p w:rsidR="009F2180" w:rsidRPr="009F2180" w:rsidRDefault="009F2180" w:rsidP="009F2180">
      <w:pPr>
        <w:tabs>
          <w:tab w:val="left" w:pos="5460"/>
        </w:tabs>
        <w:rPr>
          <w:ins w:id="14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4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ALTERNATIVE IMAGES:</w:t>
        </w:r>
      </w:ins>
    </w:p>
    <w:p w:rsidR="009F2180" w:rsidRPr="009F2180" w:rsidRDefault="009F2180" w:rsidP="009F2180">
      <w:pPr>
        <w:tabs>
          <w:tab w:val="left" w:pos="5460"/>
        </w:tabs>
        <w:rPr>
          <w:ins w:id="15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5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Two other key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images below: one by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leader Yoshihara;</w:t>
        </w:r>
      </w:ins>
    </w:p>
    <w:p w:rsidR="009F2180" w:rsidRPr="009F2180" w:rsidRDefault="009F2180" w:rsidP="009F2180">
      <w:pPr>
        <w:tabs>
          <w:tab w:val="left" w:pos="5460"/>
        </w:tabs>
        <w:rPr>
          <w:ins w:id="15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5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one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by Minoru Yoshida (currently in document) showing the ‘cooler’</w:t>
        </w:r>
      </w:ins>
    </w:p>
    <w:p w:rsidR="009F2180" w:rsidRPr="009F2180" w:rsidRDefault="009F2180" w:rsidP="009F2180">
      <w:pPr>
        <w:tabs>
          <w:tab w:val="left" w:pos="5460"/>
        </w:tabs>
        <w:rPr>
          <w:ins w:id="15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5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style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of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in the ‘70s – are via the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Ashiya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City Museum of Art &amp;</w:t>
        </w:r>
      </w:ins>
    </w:p>
    <w:p w:rsidR="009F2180" w:rsidRPr="009F2180" w:rsidRDefault="009F2180" w:rsidP="009F2180">
      <w:pPr>
        <w:tabs>
          <w:tab w:val="left" w:pos="5460"/>
        </w:tabs>
        <w:rPr>
          <w:ins w:id="15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5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History, a key repository for the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Gutai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legacy.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Should either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see</w:t>
        </w:r>
        <w:proofErr w:type="gramEnd"/>
      </w:ins>
    </w:p>
    <w:p w:rsidR="009F2180" w:rsidRPr="009F2180" w:rsidRDefault="009F2180" w:rsidP="009F2180">
      <w:pPr>
        <w:tabs>
          <w:tab w:val="left" w:pos="5460"/>
        </w:tabs>
        <w:rPr>
          <w:ins w:id="15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5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publication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 letters of request from REM staff are to be addressed to</w:t>
        </w:r>
      </w:ins>
    </w:p>
    <w:p w:rsidR="009F2180" w:rsidRPr="009F2180" w:rsidRDefault="009F2180" w:rsidP="009F2180">
      <w:pPr>
        <w:tabs>
          <w:tab w:val="left" w:pos="5460"/>
        </w:tabs>
        <w:rPr>
          <w:ins w:id="16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6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the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copyright holders and museum director listed below, and sent to:</w:t>
        </w:r>
      </w:ins>
    </w:p>
    <w:p w:rsidR="009F2180" w:rsidRPr="009F2180" w:rsidRDefault="009F2180" w:rsidP="009F2180">
      <w:pPr>
        <w:tabs>
          <w:tab w:val="left" w:pos="5460"/>
        </w:tabs>
        <w:rPr>
          <w:ins w:id="16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6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Ms.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KUNII;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Ashiya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City Museum of Art &amp; History: 12-25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Isecho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</w:t>
        </w:r>
      </w:ins>
    </w:p>
    <w:p w:rsidR="009F2180" w:rsidRPr="009F2180" w:rsidRDefault="009F2180" w:rsidP="009F2180">
      <w:pPr>
        <w:tabs>
          <w:tab w:val="left" w:pos="5460"/>
        </w:tabs>
        <w:rPr>
          <w:ins w:id="16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proofErr w:type="gramStart"/>
      <w:ins w:id="16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Ashiya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City, Japan 659-0052.</w:t>
        </w:r>
        <w:proofErr w:type="gramEnd"/>
      </w:ins>
    </w:p>
    <w:p w:rsidR="009F2180" w:rsidRPr="009F2180" w:rsidRDefault="009F2180" w:rsidP="009F2180">
      <w:pPr>
        <w:tabs>
          <w:tab w:val="left" w:pos="5460"/>
        </w:tabs>
        <w:rPr>
          <w:ins w:id="16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6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*By email is suitable: kunii_aya@ahiya-city-museum.jp</w:t>
        </w:r>
      </w:ins>
    </w:p>
    <w:p w:rsidR="009F2180" w:rsidRPr="009F2180" w:rsidRDefault="009F2180" w:rsidP="009F2180">
      <w:pPr>
        <w:tabs>
          <w:tab w:val="left" w:pos="5460"/>
        </w:tabs>
        <w:rPr>
          <w:ins w:id="16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6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The letter of request for the museum director:</w:t>
        </w:r>
      </w:ins>
    </w:p>
    <w:p w:rsidR="009F2180" w:rsidRPr="009F2180" w:rsidRDefault="009F2180" w:rsidP="009F2180">
      <w:pPr>
        <w:tabs>
          <w:tab w:val="left" w:pos="5460"/>
        </w:tabs>
        <w:rPr>
          <w:ins w:id="17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17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Ms.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Tadako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HIROSE – Director;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Ashiya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City Museum of Art &amp;</w:t>
        </w:r>
      </w:ins>
    </w:p>
    <w:p w:rsidR="009F2180" w:rsidRPr="009F2180" w:rsidRDefault="009F2180" w:rsidP="009F2180">
      <w:pPr>
        <w:tabs>
          <w:tab w:val="left" w:pos="5460"/>
        </w:tabs>
        <w:rPr>
          <w:ins w:id="17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7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History.</w:t>
        </w:r>
        <w:proofErr w:type="gramEnd"/>
      </w:ins>
    </w:p>
    <w:p w:rsidR="009F2180" w:rsidRDefault="009F2180" w:rsidP="009F2180">
      <w:pPr>
        <w:tabs>
          <w:tab w:val="left" w:pos="5460"/>
        </w:tabs>
        <w:rPr>
          <w:ins w:id="174" w:author="doctor" w:date="2014-03-18T17:52:00Z"/>
          <w:rFonts w:eastAsia="ヒラギノ角ゴ ProN W3" w:cs="ヒラギノ角ゴ ProN W3"/>
          <w:color w:val="343434"/>
          <w:sz w:val="26"/>
          <w:szCs w:val="30"/>
        </w:rPr>
      </w:pPr>
    </w:p>
    <w:p w:rsidR="009F2180" w:rsidRDefault="009F2180" w:rsidP="009F2180">
      <w:pPr>
        <w:tabs>
          <w:tab w:val="left" w:pos="5460"/>
        </w:tabs>
        <w:rPr>
          <w:ins w:id="175" w:author="doctor" w:date="2014-03-18T17:52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176" w:author="doctor" w:date="2014-03-18T17:52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17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Jirō</w:t>
        </w:r>
      </w:ins>
      <w:proofErr w:type="spellEnd"/>
      <w:ins w:id="178" w:author="doctor" w:date="2014-03-18T17:52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Yoshihara,</w:t>
        </w:r>
      </w:ins>
    </w:p>
    <w:p w:rsidR="009F2180" w:rsidRPr="009F2180" w:rsidRDefault="009F2180" w:rsidP="009F2180">
      <w:pPr>
        <w:tabs>
          <w:tab w:val="left" w:pos="5460"/>
        </w:tabs>
        <w:rPr>
          <w:ins w:id="179" w:author="doctor" w:date="2014-03-18T17:52:00Z"/>
          <w:rFonts w:eastAsia="ヒラギノ角ゴ ProN W3" w:cs="ヒラギノ角ゴ ProN W3"/>
          <w:color w:val="343434"/>
          <w:sz w:val="26"/>
          <w:szCs w:val="30"/>
        </w:rPr>
      </w:pPr>
      <w:ins w:id="180" w:author="doctor" w:date="2014-03-18T17:52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Black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Circle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on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White,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gram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paint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on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canvas,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1967.</w:t>
        </w:r>
      </w:ins>
    </w:p>
    <w:p w:rsidR="009F2180" w:rsidRPr="009F2180" w:rsidRDefault="009F2180" w:rsidP="009F2180">
      <w:pPr>
        <w:tabs>
          <w:tab w:val="left" w:pos="5460"/>
        </w:tabs>
        <w:rPr>
          <w:ins w:id="181" w:author="doctor" w:date="2014-03-18T17:53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182" w:author="doctor" w:date="2014-03-18T17:52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Collection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of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Ashiya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City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Museum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of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Art&amp;</w:t>
        </w:r>
      </w:ins>
      <w:ins w:id="183" w:author="doctor" w:date="2014-03-18T17:53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History.</w:t>
        </w:r>
        <w:proofErr w:type="gramEnd"/>
      </w:ins>
    </w:p>
    <w:p w:rsidR="009F2180" w:rsidRPr="009F2180" w:rsidRDefault="009F2180" w:rsidP="009F2180">
      <w:pPr>
        <w:tabs>
          <w:tab w:val="left" w:pos="5460"/>
        </w:tabs>
        <w:rPr>
          <w:ins w:id="184" w:author="doctor" w:date="2014-03-18T17:54:00Z"/>
          <w:rFonts w:eastAsia="ヒラギノ角ゴ ProN W3" w:cs="ヒラギノ角ゴ ProN W3"/>
          <w:color w:val="343434"/>
          <w:sz w:val="26"/>
          <w:szCs w:val="30"/>
        </w:rPr>
      </w:pPr>
      <w:ins w:id="185" w:author="doctor" w:date="2014-03-18T17:53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©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be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clarified</w:t>
        </w:r>
      </w:ins>
      <w:proofErr w:type="gramStart"/>
      <w:ins w:id="186" w:author="doctor" w:date="2014-03-18T17:54:00Z">
        <w:r>
          <w:rPr>
            <w:rFonts w:eastAsia="ヒラギノ角ゴ ProN W3" w:cs="ヒラギノ角ゴ ProN W3"/>
            <w:color w:val="343434"/>
            <w:sz w:val="26"/>
            <w:szCs w:val="30"/>
          </w:rPr>
          <w:t>.-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For the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Jirō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YOSHIHARA image above:</w:t>
        </w:r>
      </w:ins>
    </w:p>
    <w:p w:rsidR="009F2180" w:rsidRPr="009F2180" w:rsidRDefault="009F2180" w:rsidP="009F2180">
      <w:pPr>
        <w:tabs>
          <w:tab w:val="left" w:pos="5460"/>
        </w:tabs>
        <w:rPr>
          <w:ins w:id="187" w:author="doctor" w:date="2014-03-18T17:54:00Z"/>
          <w:rFonts w:eastAsia="ヒラギノ角ゴ ProN W3" w:cs="ヒラギノ角ゴ ProN W3"/>
          <w:color w:val="343434"/>
          <w:sz w:val="26"/>
          <w:szCs w:val="30"/>
        </w:rPr>
      </w:pPr>
      <w:ins w:id="188" w:author="doctor" w:date="2014-03-18T17:54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Letter addressed to copyright holder Mr. Shinichiro Yoshihara.</w:t>
        </w:r>
      </w:ins>
    </w:p>
    <w:p w:rsidR="009F2180" w:rsidRPr="009F2180" w:rsidRDefault="009F2180" w:rsidP="009F2180">
      <w:pPr>
        <w:tabs>
          <w:tab w:val="left" w:pos="5460"/>
        </w:tabs>
        <w:rPr>
          <w:ins w:id="189" w:author="doctor" w:date="2014-03-18T17:53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190" w:author="doctor" w:date="2014-03-18T17:53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191" w:author="doctor" w:date="2014-03-18T17:53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192" w:author="doctor" w:date="2014-03-18T17:53:00Z"/>
          <w:rFonts w:eastAsia="ヒラギノ角ゴ ProN W3" w:cs="ヒラギノ角ゴ ProN W3"/>
          <w:color w:val="343434"/>
          <w:sz w:val="26"/>
          <w:szCs w:val="30"/>
        </w:rPr>
      </w:pPr>
      <w:ins w:id="193" w:author="doctor" w:date="2014-03-18T17:53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Minoru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Yoshida,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Bisexual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Flower,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mixed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media,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1970.</w:t>
        </w:r>
      </w:ins>
    </w:p>
    <w:p w:rsidR="009F2180" w:rsidRPr="009F2180" w:rsidRDefault="009F2180" w:rsidP="009F2180">
      <w:pPr>
        <w:tabs>
          <w:tab w:val="left" w:pos="5460"/>
        </w:tabs>
        <w:rPr>
          <w:ins w:id="194" w:author="doctor" w:date="2014-03-18T17:54:00Z"/>
          <w:rFonts w:eastAsia="ヒラギノ角ゴ ProN W3" w:cs="ヒラギノ角ゴ ProN W3"/>
          <w:color w:val="343434"/>
          <w:sz w:val="26"/>
          <w:szCs w:val="30"/>
        </w:rPr>
      </w:pPr>
      <w:ins w:id="195" w:author="doctor" w:date="2014-03-18T17:53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©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</w:t>
        </w:r>
      </w:ins>
      <w:ins w:id="196" w:author="doctor" w:date="2014-03-18T17:54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</w:ins>
      <w:proofErr w:type="gramStart"/>
      <w:ins w:id="197" w:author="doctor" w:date="2014-03-18T17:53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be</w:t>
        </w:r>
      </w:ins>
      <w:proofErr w:type="gramEnd"/>
      <w:ins w:id="198" w:author="doctor" w:date="2014-03-18T17:54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>
          <w:rPr>
            <w:rFonts w:eastAsia="ヒラギノ角ゴ ProN W3" w:cs="ヒラギノ角ゴ ProN W3"/>
            <w:color w:val="343434"/>
            <w:sz w:val="26"/>
            <w:szCs w:val="30"/>
          </w:rPr>
          <w:t>clarified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r>
          <w:rPr>
            <w:rFonts w:eastAsia="ヒラギノ角ゴ ProN W3" w:cs="ヒラギノ角ゴ ProN W3"/>
            <w:color w:val="343434"/>
            <w:sz w:val="26"/>
            <w:szCs w:val="30"/>
          </w:rPr>
          <w:t xml:space="preserve">- 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For the Minoru Yoshida image above:</w:t>
        </w:r>
      </w:ins>
    </w:p>
    <w:p w:rsidR="009F2180" w:rsidRPr="009F2180" w:rsidRDefault="009F2180" w:rsidP="009F2180">
      <w:pPr>
        <w:tabs>
          <w:tab w:val="left" w:pos="5460"/>
        </w:tabs>
        <w:rPr>
          <w:ins w:id="199" w:author="doctor" w:date="2014-03-18T17:52:00Z"/>
          <w:rFonts w:eastAsia="ヒラギノ角ゴ ProN W3" w:cs="ヒラギノ角ゴ ProN W3"/>
          <w:color w:val="343434"/>
          <w:sz w:val="26"/>
          <w:szCs w:val="30"/>
        </w:rPr>
      </w:pPr>
      <w:ins w:id="200" w:author="doctor" w:date="2014-03-18T17:54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Letter addressed to copyr</w:t>
        </w:r>
        <w:r>
          <w:rPr>
            <w:rFonts w:eastAsia="ヒラギノ角ゴ ProN W3" w:cs="ヒラギノ角ゴ ProN W3"/>
            <w:color w:val="343434"/>
            <w:sz w:val="26"/>
            <w:szCs w:val="30"/>
          </w:rPr>
          <w:t>ight holder Ms. Midori Yoshida</w:t>
        </w:r>
      </w:ins>
      <w:bookmarkStart w:id="201" w:name="_GoBack"/>
      <w:bookmarkEnd w:id="201"/>
    </w:p>
    <w:p w:rsidR="009F2180" w:rsidRDefault="009F2180" w:rsidP="009F2180">
      <w:pPr>
        <w:tabs>
          <w:tab w:val="left" w:pos="5460"/>
        </w:tabs>
        <w:rPr>
          <w:ins w:id="202" w:author="doctor" w:date="2014-03-18T17:51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203" w:author="doctor" w:date="2014-03-18T17:49:00Z"/>
          <w:rFonts w:eastAsia="ヒラギノ角ゴ ProN W3" w:cs="ヒラギノ角ゴ ProN W3"/>
          <w:color w:val="343434"/>
          <w:sz w:val="26"/>
          <w:szCs w:val="30"/>
        </w:rPr>
        <w:pPrChange w:id="204" w:author="doctor" w:date="2014-03-18T17:54:00Z">
          <w:pPr>
            <w:tabs>
              <w:tab w:val="left" w:pos="5460"/>
            </w:tabs>
          </w:pPr>
        </w:pPrChange>
      </w:pPr>
    </w:p>
    <w:p w:rsidR="009F2180" w:rsidRPr="009F2180" w:rsidRDefault="009F2180" w:rsidP="009F2180">
      <w:pPr>
        <w:tabs>
          <w:tab w:val="left" w:pos="5460"/>
        </w:tabs>
        <w:rPr>
          <w:ins w:id="205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06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An outline of the REM publication would need to go to Ms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Aya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Kuni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</w:t>
        </w:r>
      </w:ins>
    </w:p>
    <w:p w:rsidR="009F2180" w:rsidRPr="009F2180" w:rsidRDefault="009F2180" w:rsidP="009F2180">
      <w:pPr>
        <w:tabs>
          <w:tab w:val="left" w:pos="5460"/>
        </w:tabs>
        <w:rPr>
          <w:ins w:id="207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208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giving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details regards contents, pricing, distribution mode, and outline</w:t>
        </w:r>
      </w:ins>
    </w:p>
    <w:p w:rsidR="009F2180" w:rsidRPr="009F2180" w:rsidRDefault="009F2180" w:rsidP="009F2180">
      <w:pPr>
        <w:tabs>
          <w:tab w:val="left" w:pos="5460"/>
        </w:tabs>
        <w:rPr>
          <w:ins w:id="209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gramStart"/>
      <w:ins w:id="210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of</w:t>
        </w:r>
        <w:proofErr w:type="gram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distribution &amp; numbers, etc.</w:t>
        </w:r>
      </w:ins>
    </w:p>
    <w:p w:rsidR="009F2180" w:rsidRDefault="009F2180" w:rsidP="009F2180">
      <w:pPr>
        <w:tabs>
          <w:tab w:val="left" w:pos="5460"/>
        </w:tabs>
        <w:rPr>
          <w:ins w:id="211" w:author="doctor" w:date="2014-03-18T17:51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21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1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Yours sincerely,</w:t>
        </w:r>
      </w:ins>
    </w:p>
    <w:p w:rsidR="009F2180" w:rsidRDefault="009F2180" w:rsidP="009F2180">
      <w:pPr>
        <w:tabs>
          <w:tab w:val="left" w:pos="5460"/>
        </w:tabs>
        <w:rPr>
          <w:ins w:id="214" w:author="doctor" w:date="2014-03-18T17:51:00Z"/>
          <w:rFonts w:eastAsia="ヒラギノ角ゴ ProN W3" w:cs="ヒラギノ角ゴ ProN W3"/>
          <w:color w:val="343434"/>
          <w:sz w:val="26"/>
          <w:szCs w:val="30"/>
        </w:rPr>
      </w:pPr>
    </w:p>
    <w:p w:rsidR="009F2180" w:rsidRDefault="009F2180" w:rsidP="009F2180">
      <w:pPr>
        <w:tabs>
          <w:tab w:val="left" w:pos="5460"/>
        </w:tabs>
        <w:rPr>
          <w:ins w:id="215" w:author="doctor" w:date="2014-03-18T17:51:00Z"/>
          <w:rFonts w:eastAsia="ヒラギノ角ゴ ProN W3" w:cs="ヒラギノ角ゴ ProN W3"/>
          <w:color w:val="343434"/>
          <w:sz w:val="26"/>
          <w:szCs w:val="30"/>
        </w:rPr>
      </w:pPr>
    </w:p>
    <w:p w:rsidR="009F2180" w:rsidRPr="009F2180" w:rsidRDefault="009F2180" w:rsidP="009F2180">
      <w:pPr>
        <w:tabs>
          <w:tab w:val="left" w:pos="5460"/>
        </w:tabs>
        <w:rPr>
          <w:ins w:id="21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1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Neil Clarke</w:t>
        </w:r>
      </w:ins>
    </w:p>
    <w:p w:rsidR="009F2180" w:rsidRPr="009F2180" w:rsidRDefault="009F2180" w:rsidP="009F2180">
      <w:pPr>
        <w:tabs>
          <w:tab w:val="left" w:pos="5460"/>
        </w:tabs>
        <w:rPr>
          <w:ins w:id="21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21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Neilton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 Clarke</w:t>
        </w:r>
      </w:ins>
    </w:p>
    <w:p w:rsidR="009F2180" w:rsidRPr="009F2180" w:rsidRDefault="009F2180" w:rsidP="009F2180">
      <w:pPr>
        <w:tabs>
          <w:tab w:val="left" w:pos="5460"/>
        </w:tabs>
        <w:rPr>
          <w:ins w:id="22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21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 xml:space="preserve">1056 </w:t>
        </w:r>
        <w:proofErr w:type="spellStart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Itsukaichi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</w:t>
        </w:r>
      </w:ins>
    </w:p>
    <w:p w:rsidR="009F2180" w:rsidRPr="009F2180" w:rsidRDefault="009F2180" w:rsidP="009F2180">
      <w:pPr>
        <w:tabs>
          <w:tab w:val="left" w:pos="5460"/>
        </w:tabs>
        <w:rPr>
          <w:ins w:id="222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proofErr w:type="spellStart"/>
      <w:ins w:id="223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Akiruno-shi</w:t>
        </w:r>
        <w:proofErr w:type="spellEnd"/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,</w:t>
        </w:r>
      </w:ins>
    </w:p>
    <w:p w:rsidR="009F2180" w:rsidRPr="009F2180" w:rsidRDefault="009F2180" w:rsidP="009F2180">
      <w:pPr>
        <w:tabs>
          <w:tab w:val="left" w:pos="5460"/>
        </w:tabs>
        <w:rPr>
          <w:ins w:id="22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2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Tokyo, JAPAN 190-0164</w:t>
        </w:r>
      </w:ins>
    </w:p>
    <w:p w:rsidR="009F2180" w:rsidRPr="009F2180" w:rsidRDefault="009F2180" w:rsidP="009F2180">
      <w:pPr>
        <w:tabs>
          <w:tab w:val="left" w:pos="5460"/>
        </w:tabs>
        <w:rPr>
          <w:ins w:id="226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27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neil@unswalumni.com</w:t>
        </w:r>
      </w:ins>
    </w:p>
    <w:p w:rsidR="009F2180" w:rsidRPr="009F2180" w:rsidRDefault="009F2180" w:rsidP="009F2180">
      <w:pPr>
        <w:tabs>
          <w:tab w:val="left" w:pos="5460"/>
        </w:tabs>
        <w:rPr>
          <w:ins w:id="228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29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Tel: 81-42-595.2987</w:t>
        </w:r>
      </w:ins>
    </w:p>
    <w:p w:rsidR="009F2180" w:rsidRPr="009F2180" w:rsidRDefault="009F2180" w:rsidP="009F2180">
      <w:pPr>
        <w:tabs>
          <w:tab w:val="left" w:pos="5460"/>
        </w:tabs>
        <w:rPr>
          <w:ins w:id="230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31" w:author="doctor" w:date="2014-03-18T17:49:00Z">
        <w:r w:rsidRPr="009F2180">
          <w:rPr>
            <w:rFonts w:eastAsia="ヒラギノ角ゴ ProN W3" w:cs="ヒラギノ角ゴ ProN W3" w:hint="eastAsia"/>
            <w:color w:val="343434"/>
            <w:sz w:val="26"/>
            <w:szCs w:val="30"/>
          </w:rPr>
          <w:t>１９０</w:t>
        </w:r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−</w:t>
        </w:r>
        <w:r w:rsidRPr="009F2180">
          <w:rPr>
            <w:rFonts w:eastAsia="ヒラギノ角ゴ ProN W3" w:cs="ヒラギノ角ゴ ProN W3" w:hint="eastAsia"/>
            <w:color w:val="343434"/>
            <w:sz w:val="26"/>
            <w:szCs w:val="30"/>
          </w:rPr>
          <w:t>０１６４</w:t>
        </w:r>
      </w:ins>
    </w:p>
    <w:p w:rsidR="009F2180" w:rsidRPr="009F2180" w:rsidRDefault="009F2180" w:rsidP="009F2180">
      <w:pPr>
        <w:tabs>
          <w:tab w:val="left" w:pos="5460"/>
        </w:tabs>
        <w:rPr>
          <w:ins w:id="232" w:author="doctor" w:date="2014-03-18T17:49:00Z"/>
          <w:rFonts w:eastAsia="ヒラギノ角ゴ ProN W3" w:cs="ヒラギノ角ゴ ProN W3" w:hint="eastAsia"/>
          <w:color w:val="343434"/>
          <w:sz w:val="26"/>
          <w:szCs w:val="30"/>
        </w:rPr>
      </w:pPr>
      <w:ins w:id="233" w:author="doctor" w:date="2014-03-18T17:49:00Z">
        <w:r w:rsidRPr="009F2180">
          <w:rPr>
            <w:rFonts w:eastAsia="ヒラギノ角ゴ ProN W3" w:cs="ヒラギノ角ゴ ProN W3" w:hint="eastAsia"/>
            <w:color w:val="343434"/>
            <w:sz w:val="26"/>
            <w:szCs w:val="30"/>
          </w:rPr>
          <w:t>東京都あきる野市五日市１０５６</w:t>
        </w:r>
      </w:ins>
    </w:p>
    <w:p w:rsidR="009F2180" w:rsidRPr="009F2180" w:rsidRDefault="009F2180" w:rsidP="009F2180">
      <w:pPr>
        <w:tabs>
          <w:tab w:val="left" w:pos="5460"/>
        </w:tabs>
        <w:rPr>
          <w:ins w:id="234" w:author="doctor" w:date="2014-03-18T17:49:00Z"/>
          <w:rFonts w:eastAsia="ヒラギノ角ゴ ProN W3" w:cs="ヒラギノ角ゴ ProN W3"/>
          <w:color w:val="343434"/>
          <w:sz w:val="26"/>
          <w:szCs w:val="30"/>
        </w:rPr>
      </w:pPr>
      <w:ins w:id="235" w:author="doctor" w:date="2014-03-18T17:49:00Z">
        <w:r w:rsidRPr="009F2180">
          <w:rPr>
            <w:rFonts w:eastAsia="ヒラギノ角ゴ ProN W3" w:cs="ヒラギノ角ゴ ProN W3"/>
            <w:color w:val="343434"/>
            <w:sz w:val="26"/>
            <w:szCs w:val="30"/>
          </w:rPr>
          <w:t>J</w:t>
        </w:r>
      </w:ins>
      <w:ins w:id="236" w:author="doctor" w:date="2014-03-18T17:51:00Z">
        <w:r>
          <w:rPr>
            <w:rFonts w:eastAsia="ヒラギノ角ゴ ProN W3" w:cs="ヒラギノ角ゴ ProN W3"/>
            <w:color w:val="343434"/>
            <w:sz w:val="26"/>
            <w:szCs w:val="30"/>
          </w:rPr>
          <w:t>APAN</w:t>
        </w:r>
      </w:ins>
    </w:p>
    <w:p w:rsidR="003920B2" w:rsidRPr="00533EC1" w:rsidDel="009F2180" w:rsidRDefault="003920B2" w:rsidP="009F2180">
      <w:pPr>
        <w:tabs>
          <w:tab w:val="left" w:pos="5460"/>
        </w:tabs>
        <w:rPr>
          <w:del w:id="237" w:author="doctor" w:date="2014-03-18T17:51:00Z"/>
          <w:rFonts w:eastAsia="ヒラギノ角ゴ ProN W3" w:cs="ヒラギノ角ゴ ProN W3"/>
          <w:color w:val="343434"/>
          <w:sz w:val="26"/>
          <w:szCs w:val="30"/>
        </w:rPr>
      </w:pPr>
    </w:p>
    <w:p w:rsidR="00BC31CE" w:rsidRPr="00533EC1" w:rsidRDefault="0069499B" w:rsidP="00097468">
      <w:pPr>
        <w:tabs>
          <w:tab w:val="left" w:pos="5460"/>
        </w:tabs>
        <w:rPr>
          <w:rFonts w:eastAsia="ヒラギノ角ゴ ProN W3" w:cs="ヒラギノ角ゴ ProN W3"/>
          <w:color w:val="343434"/>
          <w:sz w:val="18"/>
          <w:szCs w:val="30"/>
        </w:rPr>
      </w:pPr>
      <w:del w:id="238" w:author="doctor" w:date="2014-03-18T17:46:00Z">
        <w:r w:rsidDel="008B5547">
          <w:rPr>
            <w:rFonts w:eastAsia="ヒラギノ角ゴ ProN W3" w:cs="ヒラギノ角ゴ ProN W3"/>
            <w:color w:val="343434"/>
            <w:sz w:val="18"/>
            <w:szCs w:val="30"/>
          </w:rPr>
          <w:delText>Neilton_Clarke_2013</w:delText>
        </w:r>
      </w:del>
    </w:p>
    <w:sectPr w:rsidR="00BC31CE" w:rsidRPr="00533EC1" w:rsidSect="001E709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410" w:bottom="1276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65B0" w:rsidRDefault="005065B0">
      <w:r>
        <w:separator/>
      </w:r>
    </w:p>
  </w:endnote>
  <w:endnote w:type="continuationSeparator" w:id="0">
    <w:p w:rsidR="005065B0" w:rsidRDefault="00506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ヒラギノ角ゴ ProN W3">
    <w:altName w:val="MS Mincho"/>
    <w:charset w:val="4E"/>
    <w:family w:val="auto"/>
    <w:pitch w:val="variable"/>
    <w:sig w:usb0="00000000" w:usb1="00000000" w:usb2="01000407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65B0" w:rsidRDefault="005065B0">
      <w:r>
        <w:separator/>
      </w:r>
    </w:p>
  </w:footnote>
  <w:footnote w:type="continuationSeparator" w:id="0">
    <w:p w:rsidR="005065B0" w:rsidRDefault="005065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Header"/>
    </w:pPr>
    <w:proofErr w:type="spellStart"/>
    <w:r>
      <w:t>Neilton</w:t>
    </w:r>
    <w:proofErr w:type="spellEnd"/>
    <w:r>
      <w:t xml:space="preserve"> Clarke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5FF" w:rsidRDefault="001625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F4516E"/>
    <w:multiLevelType w:val="hybridMultilevel"/>
    <w:tmpl w:val="6D6EB7AE"/>
    <w:lvl w:ilvl="0" w:tplc="7846A820">
      <w:numFmt w:val="bullet"/>
      <w:lvlText w:val="-"/>
      <w:lvlJc w:val="left"/>
      <w:pPr>
        <w:ind w:left="720" w:hanging="360"/>
      </w:pPr>
      <w:rPr>
        <w:rFonts w:ascii="Arial" w:eastAsiaTheme="minorHAnsi" w:hAnsi="Ari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revisionView w:markup="0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1CE"/>
    <w:rsid w:val="000001C0"/>
    <w:rsid w:val="00000D69"/>
    <w:rsid w:val="000239E8"/>
    <w:rsid w:val="0002637B"/>
    <w:rsid w:val="00027DB4"/>
    <w:rsid w:val="00031244"/>
    <w:rsid w:val="0004014B"/>
    <w:rsid w:val="000417BC"/>
    <w:rsid w:val="00043AE0"/>
    <w:rsid w:val="00054522"/>
    <w:rsid w:val="00063C0A"/>
    <w:rsid w:val="00067B67"/>
    <w:rsid w:val="00070893"/>
    <w:rsid w:val="00097468"/>
    <w:rsid w:val="000A182E"/>
    <w:rsid w:val="000A651C"/>
    <w:rsid w:val="000C0727"/>
    <w:rsid w:val="000C389C"/>
    <w:rsid w:val="000D1DB8"/>
    <w:rsid w:val="000E0024"/>
    <w:rsid w:val="000E71DD"/>
    <w:rsid w:val="000F47BF"/>
    <w:rsid w:val="000F5629"/>
    <w:rsid w:val="000F61C6"/>
    <w:rsid w:val="000F65B0"/>
    <w:rsid w:val="000F6A90"/>
    <w:rsid w:val="001062E8"/>
    <w:rsid w:val="00106D4E"/>
    <w:rsid w:val="0011012E"/>
    <w:rsid w:val="00121AAD"/>
    <w:rsid w:val="00125160"/>
    <w:rsid w:val="00145785"/>
    <w:rsid w:val="00153538"/>
    <w:rsid w:val="00155B41"/>
    <w:rsid w:val="001569EF"/>
    <w:rsid w:val="001625FF"/>
    <w:rsid w:val="00163021"/>
    <w:rsid w:val="00166E30"/>
    <w:rsid w:val="00171676"/>
    <w:rsid w:val="001816D3"/>
    <w:rsid w:val="00181BA3"/>
    <w:rsid w:val="001973FB"/>
    <w:rsid w:val="001978D0"/>
    <w:rsid w:val="001B1A4B"/>
    <w:rsid w:val="001C142E"/>
    <w:rsid w:val="001E36CD"/>
    <w:rsid w:val="001E709D"/>
    <w:rsid w:val="002023A6"/>
    <w:rsid w:val="002165E1"/>
    <w:rsid w:val="00225122"/>
    <w:rsid w:val="00225510"/>
    <w:rsid w:val="002257A8"/>
    <w:rsid w:val="00226F8D"/>
    <w:rsid w:val="00245D59"/>
    <w:rsid w:val="00251DE9"/>
    <w:rsid w:val="002544A4"/>
    <w:rsid w:val="0026302E"/>
    <w:rsid w:val="00267E96"/>
    <w:rsid w:val="00267EFD"/>
    <w:rsid w:val="002726E5"/>
    <w:rsid w:val="00272E58"/>
    <w:rsid w:val="00275FD0"/>
    <w:rsid w:val="00276BA6"/>
    <w:rsid w:val="00294D38"/>
    <w:rsid w:val="002A2A09"/>
    <w:rsid w:val="002A648A"/>
    <w:rsid w:val="002A65BC"/>
    <w:rsid w:val="002A78B8"/>
    <w:rsid w:val="002B18E2"/>
    <w:rsid w:val="002B2BF2"/>
    <w:rsid w:val="002B70D4"/>
    <w:rsid w:val="002C5B65"/>
    <w:rsid w:val="002D2CCB"/>
    <w:rsid w:val="002E48BB"/>
    <w:rsid w:val="002E61A3"/>
    <w:rsid w:val="003009B6"/>
    <w:rsid w:val="00305272"/>
    <w:rsid w:val="003078CC"/>
    <w:rsid w:val="003110A8"/>
    <w:rsid w:val="00316662"/>
    <w:rsid w:val="00321214"/>
    <w:rsid w:val="003245FD"/>
    <w:rsid w:val="00326F65"/>
    <w:rsid w:val="003373FB"/>
    <w:rsid w:val="00340E94"/>
    <w:rsid w:val="00347D5A"/>
    <w:rsid w:val="0035154B"/>
    <w:rsid w:val="00362D85"/>
    <w:rsid w:val="003700A5"/>
    <w:rsid w:val="00373ABB"/>
    <w:rsid w:val="00375222"/>
    <w:rsid w:val="00377398"/>
    <w:rsid w:val="003823E7"/>
    <w:rsid w:val="003853DC"/>
    <w:rsid w:val="003920B2"/>
    <w:rsid w:val="003A224D"/>
    <w:rsid w:val="003A58CF"/>
    <w:rsid w:val="003A5CC7"/>
    <w:rsid w:val="003B2EDF"/>
    <w:rsid w:val="003B7740"/>
    <w:rsid w:val="003C11C0"/>
    <w:rsid w:val="003C14BE"/>
    <w:rsid w:val="003D3A25"/>
    <w:rsid w:val="003D7C5A"/>
    <w:rsid w:val="003E0E3F"/>
    <w:rsid w:val="003E1880"/>
    <w:rsid w:val="003F5E8B"/>
    <w:rsid w:val="00400EF6"/>
    <w:rsid w:val="00401E37"/>
    <w:rsid w:val="00403C89"/>
    <w:rsid w:val="00404D78"/>
    <w:rsid w:val="00406FDC"/>
    <w:rsid w:val="00414835"/>
    <w:rsid w:val="00420AB6"/>
    <w:rsid w:val="00424CF2"/>
    <w:rsid w:val="00425DF7"/>
    <w:rsid w:val="00441149"/>
    <w:rsid w:val="0044225D"/>
    <w:rsid w:val="00445586"/>
    <w:rsid w:val="0044632A"/>
    <w:rsid w:val="00460183"/>
    <w:rsid w:val="00462017"/>
    <w:rsid w:val="00465976"/>
    <w:rsid w:val="004661B3"/>
    <w:rsid w:val="004852A4"/>
    <w:rsid w:val="00486BB5"/>
    <w:rsid w:val="004906F5"/>
    <w:rsid w:val="004909EE"/>
    <w:rsid w:val="00493621"/>
    <w:rsid w:val="004B5426"/>
    <w:rsid w:val="004B5B7F"/>
    <w:rsid w:val="004B6708"/>
    <w:rsid w:val="004C4C9D"/>
    <w:rsid w:val="004C6356"/>
    <w:rsid w:val="004C6D52"/>
    <w:rsid w:val="004C7B00"/>
    <w:rsid w:val="004C7B7D"/>
    <w:rsid w:val="004C7ED4"/>
    <w:rsid w:val="004E34EB"/>
    <w:rsid w:val="004E776D"/>
    <w:rsid w:val="0050034F"/>
    <w:rsid w:val="00504BC7"/>
    <w:rsid w:val="00504EE7"/>
    <w:rsid w:val="005065B0"/>
    <w:rsid w:val="0051210E"/>
    <w:rsid w:val="0053380D"/>
    <w:rsid w:val="00533EC1"/>
    <w:rsid w:val="00545BB6"/>
    <w:rsid w:val="00547C53"/>
    <w:rsid w:val="005542E2"/>
    <w:rsid w:val="00566895"/>
    <w:rsid w:val="00574BE3"/>
    <w:rsid w:val="00585F8E"/>
    <w:rsid w:val="00591DDA"/>
    <w:rsid w:val="00597E3A"/>
    <w:rsid w:val="005A3D14"/>
    <w:rsid w:val="005B1EEC"/>
    <w:rsid w:val="005B2798"/>
    <w:rsid w:val="005C433F"/>
    <w:rsid w:val="005C4E90"/>
    <w:rsid w:val="005C613E"/>
    <w:rsid w:val="005E55C0"/>
    <w:rsid w:val="005F1795"/>
    <w:rsid w:val="005F5FB4"/>
    <w:rsid w:val="00602919"/>
    <w:rsid w:val="00613F1F"/>
    <w:rsid w:val="006303EE"/>
    <w:rsid w:val="00633043"/>
    <w:rsid w:val="006401F1"/>
    <w:rsid w:val="0064080F"/>
    <w:rsid w:val="00644732"/>
    <w:rsid w:val="0066184E"/>
    <w:rsid w:val="00661974"/>
    <w:rsid w:val="006635F8"/>
    <w:rsid w:val="00665275"/>
    <w:rsid w:val="00666994"/>
    <w:rsid w:val="00670B44"/>
    <w:rsid w:val="006828EE"/>
    <w:rsid w:val="00690A05"/>
    <w:rsid w:val="00692B44"/>
    <w:rsid w:val="0069499B"/>
    <w:rsid w:val="00696685"/>
    <w:rsid w:val="00697184"/>
    <w:rsid w:val="006A3047"/>
    <w:rsid w:val="006A7D59"/>
    <w:rsid w:val="006B0982"/>
    <w:rsid w:val="006B207A"/>
    <w:rsid w:val="006B67AB"/>
    <w:rsid w:val="006C4DB4"/>
    <w:rsid w:val="006C6B48"/>
    <w:rsid w:val="006E1264"/>
    <w:rsid w:val="006E1430"/>
    <w:rsid w:val="006E4497"/>
    <w:rsid w:val="006F04B1"/>
    <w:rsid w:val="006F2147"/>
    <w:rsid w:val="006F6F49"/>
    <w:rsid w:val="00701FC9"/>
    <w:rsid w:val="00705737"/>
    <w:rsid w:val="00713EBD"/>
    <w:rsid w:val="007252F9"/>
    <w:rsid w:val="0073700D"/>
    <w:rsid w:val="00737617"/>
    <w:rsid w:val="00750C1B"/>
    <w:rsid w:val="007533CC"/>
    <w:rsid w:val="00765394"/>
    <w:rsid w:val="00767F59"/>
    <w:rsid w:val="00770898"/>
    <w:rsid w:val="0077398E"/>
    <w:rsid w:val="00774938"/>
    <w:rsid w:val="0078486F"/>
    <w:rsid w:val="00797861"/>
    <w:rsid w:val="007A32AC"/>
    <w:rsid w:val="007A755C"/>
    <w:rsid w:val="007A7ABE"/>
    <w:rsid w:val="007B02DD"/>
    <w:rsid w:val="007D1C8D"/>
    <w:rsid w:val="007D2E9D"/>
    <w:rsid w:val="007E354D"/>
    <w:rsid w:val="007E3B6A"/>
    <w:rsid w:val="007F0115"/>
    <w:rsid w:val="00803BF2"/>
    <w:rsid w:val="008061FD"/>
    <w:rsid w:val="00811151"/>
    <w:rsid w:val="008112FC"/>
    <w:rsid w:val="00811F80"/>
    <w:rsid w:val="0082306F"/>
    <w:rsid w:val="00832B15"/>
    <w:rsid w:val="00833754"/>
    <w:rsid w:val="00834FEC"/>
    <w:rsid w:val="00846F58"/>
    <w:rsid w:val="00853911"/>
    <w:rsid w:val="0085466F"/>
    <w:rsid w:val="00860C5B"/>
    <w:rsid w:val="00865512"/>
    <w:rsid w:val="00884873"/>
    <w:rsid w:val="00884F21"/>
    <w:rsid w:val="008868F7"/>
    <w:rsid w:val="00891A59"/>
    <w:rsid w:val="00894F1B"/>
    <w:rsid w:val="008B0285"/>
    <w:rsid w:val="008B2EF5"/>
    <w:rsid w:val="008B469D"/>
    <w:rsid w:val="008B5547"/>
    <w:rsid w:val="008B6753"/>
    <w:rsid w:val="008B744A"/>
    <w:rsid w:val="008D0F91"/>
    <w:rsid w:val="008D4924"/>
    <w:rsid w:val="008D6320"/>
    <w:rsid w:val="008E36DF"/>
    <w:rsid w:val="008F3A7C"/>
    <w:rsid w:val="008F5F12"/>
    <w:rsid w:val="00901C72"/>
    <w:rsid w:val="00907CBC"/>
    <w:rsid w:val="00916F73"/>
    <w:rsid w:val="0091731E"/>
    <w:rsid w:val="009215FD"/>
    <w:rsid w:val="00933153"/>
    <w:rsid w:val="00934DF6"/>
    <w:rsid w:val="00941B88"/>
    <w:rsid w:val="00950C10"/>
    <w:rsid w:val="00963E1D"/>
    <w:rsid w:val="00963E96"/>
    <w:rsid w:val="00970AD2"/>
    <w:rsid w:val="009719E6"/>
    <w:rsid w:val="00974137"/>
    <w:rsid w:val="009745C2"/>
    <w:rsid w:val="00976EA1"/>
    <w:rsid w:val="009807AD"/>
    <w:rsid w:val="009962D1"/>
    <w:rsid w:val="009C31B8"/>
    <w:rsid w:val="009C5831"/>
    <w:rsid w:val="009D1F75"/>
    <w:rsid w:val="009D31E3"/>
    <w:rsid w:val="009D3DA6"/>
    <w:rsid w:val="009D420B"/>
    <w:rsid w:val="009D7C83"/>
    <w:rsid w:val="009F0527"/>
    <w:rsid w:val="009F1187"/>
    <w:rsid w:val="009F2180"/>
    <w:rsid w:val="009F276F"/>
    <w:rsid w:val="00A32E87"/>
    <w:rsid w:val="00A37F3E"/>
    <w:rsid w:val="00A40118"/>
    <w:rsid w:val="00A414D3"/>
    <w:rsid w:val="00A444D3"/>
    <w:rsid w:val="00A46C9F"/>
    <w:rsid w:val="00A46F4D"/>
    <w:rsid w:val="00A5060F"/>
    <w:rsid w:val="00A51618"/>
    <w:rsid w:val="00A534DE"/>
    <w:rsid w:val="00A53990"/>
    <w:rsid w:val="00A603E6"/>
    <w:rsid w:val="00A6663F"/>
    <w:rsid w:val="00A96987"/>
    <w:rsid w:val="00AA58A5"/>
    <w:rsid w:val="00AA6D59"/>
    <w:rsid w:val="00AB0C52"/>
    <w:rsid w:val="00AB57BA"/>
    <w:rsid w:val="00AC2AD9"/>
    <w:rsid w:val="00AD256B"/>
    <w:rsid w:val="00AD43D4"/>
    <w:rsid w:val="00AD4B43"/>
    <w:rsid w:val="00AD5CE3"/>
    <w:rsid w:val="00AE3998"/>
    <w:rsid w:val="00B030FB"/>
    <w:rsid w:val="00B05EE2"/>
    <w:rsid w:val="00B10500"/>
    <w:rsid w:val="00B10CA9"/>
    <w:rsid w:val="00B16A09"/>
    <w:rsid w:val="00B17443"/>
    <w:rsid w:val="00B22F3B"/>
    <w:rsid w:val="00B240FD"/>
    <w:rsid w:val="00B25157"/>
    <w:rsid w:val="00B252E2"/>
    <w:rsid w:val="00B25315"/>
    <w:rsid w:val="00B2637C"/>
    <w:rsid w:val="00B32009"/>
    <w:rsid w:val="00B32110"/>
    <w:rsid w:val="00B3427D"/>
    <w:rsid w:val="00B42C1E"/>
    <w:rsid w:val="00B44DB0"/>
    <w:rsid w:val="00B55F03"/>
    <w:rsid w:val="00B57688"/>
    <w:rsid w:val="00B65BB4"/>
    <w:rsid w:val="00B77458"/>
    <w:rsid w:val="00B8389F"/>
    <w:rsid w:val="00B84B51"/>
    <w:rsid w:val="00B85BA5"/>
    <w:rsid w:val="00B911EF"/>
    <w:rsid w:val="00B917A2"/>
    <w:rsid w:val="00B96BAE"/>
    <w:rsid w:val="00BA4496"/>
    <w:rsid w:val="00BB78BB"/>
    <w:rsid w:val="00BC2039"/>
    <w:rsid w:val="00BC31CE"/>
    <w:rsid w:val="00BE03EC"/>
    <w:rsid w:val="00C0694E"/>
    <w:rsid w:val="00C07263"/>
    <w:rsid w:val="00C124F3"/>
    <w:rsid w:val="00C23274"/>
    <w:rsid w:val="00C24736"/>
    <w:rsid w:val="00C26085"/>
    <w:rsid w:val="00C26A24"/>
    <w:rsid w:val="00C27829"/>
    <w:rsid w:val="00C311D3"/>
    <w:rsid w:val="00C3630B"/>
    <w:rsid w:val="00C43858"/>
    <w:rsid w:val="00C46F60"/>
    <w:rsid w:val="00C47E2B"/>
    <w:rsid w:val="00C53F34"/>
    <w:rsid w:val="00C6449A"/>
    <w:rsid w:val="00C67023"/>
    <w:rsid w:val="00C67504"/>
    <w:rsid w:val="00C717FE"/>
    <w:rsid w:val="00C758DC"/>
    <w:rsid w:val="00C82604"/>
    <w:rsid w:val="00C8409E"/>
    <w:rsid w:val="00C87BAA"/>
    <w:rsid w:val="00C95016"/>
    <w:rsid w:val="00C95924"/>
    <w:rsid w:val="00CA03EB"/>
    <w:rsid w:val="00CA145C"/>
    <w:rsid w:val="00CA359E"/>
    <w:rsid w:val="00CB5901"/>
    <w:rsid w:val="00CC5ADB"/>
    <w:rsid w:val="00CC5B7E"/>
    <w:rsid w:val="00CD0195"/>
    <w:rsid w:val="00CF2183"/>
    <w:rsid w:val="00CF57BE"/>
    <w:rsid w:val="00CF6FC8"/>
    <w:rsid w:val="00D03EDD"/>
    <w:rsid w:val="00D10ED8"/>
    <w:rsid w:val="00D16226"/>
    <w:rsid w:val="00D343B5"/>
    <w:rsid w:val="00D37737"/>
    <w:rsid w:val="00D40D93"/>
    <w:rsid w:val="00D4636A"/>
    <w:rsid w:val="00D50B18"/>
    <w:rsid w:val="00D528A9"/>
    <w:rsid w:val="00D54A93"/>
    <w:rsid w:val="00D571D8"/>
    <w:rsid w:val="00D6240B"/>
    <w:rsid w:val="00D66B1C"/>
    <w:rsid w:val="00D80021"/>
    <w:rsid w:val="00D84E2B"/>
    <w:rsid w:val="00D86B4A"/>
    <w:rsid w:val="00D9217A"/>
    <w:rsid w:val="00D94CB0"/>
    <w:rsid w:val="00D975C0"/>
    <w:rsid w:val="00DB55AF"/>
    <w:rsid w:val="00DB6BFA"/>
    <w:rsid w:val="00DC083D"/>
    <w:rsid w:val="00DC11AB"/>
    <w:rsid w:val="00DC1635"/>
    <w:rsid w:val="00DC66E6"/>
    <w:rsid w:val="00DE739A"/>
    <w:rsid w:val="00DF15EB"/>
    <w:rsid w:val="00DF4392"/>
    <w:rsid w:val="00DF7029"/>
    <w:rsid w:val="00E0001C"/>
    <w:rsid w:val="00E037C1"/>
    <w:rsid w:val="00E103B6"/>
    <w:rsid w:val="00E150B2"/>
    <w:rsid w:val="00E3524B"/>
    <w:rsid w:val="00E4049B"/>
    <w:rsid w:val="00E41147"/>
    <w:rsid w:val="00E44B73"/>
    <w:rsid w:val="00E56C3C"/>
    <w:rsid w:val="00E56FDE"/>
    <w:rsid w:val="00E57369"/>
    <w:rsid w:val="00E625B5"/>
    <w:rsid w:val="00E65407"/>
    <w:rsid w:val="00E67EF2"/>
    <w:rsid w:val="00E80353"/>
    <w:rsid w:val="00E81DD7"/>
    <w:rsid w:val="00E90AE7"/>
    <w:rsid w:val="00E93770"/>
    <w:rsid w:val="00E9578A"/>
    <w:rsid w:val="00E95C32"/>
    <w:rsid w:val="00E95D48"/>
    <w:rsid w:val="00E95E4C"/>
    <w:rsid w:val="00EA5933"/>
    <w:rsid w:val="00EA6460"/>
    <w:rsid w:val="00EC33B6"/>
    <w:rsid w:val="00ED3BC0"/>
    <w:rsid w:val="00ED4E63"/>
    <w:rsid w:val="00EE07D1"/>
    <w:rsid w:val="00EE20CF"/>
    <w:rsid w:val="00EF336E"/>
    <w:rsid w:val="00EF6C81"/>
    <w:rsid w:val="00F11B5C"/>
    <w:rsid w:val="00F13BF4"/>
    <w:rsid w:val="00F1512F"/>
    <w:rsid w:val="00F205D7"/>
    <w:rsid w:val="00F252F8"/>
    <w:rsid w:val="00F269FF"/>
    <w:rsid w:val="00F3643C"/>
    <w:rsid w:val="00F41BC3"/>
    <w:rsid w:val="00F4693B"/>
    <w:rsid w:val="00F4737B"/>
    <w:rsid w:val="00F53ECB"/>
    <w:rsid w:val="00F56BB5"/>
    <w:rsid w:val="00F62F00"/>
    <w:rsid w:val="00F64FB5"/>
    <w:rsid w:val="00F66445"/>
    <w:rsid w:val="00F71063"/>
    <w:rsid w:val="00F765C6"/>
    <w:rsid w:val="00F77943"/>
    <w:rsid w:val="00F86C43"/>
    <w:rsid w:val="00F87048"/>
    <w:rsid w:val="00F91069"/>
    <w:rsid w:val="00F923B4"/>
    <w:rsid w:val="00F92FDB"/>
    <w:rsid w:val="00F9332E"/>
    <w:rsid w:val="00F960D2"/>
    <w:rsid w:val="00FA0276"/>
    <w:rsid w:val="00FA3223"/>
    <w:rsid w:val="00FA777A"/>
    <w:rsid w:val="00FB42D8"/>
    <w:rsid w:val="00FD1C16"/>
    <w:rsid w:val="00FD2D4C"/>
    <w:rsid w:val="00FD316C"/>
    <w:rsid w:val="00FD48BE"/>
    <w:rsid w:val="00FE057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5E9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1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302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302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54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466F"/>
    <w:rPr>
      <w:rFonts w:ascii="Arial" w:hAnsi="Arial"/>
    </w:rPr>
  </w:style>
  <w:style w:type="paragraph" w:styleId="Footer">
    <w:name w:val="footer"/>
    <w:basedOn w:val="Normal"/>
    <w:link w:val="FooterChar"/>
    <w:uiPriority w:val="99"/>
    <w:semiHidden/>
    <w:unhideWhenUsed/>
    <w:rsid w:val="00854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466F"/>
    <w:rPr>
      <w:rFonts w:ascii="Arial" w:hAnsi="Arial"/>
    </w:rPr>
  </w:style>
  <w:style w:type="character" w:styleId="CommentReference">
    <w:name w:val="annotation reference"/>
    <w:basedOn w:val="DefaultParagraphFont"/>
    <w:uiPriority w:val="99"/>
    <w:semiHidden/>
    <w:unhideWhenUsed/>
    <w:rsid w:val="0085466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466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466F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466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466F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6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5E9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1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302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302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54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466F"/>
    <w:rPr>
      <w:rFonts w:ascii="Arial" w:hAnsi="Arial"/>
    </w:rPr>
  </w:style>
  <w:style w:type="paragraph" w:styleId="Footer">
    <w:name w:val="footer"/>
    <w:basedOn w:val="Normal"/>
    <w:link w:val="FooterChar"/>
    <w:uiPriority w:val="99"/>
    <w:semiHidden/>
    <w:unhideWhenUsed/>
    <w:rsid w:val="00854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466F"/>
    <w:rPr>
      <w:rFonts w:ascii="Arial" w:hAnsi="Arial"/>
    </w:rPr>
  </w:style>
  <w:style w:type="character" w:styleId="CommentReference">
    <w:name w:val="annotation reference"/>
    <w:basedOn w:val="DefaultParagraphFont"/>
    <w:uiPriority w:val="99"/>
    <w:semiHidden/>
    <w:unhideWhenUsed/>
    <w:rsid w:val="0085466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466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466F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466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466F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6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6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Tama Art University</Company>
  <LinksUpToDate>false</LinksUpToDate>
  <CharactersWithSpaces>12773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Neilton Clarke</dc:creator>
  <cp:lastModifiedBy>doctor</cp:lastModifiedBy>
  <cp:revision>3</cp:revision>
  <cp:lastPrinted>2013-12-16T13:32:00Z</cp:lastPrinted>
  <dcterms:created xsi:type="dcterms:W3CDTF">2014-03-18T17:47:00Z</dcterms:created>
  <dcterms:modified xsi:type="dcterms:W3CDTF">2014-03-18T17:55:00Z</dcterms:modified>
</cp:coreProperties>
</file>